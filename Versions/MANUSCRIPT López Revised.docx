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1A689" w14:textId="0494CD2B" w:rsidR="001E518D" w:rsidRPr="001E518D" w:rsidRDefault="00EE4968" w:rsidP="00A12A6E">
      <w:pPr>
        <w:spacing w:line="480" w:lineRule="auto"/>
        <w:ind w:left="708" w:hanging="708"/>
        <w:jc w:val="center"/>
        <w:rPr>
          <w:sz w:val="32"/>
          <w:lang w:val="en-US"/>
        </w:rPr>
      </w:pPr>
      <w:r w:rsidRPr="002567E7">
        <w:rPr>
          <w:sz w:val="32"/>
          <w:lang w:val="en-US"/>
        </w:rPr>
        <w:t>S</w:t>
      </w:r>
      <w:r w:rsidR="001460F4" w:rsidRPr="002567E7">
        <w:rPr>
          <w:sz w:val="32"/>
          <w:lang w:val="en-US"/>
        </w:rPr>
        <w:t xml:space="preserve">ustainable 3D printing using recycled PLA: </w:t>
      </w:r>
      <w:r w:rsidR="001E518D">
        <w:rPr>
          <w:sz w:val="32"/>
          <w:lang w:val="en-US"/>
        </w:rPr>
        <w:t xml:space="preserve">A </w:t>
      </w:r>
      <w:r w:rsidR="001460F4" w:rsidRPr="002567E7">
        <w:rPr>
          <w:sz w:val="32"/>
          <w:lang w:val="en-US"/>
        </w:rPr>
        <w:t>comparative s</w:t>
      </w:r>
      <w:r w:rsidRPr="002567E7">
        <w:rPr>
          <w:sz w:val="32"/>
          <w:lang w:val="en-US"/>
        </w:rPr>
        <w:t xml:space="preserve">tudy </w:t>
      </w:r>
      <w:r w:rsidR="001460F4" w:rsidRPr="002567E7">
        <w:rPr>
          <w:sz w:val="32"/>
          <w:lang w:val="en-US"/>
        </w:rPr>
        <w:t>based on the mechanical resistance</w:t>
      </w:r>
    </w:p>
    <w:p w14:paraId="3AF67A2C" w14:textId="79E622FE" w:rsidR="00EE4968" w:rsidRPr="002567E7" w:rsidRDefault="00EE4968" w:rsidP="00A12A6E">
      <w:pPr>
        <w:spacing w:line="480" w:lineRule="auto"/>
        <w:jc w:val="center"/>
        <w:rPr>
          <w:rFonts w:ascii="Arial" w:hAnsi="Arial" w:cs="Arial"/>
        </w:rPr>
      </w:pPr>
      <w:r w:rsidRPr="002567E7">
        <w:rPr>
          <w:rFonts w:ascii="Arial" w:hAnsi="Arial" w:cs="Arial"/>
        </w:rPr>
        <w:t>V.M. López</w:t>
      </w:r>
      <w:r w:rsidR="00316A4B" w:rsidRPr="002567E7">
        <w:rPr>
          <w:rFonts w:ascii="Arial" w:hAnsi="Arial" w:cs="Arial"/>
          <w:vertAlign w:val="superscript"/>
        </w:rPr>
        <w:t>1</w:t>
      </w:r>
      <w:r w:rsidRPr="002567E7">
        <w:rPr>
          <w:rFonts w:ascii="Arial" w:hAnsi="Arial" w:cs="Arial"/>
        </w:rPr>
        <w:t>, D. Carou</w:t>
      </w:r>
      <w:r w:rsidR="00316A4B" w:rsidRPr="002567E7">
        <w:rPr>
          <w:rFonts w:ascii="Arial" w:hAnsi="Arial" w:cs="Arial"/>
          <w:vertAlign w:val="superscript"/>
        </w:rPr>
        <w:t>1,</w:t>
      </w:r>
      <w:proofErr w:type="gramStart"/>
      <w:r w:rsidR="00316A4B" w:rsidRPr="002567E7">
        <w:rPr>
          <w:rFonts w:ascii="Arial" w:hAnsi="Arial" w:cs="Arial"/>
          <w:vertAlign w:val="superscript"/>
        </w:rPr>
        <w:t>2</w:t>
      </w:r>
      <w:r w:rsidR="00A605B9">
        <w:rPr>
          <w:rFonts w:ascii="Arial" w:hAnsi="Arial" w:cs="Arial"/>
          <w:vertAlign w:val="superscript"/>
        </w:rPr>
        <w:t>,*</w:t>
      </w:r>
      <w:proofErr w:type="gramEnd"/>
    </w:p>
    <w:p w14:paraId="1CB9ABEC" w14:textId="06C9C917" w:rsidR="0064717B" w:rsidRPr="002567E7" w:rsidRDefault="00316A4B" w:rsidP="00A12A6E">
      <w:pPr>
        <w:autoSpaceDE w:val="0"/>
        <w:autoSpaceDN w:val="0"/>
        <w:adjustRightInd w:val="0"/>
        <w:spacing w:after="0" w:line="480" w:lineRule="auto"/>
        <w:jc w:val="center"/>
        <w:rPr>
          <w:rFonts w:ascii="Arial" w:hAnsi="Arial" w:cs="Arial"/>
          <w:lang w:val="en-US"/>
        </w:rPr>
      </w:pPr>
      <w:r w:rsidRPr="002567E7">
        <w:rPr>
          <w:rFonts w:ascii="Arial" w:hAnsi="Arial" w:cs="Arial"/>
          <w:vertAlign w:val="superscript"/>
          <w:lang w:val="en-US"/>
        </w:rPr>
        <w:t>1</w:t>
      </w:r>
      <w:r w:rsidRPr="002567E7">
        <w:rPr>
          <w:rFonts w:ascii="Arial" w:hAnsi="Arial" w:cs="Arial"/>
          <w:lang w:val="en-US"/>
        </w:rPr>
        <w:t xml:space="preserve">Department of Mechanical and Mining Engineering, University of </w:t>
      </w:r>
      <w:proofErr w:type="spellStart"/>
      <w:r w:rsidRPr="002567E7">
        <w:rPr>
          <w:rFonts w:ascii="Arial" w:hAnsi="Arial" w:cs="Arial"/>
          <w:lang w:val="en-US"/>
        </w:rPr>
        <w:t>Jaé</w:t>
      </w:r>
      <w:r w:rsidR="0047381C" w:rsidRPr="002567E7">
        <w:rPr>
          <w:rFonts w:ascii="Arial" w:hAnsi="Arial" w:cs="Arial"/>
          <w:lang w:val="en-US"/>
        </w:rPr>
        <w:t>n</w:t>
      </w:r>
      <w:proofErr w:type="spellEnd"/>
      <w:r w:rsidRPr="002567E7">
        <w:rPr>
          <w:rFonts w:ascii="Arial" w:hAnsi="Arial" w:cs="Arial"/>
          <w:lang w:val="en-US"/>
        </w:rPr>
        <w:t xml:space="preserve">, Campus Las </w:t>
      </w:r>
      <w:proofErr w:type="spellStart"/>
      <w:r w:rsidRPr="002567E7">
        <w:rPr>
          <w:rFonts w:ascii="Arial" w:hAnsi="Arial" w:cs="Arial"/>
          <w:lang w:val="en-US"/>
        </w:rPr>
        <w:t>Lagunillas</w:t>
      </w:r>
      <w:proofErr w:type="spellEnd"/>
      <w:r w:rsidRPr="002567E7">
        <w:rPr>
          <w:rFonts w:ascii="Arial" w:hAnsi="Arial" w:cs="Arial"/>
          <w:lang w:val="en-US"/>
        </w:rPr>
        <w:t>,</w:t>
      </w:r>
      <w:r w:rsidR="0047381C" w:rsidRPr="002567E7">
        <w:rPr>
          <w:rFonts w:ascii="Arial" w:hAnsi="Arial" w:cs="Arial"/>
          <w:lang w:val="en-US"/>
        </w:rPr>
        <w:t xml:space="preserve"> </w:t>
      </w:r>
      <w:r w:rsidRPr="002567E7">
        <w:rPr>
          <w:rFonts w:ascii="Arial" w:hAnsi="Arial" w:cs="Arial"/>
          <w:lang w:val="en-US"/>
        </w:rPr>
        <w:t xml:space="preserve">23071 </w:t>
      </w:r>
      <w:proofErr w:type="spellStart"/>
      <w:r w:rsidRPr="002567E7">
        <w:rPr>
          <w:rFonts w:ascii="Arial" w:hAnsi="Arial" w:cs="Arial"/>
          <w:lang w:val="en-US"/>
        </w:rPr>
        <w:t>Jaén</w:t>
      </w:r>
      <w:proofErr w:type="spellEnd"/>
      <w:r w:rsidRPr="002567E7">
        <w:rPr>
          <w:rFonts w:ascii="Arial" w:hAnsi="Arial" w:cs="Arial"/>
          <w:lang w:val="en-US"/>
        </w:rPr>
        <w:t>, Spain</w:t>
      </w:r>
    </w:p>
    <w:p w14:paraId="6D4F516F" w14:textId="032915F8" w:rsidR="00316A4B" w:rsidRDefault="00316A4B" w:rsidP="00A12A6E">
      <w:pPr>
        <w:spacing w:line="480" w:lineRule="auto"/>
        <w:jc w:val="center"/>
        <w:rPr>
          <w:rFonts w:ascii="Arial" w:hAnsi="Arial" w:cs="Arial"/>
          <w:lang w:val="en-US"/>
        </w:rPr>
      </w:pPr>
      <w:r w:rsidRPr="002567E7">
        <w:rPr>
          <w:rFonts w:ascii="Arial" w:hAnsi="Arial" w:cs="Arial"/>
          <w:vertAlign w:val="superscript"/>
          <w:lang w:val="en-US"/>
        </w:rPr>
        <w:t>2</w:t>
      </w:r>
      <w:r w:rsidRPr="002567E7">
        <w:rPr>
          <w:rFonts w:ascii="Arial" w:hAnsi="Arial" w:cs="Arial"/>
          <w:lang w:val="en-US"/>
        </w:rPr>
        <w:t xml:space="preserve">Department of Design in Engineering, University of Vigo, Campus </w:t>
      </w:r>
      <w:proofErr w:type="gramStart"/>
      <w:r w:rsidRPr="002567E7">
        <w:rPr>
          <w:rFonts w:ascii="Arial" w:hAnsi="Arial" w:cs="Arial"/>
          <w:lang w:val="en-US"/>
        </w:rPr>
        <w:t>As</w:t>
      </w:r>
      <w:proofErr w:type="gramEnd"/>
      <w:r w:rsidRPr="002567E7">
        <w:rPr>
          <w:rFonts w:ascii="Arial" w:hAnsi="Arial" w:cs="Arial"/>
          <w:lang w:val="en-US"/>
        </w:rPr>
        <w:t xml:space="preserve"> </w:t>
      </w:r>
      <w:proofErr w:type="spellStart"/>
      <w:r w:rsidRPr="002567E7">
        <w:rPr>
          <w:rFonts w:ascii="Arial" w:hAnsi="Arial" w:cs="Arial"/>
          <w:lang w:val="en-US"/>
        </w:rPr>
        <w:t>Lagoas</w:t>
      </w:r>
      <w:proofErr w:type="spellEnd"/>
      <w:r w:rsidRPr="002567E7">
        <w:rPr>
          <w:rFonts w:ascii="Arial" w:hAnsi="Arial" w:cs="Arial"/>
          <w:lang w:val="en-US"/>
        </w:rPr>
        <w:t>, 32004 Ourense, Spain</w:t>
      </w:r>
    </w:p>
    <w:p w14:paraId="5A3C7AD2" w14:textId="7559F753" w:rsidR="00A605B9" w:rsidRPr="002567E7" w:rsidRDefault="00A605B9" w:rsidP="00A12A6E">
      <w:pPr>
        <w:spacing w:line="480" w:lineRule="auto"/>
        <w:jc w:val="center"/>
        <w:rPr>
          <w:rFonts w:ascii="Arial" w:hAnsi="Arial" w:cs="Arial"/>
          <w:lang w:val="en-US"/>
        </w:rPr>
      </w:pPr>
      <w:r>
        <w:rPr>
          <w:rFonts w:ascii="Arial" w:hAnsi="Arial" w:cs="Arial"/>
          <w:lang w:val="en-US"/>
        </w:rPr>
        <w:t xml:space="preserve">*Corresponding author: Diego </w:t>
      </w:r>
      <w:proofErr w:type="spellStart"/>
      <w:r>
        <w:rPr>
          <w:rFonts w:ascii="Arial" w:hAnsi="Arial" w:cs="Arial"/>
          <w:lang w:val="en-US"/>
        </w:rPr>
        <w:t>Carou</w:t>
      </w:r>
      <w:proofErr w:type="spellEnd"/>
      <w:r>
        <w:rPr>
          <w:rFonts w:ascii="Arial" w:hAnsi="Arial" w:cs="Arial"/>
          <w:lang w:val="en-US"/>
        </w:rPr>
        <w:t>, diecapor@gmail.com</w:t>
      </w:r>
    </w:p>
    <w:p w14:paraId="411840F9" w14:textId="62F03D69" w:rsidR="00A425E1" w:rsidRPr="004B12B4" w:rsidRDefault="0064717B" w:rsidP="00A12A6E">
      <w:pPr>
        <w:spacing w:line="480" w:lineRule="auto"/>
        <w:jc w:val="both"/>
        <w:rPr>
          <w:lang w:val="en-US"/>
        </w:rPr>
      </w:pPr>
      <w:r w:rsidRPr="00EB0F5B">
        <w:rPr>
          <w:b/>
          <w:lang w:val="en-US"/>
        </w:rPr>
        <w:t>Abstract:</w:t>
      </w:r>
      <w:r w:rsidRPr="00A425E1">
        <w:rPr>
          <w:b/>
          <w:lang w:val="en-US"/>
        </w:rPr>
        <w:t xml:space="preserve"> </w:t>
      </w:r>
      <w:r w:rsidR="00D75F38" w:rsidRPr="004B12B4">
        <w:rPr>
          <w:lang w:val="en-US"/>
        </w:rPr>
        <w:t xml:space="preserve">Nowadays, sustainability is one of the major objectives for manufacturing. </w:t>
      </w:r>
      <w:r w:rsidR="00605AFD" w:rsidRPr="004B12B4">
        <w:rPr>
          <w:lang w:val="en-US"/>
        </w:rPr>
        <w:t>T</w:t>
      </w:r>
      <w:r w:rsidR="00D75F38" w:rsidRPr="004B12B4">
        <w:rPr>
          <w:lang w:val="en-US"/>
        </w:rPr>
        <w:t>he use of recycled mat</w:t>
      </w:r>
      <w:r w:rsidR="00313415" w:rsidRPr="004B12B4">
        <w:rPr>
          <w:lang w:val="en-US"/>
        </w:rPr>
        <w:t>e</w:t>
      </w:r>
      <w:r w:rsidR="00605AFD" w:rsidRPr="004B12B4">
        <w:rPr>
          <w:lang w:val="en-US"/>
        </w:rPr>
        <w:t xml:space="preserve">rials can be a suitable </w:t>
      </w:r>
      <w:r w:rsidR="00313415" w:rsidRPr="004B12B4">
        <w:rPr>
          <w:lang w:val="en-US"/>
        </w:rPr>
        <w:t>strategy</w:t>
      </w:r>
      <w:r w:rsidR="00605AFD" w:rsidRPr="004B12B4">
        <w:rPr>
          <w:lang w:val="en-US"/>
        </w:rPr>
        <w:t xml:space="preserve"> when economic, environmental and technical feasibility are verified. </w:t>
      </w:r>
      <w:r w:rsidR="00145386" w:rsidRPr="004B12B4">
        <w:rPr>
          <w:lang w:val="en-US"/>
        </w:rPr>
        <w:t xml:space="preserve">3D printing is still </w:t>
      </w:r>
      <w:r w:rsidR="00313415" w:rsidRPr="004B12B4">
        <w:rPr>
          <w:lang w:val="en-US"/>
        </w:rPr>
        <w:t xml:space="preserve">a novel </w:t>
      </w:r>
      <w:r w:rsidR="000D1B71" w:rsidRPr="004B12B4">
        <w:rPr>
          <w:lang w:val="en-US"/>
        </w:rPr>
        <w:t xml:space="preserve">manufacturing process </w:t>
      </w:r>
      <w:r w:rsidR="00A70D01" w:rsidRPr="004B12B4">
        <w:rPr>
          <w:lang w:val="en-US"/>
        </w:rPr>
        <w:t xml:space="preserve">and </w:t>
      </w:r>
      <w:r w:rsidR="000D1B71" w:rsidRPr="004B12B4">
        <w:rPr>
          <w:lang w:val="en-US"/>
        </w:rPr>
        <w:t>the r</w:t>
      </w:r>
      <w:r w:rsidR="00D75F38" w:rsidRPr="004B12B4">
        <w:rPr>
          <w:lang w:val="en-US"/>
        </w:rPr>
        <w:t xml:space="preserve">esearch on </w:t>
      </w:r>
      <w:r w:rsidR="000D1B71" w:rsidRPr="004B12B4">
        <w:rPr>
          <w:lang w:val="en-US"/>
        </w:rPr>
        <w:t>the topic is still limited</w:t>
      </w:r>
      <w:r w:rsidR="00D75F38" w:rsidRPr="004B12B4">
        <w:rPr>
          <w:lang w:val="en-US"/>
        </w:rPr>
        <w:t>, particularly when referring to sus</w:t>
      </w:r>
      <w:r w:rsidR="000D1B71" w:rsidRPr="004B12B4">
        <w:rPr>
          <w:lang w:val="en-US"/>
        </w:rPr>
        <w:t xml:space="preserve">tainability issues. This paper </w:t>
      </w:r>
      <w:r w:rsidR="000D1B71" w:rsidRPr="004B12B4">
        <w:rPr>
          <w:lang w:val="en"/>
        </w:rPr>
        <w:t>attempts</w:t>
      </w:r>
      <w:r w:rsidR="00A425E1" w:rsidRPr="004B12B4">
        <w:rPr>
          <w:lang w:val="en"/>
        </w:rPr>
        <w:t xml:space="preserve"> to </w:t>
      </w:r>
      <w:r w:rsidR="000D1B71" w:rsidRPr="004B12B4">
        <w:rPr>
          <w:lang w:val="en"/>
        </w:rPr>
        <w:t xml:space="preserve">evaluate the suitability of the substitution of virgin PLA by recycled PLA. To do that, </w:t>
      </w:r>
      <w:r w:rsidR="00145386" w:rsidRPr="004B12B4">
        <w:rPr>
          <w:lang w:val="en"/>
        </w:rPr>
        <w:t xml:space="preserve">it includes </w:t>
      </w:r>
      <w:r w:rsidR="000D1B71" w:rsidRPr="004B12B4">
        <w:rPr>
          <w:lang w:val="en"/>
        </w:rPr>
        <w:t>an experimental plan divided i</w:t>
      </w:r>
      <w:r w:rsidR="00145386" w:rsidRPr="004B12B4">
        <w:rPr>
          <w:lang w:val="en"/>
        </w:rPr>
        <w:t>nto three phases</w:t>
      </w:r>
      <w:ins w:id="0" w:author="Fabio Alberto Cruz Sanchez" w:date="2020-11-08T07:55:00Z">
        <w:r w:rsidR="00947B48">
          <w:rPr>
            <w:lang w:val="en"/>
          </w:rPr>
          <w:t xml:space="preserve"> </w:t>
        </w:r>
      </w:ins>
      <w:ins w:id="1" w:author="Fabio Alberto Cruz Sanchez" w:date="2020-11-08T07:56:00Z">
        <w:r w:rsidR="00947B48">
          <w:rPr>
            <w:lang w:val="en"/>
          </w:rPr>
          <w:t>including</w:t>
        </w:r>
        <w:proofErr w:type="gramStart"/>
        <w:r w:rsidR="00947B48">
          <w:rPr>
            <w:lang w:val="en"/>
          </w:rPr>
          <w:t xml:space="preserve"> ..</w:t>
        </w:r>
        <w:proofErr w:type="gramEnd"/>
        <w:r w:rsidR="00947B48">
          <w:rPr>
            <w:lang w:val="en"/>
          </w:rPr>
          <w:t xml:space="preserve"> </w:t>
        </w:r>
      </w:ins>
      <w:del w:id="2" w:author="Fabio Alberto Cruz Sanchez" w:date="2020-11-08T07:55:00Z">
        <w:r w:rsidR="00A70D01" w:rsidRPr="004B12B4" w:rsidDel="00947B48">
          <w:rPr>
            <w:lang w:val="en"/>
          </w:rPr>
          <w:delText xml:space="preserve"> </w:delText>
        </w:r>
      </w:del>
      <w:r w:rsidR="00A70D01" w:rsidRPr="004B12B4">
        <w:rPr>
          <w:lang w:val="en"/>
        </w:rPr>
        <w:t>to evaluate the technical feasibility based on mechanical resistance</w:t>
      </w:r>
      <w:r w:rsidR="000D1B71" w:rsidRPr="004B12B4">
        <w:rPr>
          <w:lang w:val="en"/>
        </w:rPr>
        <w:t xml:space="preserve">. The results showed </w:t>
      </w:r>
      <w:ins w:id="3" w:author="Fabio Alberto Cruz Sanchez" w:date="2020-11-08T07:56:00Z">
        <w:r w:rsidR="00947B48">
          <w:rPr>
            <w:lang w:val="en"/>
          </w:rPr>
          <w:t xml:space="preserve">that </w:t>
        </w:r>
      </w:ins>
      <w:del w:id="4" w:author="Fabio Alberto Cruz Sanchez" w:date="2020-11-08T07:56:00Z">
        <w:r w:rsidR="000D1B71" w:rsidRPr="004B12B4" w:rsidDel="00947B48">
          <w:rPr>
            <w:lang w:val="en"/>
          </w:rPr>
          <w:delText xml:space="preserve">how </w:delText>
        </w:r>
      </w:del>
      <w:r w:rsidR="000D1B71" w:rsidRPr="004B12B4">
        <w:rPr>
          <w:lang w:val="en"/>
        </w:rPr>
        <w:t>recycled PLA may be used due to the, though slightly lower, similar mechanical resistance</w:t>
      </w:r>
      <w:r w:rsidR="00A70D01" w:rsidRPr="004B12B4">
        <w:rPr>
          <w:lang w:val="en"/>
        </w:rPr>
        <w:t xml:space="preserve"> than that of the virgin material</w:t>
      </w:r>
      <w:r w:rsidR="000D1B71" w:rsidRPr="004B12B4">
        <w:rPr>
          <w:lang w:val="en"/>
        </w:rPr>
        <w:t xml:space="preserve">. </w:t>
      </w:r>
      <w:r w:rsidR="00267090" w:rsidRPr="004B12B4">
        <w:rPr>
          <w:lang w:val="en"/>
        </w:rPr>
        <w:t>This reduction is limited to 13</w:t>
      </w:r>
      <w:r w:rsidR="00145386" w:rsidRPr="004B12B4">
        <w:rPr>
          <w:lang w:val="en"/>
        </w:rPr>
        <w:t xml:space="preserve"> </w:t>
      </w:r>
      <w:r w:rsidR="00267090" w:rsidRPr="004B12B4">
        <w:rPr>
          <w:lang w:val="en"/>
        </w:rPr>
        <w:t xml:space="preserve">% in the worst configuration (vertical). </w:t>
      </w:r>
      <w:r w:rsidR="000D1B71" w:rsidRPr="004B12B4">
        <w:rPr>
          <w:lang w:val="en"/>
        </w:rPr>
        <w:t xml:space="preserve">Besides, it was identified how the infill density and the </w:t>
      </w:r>
      <w:r w:rsidR="00083B21" w:rsidRPr="004B12B4">
        <w:rPr>
          <w:lang w:val="en"/>
        </w:rPr>
        <w:t>orientation</w:t>
      </w:r>
      <w:r w:rsidR="000D1B71" w:rsidRPr="004B12B4">
        <w:rPr>
          <w:lang w:val="en"/>
        </w:rPr>
        <w:t xml:space="preserve"> used for printing </w:t>
      </w:r>
      <w:r w:rsidR="00267090" w:rsidRPr="004B12B4">
        <w:rPr>
          <w:lang w:val="en"/>
        </w:rPr>
        <w:t>play</w:t>
      </w:r>
      <w:r w:rsidR="00A70D01" w:rsidRPr="004B12B4">
        <w:rPr>
          <w:lang w:val="en"/>
        </w:rPr>
        <w:t>ed</w:t>
      </w:r>
      <w:r w:rsidR="00267090" w:rsidRPr="004B12B4">
        <w:rPr>
          <w:lang w:val="en"/>
        </w:rPr>
        <w:t xml:space="preserve"> a major role </w:t>
      </w:r>
      <w:r w:rsidR="000D1B71" w:rsidRPr="004B12B4">
        <w:rPr>
          <w:lang w:val="en"/>
        </w:rPr>
        <w:t>on the mechanical resistance</w:t>
      </w:r>
      <w:r w:rsidR="00267090" w:rsidRPr="004B12B4">
        <w:rPr>
          <w:lang w:val="en"/>
        </w:rPr>
        <w:t xml:space="preserve">, </w:t>
      </w:r>
      <w:r w:rsidR="00596F9C" w:rsidRPr="004B12B4">
        <w:rPr>
          <w:lang w:val="en"/>
        </w:rPr>
        <w:t xml:space="preserve">when others such as the infill pattern, printing speed and layer height </w:t>
      </w:r>
      <w:r w:rsidR="00A70D01" w:rsidRPr="004B12B4">
        <w:rPr>
          <w:lang w:val="en"/>
        </w:rPr>
        <w:t>had</w:t>
      </w:r>
      <w:r w:rsidR="00596F9C" w:rsidRPr="004B12B4">
        <w:rPr>
          <w:lang w:val="en"/>
        </w:rPr>
        <w:t xml:space="preserve"> non-significant influence.</w:t>
      </w:r>
    </w:p>
    <w:p w14:paraId="58F1216B" w14:textId="730A9186" w:rsidR="00EE4968" w:rsidRPr="00612BCF" w:rsidRDefault="00EE4968" w:rsidP="00A12A6E">
      <w:pPr>
        <w:spacing w:line="480" w:lineRule="auto"/>
        <w:rPr>
          <w:lang w:val="en-US"/>
        </w:rPr>
      </w:pPr>
      <w:r w:rsidRPr="00612BCF">
        <w:rPr>
          <w:b/>
          <w:lang w:val="en-US"/>
        </w:rPr>
        <w:t>Keywords</w:t>
      </w:r>
      <w:r w:rsidRPr="00612BCF">
        <w:rPr>
          <w:lang w:val="en-US"/>
        </w:rPr>
        <w:t xml:space="preserve">: 3D printing, mechanical </w:t>
      </w:r>
      <w:r w:rsidR="00DA05E2">
        <w:rPr>
          <w:lang w:val="en-US"/>
        </w:rPr>
        <w:t>resistance</w:t>
      </w:r>
      <w:r w:rsidRPr="00612BCF">
        <w:rPr>
          <w:lang w:val="en-US"/>
        </w:rPr>
        <w:t xml:space="preserve">, </w:t>
      </w:r>
      <w:r w:rsidR="008C6D98">
        <w:rPr>
          <w:lang w:val="en-US"/>
        </w:rPr>
        <w:t xml:space="preserve">PLA, </w:t>
      </w:r>
      <w:r w:rsidR="00DE2569">
        <w:rPr>
          <w:lang w:val="en-US"/>
        </w:rPr>
        <w:t xml:space="preserve">polymers, </w:t>
      </w:r>
      <w:r w:rsidRPr="00612BCF">
        <w:rPr>
          <w:lang w:val="en-US"/>
        </w:rPr>
        <w:t>recycl</w:t>
      </w:r>
      <w:r w:rsidR="004B12B4">
        <w:rPr>
          <w:lang w:val="en-US"/>
        </w:rPr>
        <w:t>ed materials</w:t>
      </w:r>
      <w:r w:rsidRPr="00612BCF">
        <w:rPr>
          <w:lang w:val="en-US"/>
        </w:rPr>
        <w:t>, sustainability</w:t>
      </w:r>
    </w:p>
    <w:p w14:paraId="521C3728" w14:textId="77777777" w:rsidR="00A12A6E" w:rsidRDefault="00A12A6E">
      <w:pPr>
        <w:rPr>
          <w:rFonts w:ascii="Arial" w:hAnsi="Arial" w:cs="Arial"/>
          <w:sz w:val="24"/>
          <w:szCs w:val="24"/>
          <w:lang w:val="en-US" w:eastAsia="es-ES"/>
        </w:rPr>
      </w:pPr>
      <w:r>
        <w:rPr>
          <w:lang w:val="en-US" w:eastAsia="es-ES"/>
        </w:rPr>
        <w:br w:type="page"/>
      </w:r>
    </w:p>
    <w:p w14:paraId="3B3AB440" w14:textId="0977C062" w:rsidR="00EB2439" w:rsidRPr="00612BCF" w:rsidRDefault="007777AE" w:rsidP="00A12A6E">
      <w:pPr>
        <w:pStyle w:val="cuerpo-tfg"/>
        <w:spacing w:line="480" w:lineRule="auto"/>
        <w:ind w:firstLine="0"/>
        <w:rPr>
          <w:lang w:val="en-US" w:eastAsia="es-ES"/>
        </w:rPr>
      </w:pPr>
      <w:r>
        <w:rPr>
          <w:lang w:val="en-US" w:eastAsia="es-ES"/>
        </w:rPr>
        <w:lastRenderedPageBreak/>
        <w:t>1.</w:t>
      </w:r>
      <w:r w:rsidR="00A670B2" w:rsidRPr="00612BCF">
        <w:rPr>
          <w:lang w:val="en-US" w:eastAsia="es-ES"/>
        </w:rPr>
        <w:t>INTRODUCT</w:t>
      </w:r>
      <w:r w:rsidR="008401A1" w:rsidRPr="00612BCF">
        <w:rPr>
          <w:lang w:val="en-US" w:eastAsia="es-ES"/>
        </w:rPr>
        <w:t>ION</w:t>
      </w:r>
    </w:p>
    <w:p w14:paraId="6AD62694" w14:textId="6F485914" w:rsidR="0035474D" w:rsidRPr="00612BCF" w:rsidRDefault="00AE4D43" w:rsidP="00A12A6E">
      <w:pPr>
        <w:pStyle w:val="cuerpo-tfg"/>
        <w:spacing w:line="480" w:lineRule="auto"/>
        <w:rPr>
          <w:lang w:val="en-US" w:eastAsia="es-ES"/>
        </w:rPr>
      </w:pPr>
      <w:ins w:id="5" w:author="Fabio Alberto Cruz Sanchez" w:date="2020-11-10T10:01:00Z">
        <w:r>
          <w:rPr>
            <w:lang w:val="en-US" w:eastAsia="es-ES"/>
          </w:rPr>
          <w:t>Additive manufacturing</w:t>
        </w:r>
      </w:ins>
      <w:ins w:id="6" w:author="Fabio Alberto Cruz Sanchez" w:date="2020-11-10T10:38:00Z">
        <w:r w:rsidR="002547BB">
          <w:rPr>
            <w:lang w:val="en-US" w:eastAsia="es-ES"/>
          </w:rPr>
          <w:t xml:space="preserve"> (also called 3D printing)</w:t>
        </w:r>
      </w:ins>
      <w:ins w:id="7" w:author="Fabio Alberto Cruz Sanchez" w:date="2020-11-10T10:01:00Z">
        <w:r>
          <w:rPr>
            <w:lang w:val="en-US" w:eastAsia="es-ES"/>
          </w:rPr>
          <w:t xml:space="preserve"> is becoming a key technolo</w:t>
        </w:r>
      </w:ins>
      <w:ins w:id="8" w:author="Fabio Alberto Cruz Sanchez" w:date="2020-11-10T10:02:00Z">
        <w:r>
          <w:rPr>
            <w:lang w:val="en-US" w:eastAsia="es-ES"/>
          </w:rPr>
          <w:t>gy</w:t>
        </w:r>
      </w:ins>
      <w:ins w:id="9" w:author="Fabio Alberto Cruz Sanchez" w:date="2020-11-10T10:01:00Z">
        <w:r>
          <w:rPr>
            <w:lang w:val="en-US" w:eastAsia="es-ES"/>
          </w:rPr>
          <w:t xml:space="preserve"> for </w:t>
        </w:r>
      </w:ins>
      <w:ins w:id="10" w:author="Fabio Alberto Cruz Sanchez" w:date="2020-11-10T10:03:00Z">
        <w:r>
          <w:rPr>
            <w:lang w:val="en-US" w:eastAsia="es-ES"/>
          </w:rPr>
          <w:t xml:space="preserve">a </w:t>
        </w:r>
      </w:ins>
      <w:ins w:id="11" w:author="Fabio Alberto Cruz Sanchez" w:date="2020-11-10T10:02:00Z">
        <w:r>
          <w:rPr>
            <w:lang w:val="en-US" w:eastAsia="es-ES"/>
          </w:rPr>
          <w:t>cross</w:t>
        </w:r>
      </w:ins>
      <w:ins w:id="12" w:author="Fabio Alberto Cruz Sanchez" w:date="2020-11-10T10:01:00Z">
        <w:r>
          <w:rPr>
            <w:lang w:val="en-US" w:eastAsia="es-ES"/>
          </w:rPr>
          <w:t xml:space="preserve"> </w:t>
        </w:r>
        <w:proofErr w:type="spellStart"/>
        <w:r>
          <w:rPr>
            <w:lang w:val="en-US" w:eastAsia="es-ES"/>
          </w:rPr>
          <w:t>domaines</w:t>
        </w:r>
        <w:proofErr w:type="spellEnd"/>
        <w:r>
          <w:rPr>
            <w:lang w:val="en-US" w:eastAsia="es-ES"/>
          </w:rPr>
          <w:t xml:space="preserve"> applications. The principle of manufacturing objec</w:t>
        </w:r>
      </w:ins>
      <w:ins w:id="13" w:author="Fabio Alberto Cruz Sanchez" w:date="2020-11-10T10:02:00Z">
        <w:r>
          <w:rPr>
            <w:lang w:val="en-US" w:eastAsia="es-ES"/>
          </w:rPr>
          <w:t xml:space="preserve">ts layer by layer enable a higher freedoms  degree </w:t>
        </w:r>
      </w:ins>
      <w:ins w:id="14" w:author="Fabio Alberto Cruz Sanchez" w:date="2020-11-10T10:03:00Z">
        <w:r>
          <w:rPr>
            <w:lang w:val="en-US" w:eastAsia="es-ES"/>
          </w:rPr>
          <w:t>in the produ</w:t>
        </w:r>
      </w:ins>
      <w:ins w:id="15" w:author="Fabio Alberto Cruz Sanchez" w:date="2020-11-10T10:07:00Z">
        <w:r>
          <w:rPr>
            <w:lang w:val="en-US" w:eastAsia="es-ES"/>
          </w:rPr>
          <w:t>c</w:t>
        </w:r>
      </w:ins>
      <w:ins w:id="16" w:author="Fabio Alberto Cruz Sanchez" w:date="2020-11-10T10:03:00Z">
        <w:r>
          <w:rPr>
            <w:lang w:val="en-US" w:eastAsia="es-ES"/>
          </w:rPr>
          <w:t>t design phase</w:t>
        </w:r>
      </w:ins>
      <w:ins w:id="17" w:author="Fabio Alberto Cruz Sanchez" w:date="2020-11-10T11:48:00Z">
        <w:r w:rsidR="004A2929">
          <w:rPr>
            <w:lang w:val="en-US" w:eastAsia="es-ES"/>
          </w:rPr>
          <w:t xml:space="preserve"> [ref]</w:t>
        </w:r>
      </w:ins>
      <w:del w:id="18" w:author="Fabio Alberto Cruz Sanchez" w:date="2020-11-10T10:03:00Z">
        <w:r w:rsidR="00A670B2" w:rsidRPr="00612BCF" w:rsidDel="00AE4D43">
          <w:rPr>
            <w:lang w:val="en-US" w:eastAsia="es-ES"/>
          </w:rPr>
          <w:delText xml:space="preserve">The manufacturing by </w:delText>
        </w:r>
        <w:r w:rsidR="00990841" w:rsidDel="00AE4D43">
          <w:rPr>
            <w:lang w:val="en-US" w:eastAsia="es-ES"/>
          </w:rPr>
          <w:delText xml:space="preserve">layer </w:delText>
        </w:r>
        <w:r w:rsidR="00A670B2" w:rsidRPr="00612BCF" w:rsidDel="00AE4D43">
          <w:rPr>
            <w:lang w:val="en-US" w:eastAsia="es-ES"/>
          </w:rPr>
          <w:delText>addi</w:delText>
        </w:r>
      </w:del>
      <w:del w:id="19" w:author="Fabio Alberto Cruz Sanchez" w:date="2020-11-10T10:01:00Z">
        <w:r w:rsidR="00990841" w:rsidDel="00AE4D43">
          <w:rPr>
            <w:lang w:val="en-US" w:eastAsia="es-ES"/>
          </w:rPr>
          <w:delText>c</w:delText>
        </w:r>
      </w:del>
      <w:del w:id="20" w:author="Fabio Alberto Cruz Sanchez" w:date="2020-11-10T10:03:00Z">
        <w:r w:rsidR="00990841" w:rsidDel="00AE4D43">
          <w:rPr>
            <w:lang w:val="en-US" w:eastAsia="es-ES"/>
          </w:rPr>
          <w:delText>tion</w:delText>
        </w:r>
        <w:r w:rsidR="0071040D" w:rsidDel="00AE4D43">
          <w:rPr>
            <w:lang w:val="en-US" w:eastAsia="es-ES"/>
          </w:rPr>
          <w:delText>,</w:delText>
        </w:r>
        <w:r w:rsidR="00D75F38" w:rsidDel="00AE4D43">
          <w:rPr>
            <w:lang w:val="en-US" w:eastAsia="es-ES"/>
          </w:rPr>
          <w:delText xml:space="preserve"> </w:delText>
        </w:r>
        <w:r w:rsidR="00990841" w:rsidDel="00AE4D43">
          <w:rPr>
            <w:lang w:val="en-US" w:eastAsia="es-ES"/>
          </w:rPr>
          <w:delText xml:space="preserve">commonly known as </w:delText>
        </w:r>
        <w:r w:rsidR="00A670B2" w:rsidRPr="00612BCF" w:rsidDel="00AE4D43">
          <w:rPr>
            <w:lang w:val="en-US" w:eastAsia="es-ES"/>
          </w:rPr>
          <w:delText xml:space="preserve">3D printing or additive </w:delText>
        </w:r>
        <w:r w:rsidR="006974BA" w:rsidRPr="00612BCF" w:rsidDel="00AE4D43">
          <w:rPr>
            <w:lang w:val="en-US" w:eastAsia="es-ES"/>
          </w:rPr>
          <w:delText>manufacturing</w:delText>
        </w:r>
        <w:r w:rsidR="00A670B2" w:rsidRPr="00612BCF" w:rsidDel="00AE4D43">
          <w:rPr>
            <w:lang w:val="en-US" w:eastAsia="es-ES"/>
          </w:rPr>
          <w:delText xml:space="preserve"> is a revolutionary technology </w:delText>
        </w:r>
        <w:r w:rsidR="00990841" w:rsidDel="00AE4D43">
          <w:rPr>
            <w:lang w:val="en-US" w:eastAsia="es-ES"/>
          </w:rPr>
          <w:delText xml:space="preserve">with a wide range of </w:delText>
        </w:r>
        <w:r w:rsidR="00A670B2" w:rsidRPr="00612BCF" w:rsidDel="00AE4D43">
          <w:rPr>
            <w:lang w:val="en-US" w:eastAsia="es-ES"/>
          </w:rPr>
          <w:delText>applications</w:delText>
        </w:r>
      </w:del>
      <w:r w:rsidR="00990841">
        <w:rPr>
          <w:lang w:val="en-US" w:eastAsia="es-ES"/>
        </w:rPr>
        <w:t xml:space="preserve">. The technology </w:t>
      </w:r>
      <w:r w:rsidR="00A70D01">
        <w:rPr>
          <w:lang w:val="en-US" w:eastAsia="es-ES"/>
        </w:rPr>
        <w:t xml:space="preserve">brings advantages such as </w:t>
      </w:r>
      <w:r w:rsidR="005615BD">
        <w:rPr>
          <w:lang w:val="en-US" w:eastAsia="es-ES"/>
        </w:rPr>
        <w:t xml:space="preserve">customization </w:t>
      </w:r>
      <w:r w:rsidR="00A70D01">
        <w:rPr>
          <w:lang w:val="en-US" w:eastAsia="es-ES"/>
        </w:rPr>
        <w:t>of</w:t>
      </w:r>
      <w:r w:rsidR="00A670B2" w:rsidRPr="00612BCF">
        <w:rPr>
          <w:lang w:val="en-US" w:eastAsia="es-ES"/>
        </w:rPr>
        <w:t xml:space="preserve"> objects </w:t>
      </w:r>
      <w:r w:rsidR="00990841">
        <w:rPr>
          <w:lang w:val="en-US" w:eastAsia="es-ES"/>
        </w:rPr>
        <w:t>of</w:t>
      </w:r>
      <w:r w:rsidR="00A670B2" w:rsidRPr="00612BCF">
        <w:rPr>
          <w:lang w:val="en-US" w:eastAsia="es-ES"/>
        </w:rPr>
        <w:t xml:space="preserve"> complex geometries with a great deal of detail</w:t>
      </w:r>
      <w:r w:rsidR="0093596D">
        <w:rPr>
          <w:lang w:val="en-US" w:eastAsia="es-ES"/>
        </w:rPr>
        <w:t xml:space="preserve">, </w:t>
      </w:r>
      <w:r w:rsidR="00A670B2" w:rsidRPr="00612BCF">
        <w:rPr>
          <w:lang w:val="en-US" w:eastAsia="es-ES"/>
        </w:rPr>
        <w:t>combination of different materials</w:t>
      </w:r>
      <w:r w:rsidR="000E4653">
        <w:rPr>
          <w:lang w:val="en-US" w:eastAsia="es-ES"/>
        </w:rPr>
        <w:t>,</w:t>
      </w:r>
      <w:r w:rsidR="00A670B2" w:rsidRPr="00612BCF">
        <w:rPr>
          <w:lang w:val="en-US" w:eastAsia="es-ES"/>
        </w:rPr>
        <w:t xml:space="preserve"> </w:t>
      </w:r>
      <w:r w:rsidR="0093596D">
        <w:rPr>
          <w:lang w:val="en-US" w:eastAsia="es-ES"/>
        </w:rPr>
        <w:t>no need for</w:t>
      </w:r>
      <w:r w:rsidR="00A670B2" w:rsidRPr="00612BCF">
        <w:rPr>
          <w:lang w:val="en-US" w:eastAsia="es-ES"/>
        </w:rPr>
        <w:t xml:space="preserve"> assembly</w:t>
      </w:r>
      <w:r w:rsidR="005615BD">
        <w:rPr>
          <w:lang w:val="en-US" w:eastAsia="es-ES"/>
        </w:rPr>
        <w:t xml:space="preserve"> </w:t>
      </w:r>
      <w:r w:rsidR="000E4653">
        <w:rPr>
          <w:lang w:val="en-US" w:eastAsia="es-ES"/>
        </w:rPr>
        <w:t xml:space="preserve">and high utilization rate of raw materials </w:t>
      </w:r>
      <w:r w:rsidR="005615BD" w:rsidRPr="00612BCF">
        <w:rPr>
          <w:lang w:val="en-US"/>
        </w:rPr>
        <w:t>(</w:t>
      </w:r>
      <w:commentRangeStart w:id="21"/>
      <w:r w:rsidR="005615BD" w:rsidRPr="00612BCF">
        <w:rPr>
          <w:lang w:val="en-US"/>
        </w:rPr>
        <w:t>Columbus, 2017</w:t>
      </w:r>
      <w:r w:rsidR="005615BD">
        <w:rPr>
          <w:lang w:val="en-US"/>
        </w:rPr>
        <w:t xml:space="preserve">; </w:t>
      </w:r>
      <w:proofErr w:type="spellStart"/>
      <w:r w:rsidR="000E4653">
        <w:rPr>
          <w:lang w:val="en-US"/>
        </w:rPr>
        <w:t>Jin</w:t>
      </w:r>
      <w:proofErr w:type="spellEnd"/>
      <w:r w:rsidR="000E4653">
        <w:rPr>
          <w:lang w:val="en-US"/>
        </w:rPr>
        <w:t xml:space="preserve"> </w:t>
      </w:r>
      <w:r w:rsidR="002A6567" w:rsidRPr="002A6567">
        <w:rPr>
          <w:i/>
          <w:lang w:val="en-US"/>
        </w:rPr>
        <w:t>et al.</w:t>
      </w:r>
      <w:r w:rsidR="000E4653">
        <w:rPr>
          <w:lang w:val="en-US"/>
        </w:rPr>
        <w:t xml:space="preserve"> (2017); </w:t>
      </w:r>
      <w:r w:rsidR="005615BD">
        <w:rPr>
          <w:lang w:val="en-US"/>
        </w:rPr>
        <w:t xml:space="preserve">Xiao </w:t>
      </w:r>
      <w:r w:rsidR="002A6567" w:rsidRPr="002A6567">
        <w:rPr>
          <w:i/>
          <w:lang w:val="en-US"/>
        </w:rPr>
        <w:t>et al.</w:t>
      </w:r>
      <w:r w:rsidR="005615BD">
        <w:rPr>
          <w:lang w:val="en-US"/>
        </w:rPr>
        <w:t>, 2014</w:t>
      </w:r>
      <w:commentRangeEnd w:id="21"/>
      <w:r>
        <w:rPr>
          <w:rStyle w:val="Marquedecommentaire"/>
          <w:rFonts w:asciiTheme="minorHAnsi" w:hAnsiTheme="minorHAnsi" w:cstheme="minorBidi"/>
        </w:rPr>
        <w:commentReference w:id="21"/>
      </w:r>
      <w:r w:rsidR="005615BD" w:rsidRPr="00612BCF">
        <w:rPr>
          <w:lang w:val="en-US"/>
        </w:rPr>
        <w:t>)</w:t>
      </w:r>
      <w:r w:rsidR="0093596D">
        <w:rPr>
          <w:lang w:val="en-US" w:eastAsia="es-ES"/>
        </w:rPr>
        <w:t xml:space="preserve">. Thus, the technology is receiving great attention by companies and </w:t>
      </w:r>
      <w:r w:rsidR="0071040D">
        <w:rPr>
          <w:lang w:val="en-US" w:eastAsia="es-ES"/>
        </w:rPr>
        <w:t>public</w:t>
      </w:r>
      <w:r w:rsidR="00C50BA8" w:rsidRPr="00612BCF">
        <w:rPr>
          <w:lang w:val="en-US"/>
        </w:rPr>
        <w:t>.</w:t>
      </w:r>
    </w:p>
    <w:p w14:paraId="50F68896" w14:textId="0B5344AE" w:rsidR="004A5E48" w:rsidRPr="00E540C1" w:rsidRDefault="00172776" w:rsidP="00A12A6E">
      <w:pPr>
        <w:pStyle w:val="cuerpo-tfg"/>
        <w:spacing w:line="480" w:lineRule="auto"/>
        <w:rPr>
          <w:lang w:val="en-US"/>
        </w:rPr>
      </w:pPr>
      <w:r>
        <w:rPr>
          <w:lang w:val="en-US"/>
        </w:rPr>
        <w:t>3D printing</w:t>
      </w:r>
      <w:r w:rsidR="004A5E48" w:rsidRPr="00E540C1">
        <w:rPr>
          <w:lang w:val="en-US"/>
        </w:rPr>
        <w:t xml:space="preserve"> has developed significantly over time. </w:t>
      </w:r>
      <w:r w:rsidR="006F3D95">
        <w:rPr>
          <w:lang w:val="en-US"/>
        </w:rPr>
        <w:t xml:space="preserve">A great development is expected in sectors such as </w:t>
      </w:r>
      <w:r w:rsidR="006F3D95" w:rsidRPr="00E540C1">
        <w:rPr>
          <w:lang w:val="en-US"/>
        </w:rPr>
        <w:t>product consumption</w:t>
      </w:r>
      <w:r w:rsidR="006F3D95">
        <w:rPr>
          <w:lang w:val="en-US"/>
        </w:rPr>
        <w:t xml:space="preserve">, </w:t>
      </w:r>
      <w:r w:rsidR="006F3D95" w:rsidRPr="00E540C1">
        <w:rPr>
          <w:lang w:val="en-US"/>
        </w:rPr>
        <w:t xml:space="preserve">medical products and aerospace components (Peng </w:t>
      </w:r>
      <w:r w:rsidR="002A6567" w:rsidRPr="002A6567">
        <w:rPr>
          <w:i/>
          <w:lang w:val="en-US"/>
        </w:rPr>
        <w:t>et al.</w:t>
      </w:r>
      <w:r w:rsidR="006F3D95" w:rsidRPr="00E540C1">
        <w:rPr>
          <w:lang w:val="en-US"/>
        </w:rPr>
        <w:t>, 2018).</w:t>
      </w:r>
      <w:r w:rsidR="004A5E48" w:rsidRPr="00E540C1">
        <w:rPr>
          <w:lang w:val="en-US"/>
        </w:rPr>
        <w:t>The rapid prototyping market</w:t>
      </w:r>
      <w:r w:rsidR="005B5A89">
        <w:rPr>
          <w:lang w:val="en-US"/>
        </w:rPr>
        <w:t xml:space="preserve"> reached</w:t>
      </w:r>
      <w:r w:rsidR="005B5A89" w:rsidRPr="005B5A89">
        <w:rPr>
          <w:lang w:val="en-US"/>
        </w:rPr>
        <w:t xml:space="preserve"> $7.3 billion US dollars in 2018</w:t>
      </w:r>
      <w:r w:rsidR="005B5A89">
        <w:rPr>
          <w:lang w:val="en-US"/>
        </w:rPr>
        <w:t xml:space="preserve"> according to </w:t>
      </w:r>
      <w:proofErr w:type="spellStart"/>
      <w:r w:rsidR="005B5A89">
        <w:rPr>
          <w:lang w:val="en-US"/>
        </w:rPr>
        <w:t>Wohlers</w:t>
      </w:r>
      <w:proofErr w:type="spellEnd"/>
      <w:r w:rsidR="005B5A89">
        <w:rPr>
          <w:lang w:val="en-US"/>
        </w:rPr>
        <w:t xml:space="preserve"> (Rodriguez-Hernández </w:t>
      </w:r>
      <w:r w:rsidR="002A6567" w:rsidRPr="002A6567">
        <w:rPr>
          <w:i/>
          <w:lang w:val="en-US"/>
        </w:rPr>
        <w:t>et al.</w:t>
      </w:r>
      <w:r w:rsidR="005B5A89">
        <w:rPr>
          <w:lang w:val="en-US"/>
        </w:rPr>
        <w:t>, 2020)</w:t>
      </w:r>
      <w:r w:rsidR="006F3D95">
        <w:rPr>
          <w:lang w:val="en-US"/>
        </w:rPr>
        <w:t xml:space="preserve">, which also forecasts the market to </w:t>
      </w:r>
      <w:r w:rsidR="004A5E48">
        <w:rPr>
          <w:lang w:val="en-US"/>
        </w:rPr>
        <w:t>reach</w:t>
      </w:r>
      <w:r w:rsidR="004A5E48" w:rsidRPr="00E540C1">
        <w:rPr>
          <w:lang w:val="en-US"/>
        </w:rPr>
        <w:t xml:space="preserve"> 2</w:t>
      </w:r>
      <w:r w:rsidR="006F3D95">
        <w:rPr>
          <w:lang w:val="en-US"/>
        </w:rPr>
        <w:t>3</w:t>
      </w:r>
      <w:r w:rsidR="004A5E48" w:rsidRPr="00E540C1">
        <w:rPr>
          <w:lang w:val="en-US"/>
        </w:rPr>
        <w:t>.</w:t>
      </w:r>
      <w:r w:rsidR="006F3D95">
        <w:rPr>
          <w:lang w:val="en-US"/>
        </w:rPr>
        <w:t>9</w:t>
      </w:r>
      <w:r w:rsidR="004A5E48" w:rsidRPr="00E540C1">
        <w:rPr>
          <w:lang w:val="en-US"/>
        </w:rPr>
        <w:t xml:space="preserve"> </w:t>
      </w:r>
      <w:r w:rsidR="006F3D95">
        <w:rPr>
          <w:lang w:val="en-US"/>
        </w:rPr>
        <w:t xml:space="preserve">and 35.6 </w:t>
      </w:r>
      <w:r w:rsidR="004A5E48" w:rsidRPr="00E540C1">
        <w:rPr>
          <w:lang w:val="en-US"/>
        </w:rPr>
        <w:t>billion dollars by 202</w:t>
      </w:r>
      <w:r w:rsidR="006F3D95">
        <w:rPr>
          <w:lang w:val="en-US"/>
        </w:rPr>
        <w:t>2 and 2024, respectively (Forbes, 2019)</w:t>
      </w:r>
      <w:r w:rsidR="004A5E48" w:rsidRPr="00E540C1">
        <w:rPr>
          <w:lang w:val="en-US"/>
        </w:rPr>
        <w:t xml:space="preserve">. The industry has grown from $ 295 million to 5.1 billion over the past 25 years. </w:t>
      </w:r>
    </w:p>
    <w:p w14:paraId="41D031AA" w14:textId="4A84126E" w:rsidR="00F63B42" w:rsidRPr="00E540C1" w:rsidDel="004A2929" w:rsidRDefault="00A70D01" w:rsidP="00F63B42">
      <w:pPr>
        <w:pStyle w:val="cuerpo-tfg"/>
        <w:spacing w:line="480" w:lineRule="auto"/>
        <w:rPr>
          <w:del w:id="22" w:author="Fabio Alberto Cruz Sanchez" w:date="2020-11-10T11:51:00Z"/>
          <w:moveTo w:id="23" w:author="Fabio Alberto Cruz Sanchez" w:date="2020-11-10T11:03:00Z"/>
          <w:lang w:val="en-US"/>
        </w:rPr>
        <w:pPrChange w:id="24" w:author="Fabio Alberto Cruz Sanchez" w:date="2020-11-10T11:06:00Z">
          <w:pPr>
            <w:pStyle w:val="cuerpo-tfg"/>
            <w:spacing w:line="480" w:lineRule="auto"/>
            <w:ind w:firstLine="0"/>
          </w:pPr>
        </w:pPrChange>
      </w:pPr>
      <w:r>
        <w:rPr>
          <w:lang w:val="en"/>
        </w:rPr>
        <w:t>Nowadays</w:t>
      </w:r>
      <w:r w:rsidR="00A670B2">
        <w:rPr>
          <w:lang w:val="en"/>
        </w:rPr>
        <w:t>,</w:t>
      </w:r>
      <w:ins w:id="25" w:author="Fabio Alberto Cruz Sanchez" w:date="2020-11-10T10:26:00Z">
        <w:r w:rsidR="009815F2">
          <w:rPr>
            <w:lang w:val="en"/>
          </w:rPr>
          <w:t xml:space="preserve"> there is a need to find path</w:t>
        </w:r>
      </w:ins>
      <w:ins w:id="26" w:author="Fabio Alberto Cruz Sanchez" w:date="2020-11-10T10:29:00Z">
        <w:r w:rsidR="009815F2">
          <w:rPr>
            <w:lang w:val="en"/>
          </w:rPr>
          <w:t>s</w:t>
        </w:r>
      </w:ins>
      <w:ins w:id="27" w:author="Fabio Alberto Cruz Sanchez" w:date="2020-11-10T10:26:00Z">
        <w:r w:rsidR="009815F2">
          <w:rPr>
            <w:lang w:val="en"/>
          </w:rPr>
          <w:t xml:space="preserve"> to reduce the ecological impact that manufacturing pr</w:t>
        </w:r>
      </w:ins>
      <w:ins w:id="28" w:author="Fabio Alberto Cruz Sanchez" w:date="2020-11-10T10:29:00Z">
        <w:r w:rsidR="009815F2">
          <w:rPr>
            <w:lang w:val="en"/>
          </w:rPr>
          <w:t>o</w:t>
        </w:r>
      </w:ins>
      <w:ins w:id="29" w:author="Fabio Alberto Cruz Sanchez" w:date="2020-11-10T10:26:00Z">
        <w:r w:rsidR="009815F2">
          <w:rPr>
            <w:lang w:val="en"/>
          </w:rPr>
          <w:t>cesse</w:t>
        </w:r>
      </w:ins>
      <w:ins w:id="30" w:author="Fabio Alberto Cruz Sanchez" w:date="2020-11-10T10:32:00Z">
        <w:r w:rsidR="009815F2">
          <w:rPr>
            <w:lang w:val="en"/>
          </w:rPr>
          <w:t>s</w:t>
        </w:r>
      </w:ins>
      <w:ins w:id="31" w:author="Fabio Alberto Cruz Sanchez" w:date="2020-11-10T10:39:00Z">
        <w:r w:rsidR="002547BB">
          <w:rPr>
            <w:lang w:val="en"/>
          </w:rPr>
          <w:t xml:space="preserve"> (including 3D printing technology)</w:t>
        </w:r>
      </w:ins>
      <w:ins w:id="32" w:author="Fabio Alberto Cruz Sanchez" w:date="2020-11-10T10:26:00Z">
        <w:r w:rsidR="009815F2">
          <w:rPr>
            <w:lang w:val="en"/>
          </w:rPr>
          <w:t xml:space="preserve"> have</w:t>
        </w:r>
      </w:ins>
      <w:ins w:id="33" w:author="Fabio Alberto Cruz Sanchez" w:date="2020-11-10T10:33:00Z">
        <w:r w:rsidR="009815F2">
          <w:rPr>
            <w:lang w:val="en"/>
          </w:rPr>
          <w:t xml:space="preserve"> </w:t>
        </w:r>
        <w:r w:rsidR="009815F2">
          <w:rPr>
            <w:lang w:val="en-US"/>
          </w:rPr>
          <w:t>is an important topic addressed by a large number of researchers [</w:t>
        </w:r>
        <w:r w:rsidR="009815F2" w:rsidRPr="004603B1">
          <w:rPr>
            <w:highlight w:val="yellow"/>
            <w:lang w:val="en-US"/>
            <w:rPrChange w:id="34" w:author="Fabio Alberto Cruz Sanchez" w:date="2020-11-10T10:33:00Z">
              <w:rPr>
                <w:lang w:val="en-US"/>
              </w:rPr>
            </w:rPrChange>
          </w:rPr>
          <w:t>ref</w:t>
        </w:r>
        <w:r w:rsidR="009815F2">
          <w:rPr>
            <w:lang w:val="en-US"/>
          </w:rPr>
          <w:t>]</w:t>
        </w:r>
      </w:ins>
      <w:ins w:id="35" w:author="Fabio Alberto Cruz Sanchez" w:date="2020-11-10T10:29:00Z">
        <w:r w:rsidR="009815F2">
          <w:rPr>
            <w:lang w:val="en"/>
          </w:rPr>
          <w:t>.</w:t>
        </w:r>
      </w:ins>
      <w:ins w:id="36" w:author="Fabio Alberto Cruz Sanchez" w:date="2020-11-10T10:27:00Z">
        <w:r w:rsidR="009815F2">
          <w:rPr>
            <w:lang w:val="en"/>
          </w:rPr>
          <w:t xml:space="preserve"> </w:t>
        </w:r>
      </w:ins>
      <w:ins w:id="37" w:author="Fabio Alberto Cruz Sanchez" w:date="2020-11-10T10:29:00Z">
        <w:r w:rsidR="009815F2">
          <w:rPr>
            <w:lang w:val="en"/>
          </w:rPr>
          <w:t>Resea</w:t>
        </w:r>
      </w:ins>
      <w:ins w:id="38" w:author="Fabio Alberto Cruz Sanchez" w:date="2020-11-10T10:32:00Z">
        <w:r w:rsidR="009815F2">
          <w:rPr>
            <w:lang w:val="en"/>
          </w:rPr>
          <w:t>r</w:t>
        </w:r>
      </w:ins>
      <w:ins w:id="39" w:author="Fabio Alberto Cruz Sanchez" w:date="2020-11-10T10:29:00Z">
        <w:r w:rsidR="009815F2">
          <w:rPr>
            <w:lang w:val="en"/>
          </w:rPr>
          <w:t>ch effort</w:t>
        </w:r>
      </w:ins>
      <w:ins w:id="40" w:author="Fabio Alberto Cruz Sanchez" w:date="2020-11-10T10:32:00Z">
        <w:r w:rsidR="009815F2">
          <w:rPr>
            <w:lang w:val="en"/>
          </w:rPr>
          <w:t xml:space="preserve">s to identify </w:t>
        </w:r>
      </w:ins>
      <w:ins w:id="41" w:author="Fabio Alberto Cruz Sanchez" w:date="2020-11-10T10:27:00Z">
        <w:r w:rsidR="009815F2">
          <w:rPr>
            <w:lang w:val="en"/>
          </w:rPr>
          <w:t xml:space="preserve">opportunities </w:t>
        </w:r>
      </w:ins>
      <w:ins w:id="42" w:author="Fabio Alberto Cruz Sanchez" w:date="2020-11-10T10:32:00Z">
        <w:r w:rsidR="009815F2">
          <w:rPr>
            <w:lang w:val="en"/>
          </w:rPr>
          <w:t xml:space="preserve">of 3D printing </w:t>
        </w:r>
      </w:ins>
      <w:ins w:id="43" w:author="Fabio Alberto Cruz Sanchez" w:date="2020-11-10T10:27:00Z">
        <w:r w:rsidR="009815F2">
          <w:rPr>
            <w:lang w:val="en"/>
          </w:rPr>
          <w:t xml:space="preserve">on the circular economy </w:t>
        </w:r>
      </w:ins>
      <w:ins w:id="44" w:author="Fabio Alberto Cruz Sanchez" w:date="2020-11-10T10:40:00Z">
        <w:r w:rsidR="002547BB">
          <w:rPr>
            <w:lang w:val="en"/>
          </w:rPr>
          <w:t>paradigm</w:t>
        </w:r>
      </w:ins>
      <w:ins w:id="45" w:author="Fabio Alberto Cruz Sanchez" w:date="2020-11-10T10:27:00Z">
        <w:r w:rsidR="009815F2">
          <w:rPr>
            <w:lang w:val="en"/>
          </w:rPr>
          <w:t xml:space="preserve"> start to be explored </w:t>
        </w:r>
      </w:ins>
      <w:ins w:id="46" w:author="Fabio Alberto Cruz Sanchez" w:date="2020-11-10T10:28:00Z">
        <w:r w:rsidR="009815F2">
          <w:rPr>
            <w:lang w:val="en"/>
          </w:rPr>
          <w:t>[</w:t>
        </w:r>
      </w:ins>
      <w:ins w:id="47" w:author="Fabio Alberto Cruz Sanchez" w:date="2020-11-10T10:34:00Z">
        <w:r w:rsidR="004603B1">
          <w:rPr>
            <w:lang w:val="en"/>
          </w:rPr>
          <w:t>@</w:t>
        </w:r>
        <w:r w:rsidR="004603B1" w:rsidRPr="004603B1">
          <w:rPr>
            <w:rFonts w:ascii="Calibri" w:hAnsi="Calibri" w:cs="Calibri"/>
            <w:lang w:val="en"/>
          </w:rPr>
          <w:t>﻿</w:t>
        </w:r>
        <w:r w:rsidR="004603B1" w:rsidRPr="004603B1">
          <w:rPr>
            <w:lang w:val="en"/>
          </w:rPr>
          <w:t>Despeisse2016</w:t>
        </w:r>
      </w:ins>
      <w:ins w:id="48" w:author="Fabio Alberto Cruz Sanchez" w:date="2020-11-10T10:28:00Z">
        <w:r w:rsidR="009815F2">
          <w:rPr>
            <w:lang w:val="en"/>
          </w:rPr>
          <w:t>]</w:t>
        </w:r>
      </w:ins>
      <w:ins w:id="49" w:author="Fabio Alberto Cruz Sanchez" w:date="2020-11-10T10:33:00Z">
        <w:r w:rsidR="009815F2">
          <w:rPr>
            <w:lang w:val="en"/>
          </w:rPr>
          <w:t xml:space="preserve">. </w:t>
        </w:r>
      </w:ins>
      <w:moveToRangeStart w:id="50" w:author="Fabio Alberto Cruz Sanchez" w:date="2020-11-10T10:41:00Z" w:name="move55897296"/>
      <w:moveTo w:id="51" w:author="Fabio Alberto Cruz Sanchez" w:date="2020-11-10T10:41:00Z">
        <w:r w:rsidR="002547BB">
          <w:rPr>
            <w:lang w:val="en"/>
          </w:rPr>
          <w:t>Plastic</w:t>
        </w:r>
      </w:moveTo>
      <w:ins w:id="52" w:author="Fabio Alberto Cruz Sanchez" w:date="2020-11-10T10:41:00Z">
        <w:r w:rsidR="002547BB">
          <w:rPr>
            <w:lang w:val="en"/>
          </w:rPr>
          <w:t xml:space="preserve"> </w:t>
        </w:r>
      </w:ins>
      <w:moveTo w:id="53" w:author="Fabio Alberto Cruz Sanchez" w:date="2020-11-10T10:41:00Z">
        <w:del w:id="54" w:author="Fabio Alberto Cruz Sanchez" w:date="2020-11-10T10:41:00Z">
          <w:r w:rsidR="002547BB" w:rsidDel="002547BB">
            <w:rPr>
              <w:lang w:val="en"/>
            </w:rPr>
            <w:delText xml:space="preserve">, which </w:delText>
          </w:r>
        </w:del>
        <w:r w:rsidR="002547BB">
          <w:rPr>
            <w:lang w:val="en"/>
          </w:rPr>
          <w:t xml:space="preserve">is one of the most used materials </w:t>
        </w:r>
        <w:del w:id="55" w:author="Fabio Alberto Cruz Sanchez" w:date="2020-11-10T10:41:00Z">
          <w:r w:rsidR="002547BB" w:rsidDel="002547BB">
            <w:rPr>
              <w:lang w:val="en"/>
            </w:rPr>
            <w:delText>by</w:delText>
          </w:r>
        </w:del>
      </w:moveTo>
      <w:ins w:id="56" w:author="Fabio Alberto Cruz Sanchez" w:date="2020-11-10T10:41:00Z">
        <w:r w:rsidR="002547BB">
          <w:rPr>
            <w:lang w:val="en"/>
          </w:rPr>
          <w:t>in the 3D printing</w:t>
        </w:r>
      </w:ins>
      <w:moveTo w:id="57" w:author="Fabio Alberto Cruz Sanchez" w:date="2020-11-10T10:41:00Z">
        <w:r w:rsidR="002547BB">
          <w:rPr>
            <w:lang w:val="en"/>
          </w:rPr>
          <w:t xml:space="preserve"> industry,</w:t>
        </w:r>
      </w:moveTo>
      <w:ins w:id="58" w:author="Fabio Alberto Cruz Sanchez" w:date="2020-11-10T10:43:00Z">
        <w:r w:rsidR="002547BB">
          <w:rPr>
            <w:lang w:val="en"/>
          </w:rPr>
          <w:t xml:space="preserve"> and given their</w:t>
        </w:r>
      </w:ins>
      <w:moveTo w:id="59" w:author="Fabio Alberto Cruz Sanchez" w:date="2020-11-10T10:41:00Z">
        <w:r w:rsidR="002547BB">
          <w:rPr>
            <w:lang w:val="en"/>
          </w:rPr>
          <w:t xml:space="preserve"> </w:t>
        </w:r>
        <w:del w:id="60" w:author="Fabio Alberto Cruz Sanchez" w:date="2020-11-10T10:43:00Z">
          <w:r w:rsidR="002547BB" w:rsidDel="002547BB">
            <w:rPr>
              <w:lang w:val="en"/>
            </w:rPr>
            <w:delText xml:space="preserve">is a </w:delText>
          </w:r>
        </w:del>
        <w:r w:rsidR="002547BB">
          <w:rPr>
            <w:lang w:val="en"/>
          </w:rPr>
          <w:t xml:space="preserve">non-biodegradable </w:t>
        </w:r>
      </w:moveTo>
      <w:ins w:id="61" w:author="Fabio Alberto Cruz Sanchez" w:date="2020-11-10T10:43:00Z">
        <w:r w:rsidR="002547BB">
          <w:rPr>
            <w:lang w:val="en"/>
          </w:rPr>
          <w:t xml:space="preserve">nature, it is </w:t>
        </w:r>
      </w:ins>
      <w:moveTo w:id="62" w:author="Fabio Alberto Cruz Sanchez" w:date="2020-11-10T10:41:00Z">
        <w:del w:id="63" w:author="Fabio Alberto Cruz Sanchez" w:date="2020-11-10T10:43:00Z">
          <w:r w:rsidR="002547BB" w:rsidDel="002547BB">
            <w:rPr>
              <w:lang w:val="en"/>
            </w:rPr>
            <w:delText xml:space="preserve">material and among </w:delText>
          </w:r>
        </w:del>
      </w:moveTo>
      <w:ins w:id="64" w:author="Fabio Alberto Cruz Sanchez" w:date="2020-11-10T10:43:00Z">
        <w:r w:rsidR="002547BB">
          <w:rPr>
            <w:lang w:val="en"/>
          </w:rPr>
          <w:t xml:space="preserve">one </w:t>
        </w:r>
      </w:ins>
      <w:proofErr w:type="spellStart"/>
      <w:moveTo w:id="65" w:author="Fabio Alberto Cruz Sanchez" w:date="2020-11-10T10:41:00Z">
        <w:r w:rsidR="002547BB">
          <w:rPr>
            <w:lang w:val="en"/>
          </w:rPr>
          <w:t xml:space="preserve">the </w:t>
        </w:r>
        <w:proofErr w:type="spellEnd"/>
        <w:r w:rsidR="002547BB">
          <w:rPr>
            <w:lang w:val="en"/>
          </w:rPr>
          <w:t>most abundant type of waste produced</w:t>
        </w:r>
      </w:moveTo>
      <w:ins w:id="66" w:author="Fabio Alberto Cruz Sanchez" w:date="2020-11-10T10:43:00Z">
        <w:r w:rsidR="002547BB">
          <w:rPr>
            <w:lang w:val="en"/>
          </w:rPr>
          <w:t xml:space="preserve"> and their impact is well documen</w:t>
        </w:r>
      </w:ins>
      <w:ins w:id="67" w:author="Fabio Alberto Cruz Sanchez" w:date="2020-11-10T10:44:00Z">
        <w:r w:rsidR="002547BB">
          <w:rPr>
            <w:lang w:val="en"/>
          </w:rPr>
          <w:t>t in the different ecosystems [</w:t>
        </w:r>
        <w:r w:rsidR="002547BB" w:rsidRPr="002547BB">
          <w:rPr>
            <w:highlight w:val="yellow"/>
            <w:lang w:val="en"/>
            <w:rPrChange w:id="68" w:author="Fabio Alberto Cruz Sanchez" w:date="2020-11-10T10:44:00Z">
              <w:rPr>
                <w:lang w:val="en"/>
              </w:rPr>
            </w:rPrChange>
          </w:rPr>
          <w:t>ref</w:t>
        </w:r>
        <w:r w:rsidR="002547BB">
          <w:rPr>
            <w:lang w:val="en"/>
          </w:rPr>
          <w:t>]</w:t>
        </w:r>
      </w:ins>
      <w:moveTo w:id="69" w:author="Fabio Alberto Cruz Sanchez" w:date="2020-11-10T10:41:00Z">
        <w:r w:rsidR="002547BB">
          <w:rPr>
            <w:lang w:val="en"/>
          </w:rPr>
          <w:t>. Thus, reducing the consumption of plastics</w:t>
        </w:r>
      </w:moveTo>
      <w:ins w:id="70" w:author="Fabio Alberto Cruz Sanchez" w:date="2020-11-10T11:49:00Z">
        <w:r w:rsidR="004A2929">
          <w:rPr>
            <w:lang w:val="en"/>
          </w:rPr>
          <w:t xml:space="preserve"> and/or the use of the plastics already presented in the ecosystem</w:t>
        </w:r>
      </w:ins>
      <w:moveTo w:id="71" w:author="Fabio Alberto Cruz Sanchez" w:date="2020-11-10T10:41:00Z">
        <w:r w:rsidR="002547BB">
          <w:rPr>
            <w:lang w:val="en"/>
          </w:rPr>
          <w:t xml:space="preserve"> is of great importance for the environment. To this </w:t>
        </w:r>
        <w:r w:rsidR="002547BB">
          <w:rPr>
            <w:lang w:val="en"/>
          </w:rPr>
          <w:lastRenderedPageBreak/>
          <w:t>purpose,</w:t>
        </w:r>
      </w:moveTo>
      <w:ins w:id="72" w:author="Fabio Alberto Cruz Sanchez" w:date="2020-11-10T10:44:00Z">
        <w:r w:rsidR="002547BB">
          <w:rPr>
            <w:lang w:val="en"/>
          </w:rPr>
          <w:t xml:space="preserve"> distributed recycling via additive manufacturing approach </w:t>
        </w:r>
      </w:ins>
      <w:ins w:id="73" w:author="Fabio Alberto Cruz Sanchez" w:date="2020-11-10T10:48:00Z">
        <w:r w:rsidR="00F72691">
          <w:rPr>
            <w:lang w:val="en"/>
          </w:rPr>
          <w:t xml:space="preserve">methodology make </w:t>
        </w:r>
      </w:ins>
      <w:ins w:id="74" w:author="Fabio Alberto Cruz Sanchez" w:date="2020-11-10T10:58:00Z">
        <w:r w:rsidR="00F63B42">
          <w:rPr>
            <w:lang w:val="en"/>
          </w:rPr>
          <w:t>an</w:t>
        </w:r>
      </w:ins>
      <w:ins w:id="75" w:author="Fabio Alberto Cruz Sanchez" w:date="2020-11-10T10:59:00Z">
        <w:r w:rsidR="00F63B42">
          <w:rPr>
            <w:lang w:val="en"/>
          </w:rPr>
          <w:t xml:space="preserve"> </w:t>
        </w:r>
      </w:ins>
      <w:ins w:id="76" w:author="Fabio Alberto Cruz Sanchez" w:date="2020-11-10T10:48:00Z">
        <w:r w:rsidR="00F72691">
          <w:rPr>
            <w:lang w:val="en"/>
          </w:rPr>
          <w:t>e</w:t>
        </w:r>
      </w:ins>
      <w:ins w:id="77" w:author="Fabio Alberto Cruz Sanchez" w:date="2020-11-10T10:59:00Z">
        <w:r w:rsidR="00F63B42">
          <w:rPr>
            <w:lang w:val="en"/>
          </w:rPr>
          <w:t>m</w:t>
        </w:r>
      </w:ins>
      <w:ins w:id="78" w:author="Fabio Alberto Cruz Sanchez" w:date="2020-11-10T10:48:00Z">
        <w:r w:rsidR="00F72691">
          <w:rPr>
            <w:lang w:val="en"/>
          </w:rPr>
          <w:t xml:space="preserve">phasis in the technical steps to possible reuse plastic waste through the </w:t>
        </w:r>
        <w:proofErr w:type="spellStart"/>
        <w:r w:rsidR="00F72691">
          <w:rPr>
            <w:lang w:val="en"/>
          </w:rPr>
          <w:t>recyling</w:t>
        </w:r>
        <w:proofErr w:type="spellEnd"/>
        <w:r w:rsidR="00F72691">
          <w:rPr>
            <w:lang w:val="en"/>
          </w:rPr>
          <w:t xml:space="preserve"> chains for </w:t>
        </w:r>
      </w:ins>
      <w:ins w:id="79" w:author="Fabio Alberto Cruz Sanchez" w:date="2020-11-10T10:49:00Z">
        <w:r w:rsidR="00F72691">
          <w:rPr>
            <w:lang w:val="en"/>
          </w:rPr>
          <w:t xml:space="preserve">material </w:t>
        </w:r>
        <w:proofErr w:type="gramStart"/>
        <w:r w:rsidR="00F72691">
          <w:rPr>
            <w:lang w:val="en"/>
          </w:rPr>
          <w:t>extrusion based</w:t>
        </w:r>
        <w:proofErr w:type="gramEnd"/>
        <w:r w:rsidR="00F72691">
          <w:rPr>
            <w:lang w:val="en"/>
          </w:rPr>
          <w:t xml:space="preserve"> techniques of 3D printing </w:t>
        </w:r>
      </w:ins>
      <w:ins w:id="80" w:author="Fabio Alberto Cruz Sanchez" w:date="2020-11-10T10:45:00Z">
        <w:r w:rsidR="002547BB">
          <w:rPr>
            <w:lang w:val="en"/>
          </w:rPr>
          <w:t>[@</w:t>
        </w:r>
        <w:r w:rsidR="002547BB" w:rsidRPr="009815F2">
          <w:rPr>
            <w:rFonts w:ascii="Calibri" w:hAnsi="Calibri" w:cs="Calibri"/>
            <w:lang w:val="en"/>
          </w:rPr>
          <w:t>﻿</w:t>
        </w:r>
        <w:r w:rsidR="002547BB" w:rsidRPr="009815F2">
          <w:rPr>
            <w:lang w:val="en"/>
          </w:rPr>
          <w:t>CruzSanchez2020</w:t>
        </w:r>
        <w:r w:rsidR="002547BB">
          <w:rPr>
            <w:lang w:val="en"/>
          </w:rPr>
          <w:t>, @</w:t>
        </w:r>
        <w:r w:rsidR="002547BB" w:rsidRPr="004603B1">
          <w:rPr>
            <w:lang w:val="en"/>
          </w:rPr>
          <w:t>Little2020</w:t>
        </w:r>
        <w:r w:rsidR="002547BB">
          <w:rPr>
            <w:lang w:val="en"/>
          </w:rPr>
          <w:t>]</w:t>
        </w:r>
      </w:ins>
      <w:ins w:id="81" w:author="Fabio Alberto Cruz Sanchez" w:date="2020-11-10T10:46:00Z">
        <w:r w:rsidR="00F72691">
          <w:rPr>
            <w:lang w:val="en"/>
          </w:rPr>
          <w:t xml:space="preserve">. </w:t>
        </w:r>
        <w:r w:rsidR="00F72691" w:rsidRPr="00F72691">
          <w:rPr>
            <w:rFonts w:ascii="Calibri" w:hAnsi="Calibri" w:cs="Calibri"/>
            <w:lang w:val="en"/>
          </w:rPr>
          <w:t>﻿</w:t>
        </w:r>
        <w:r w:rsidR="00F72691" w:rsidRPr="00F72691">
          <w:rPr>
            <w:lang w:val="en"/>
          </w:rPr>
          <w:t>In the DRAM methodology, consumers have an economic incentive to recycle because they can use their waste as feedstock for a wide range of consumer products that can be produced for a fraction of conventional costs of equivalent products</w:t>
        </w:r>
        <w:r w:rsidR="00F72691">
          <w:rPr>
            <w:lang w:val="en"/>
          </w:rPr>
          <w:t>.</w:t>
        </w:r>
      </w:ins>
      <w:moveTo w:id="82" w:author="Fabio Alberto Cruz Sanchez" w:date="2020-11-10T10:41:00Z">
        <w:r w:rsidR="002547BB">
          <w:rPr>
            <w:lang w:val="en"/>
          </w:rPr>
          <w:t xml:space="preserve"> </w:t>
        </w:r>
      </w:moveTo>
      <w:ins w:id="83" w:author="Fabio Alberto Cruz Sanchez" w:date="2020-11-10T10:49:00Z">
        <w:r w:rsidR="00F72691">
          <w:rPr>
            <w:lang w:val="en"/>
          </w:rPr>
          <w:t xml:space="preserve">Moreover, </w:t>
        </w:r>
      </w:ins>
      <w:moveTo w:id="84" w:author="Fabio Alberto Cruz Sanchez" w:date="2020-11-10T10:41:00Z">
        <w:r w:rsidR="002547BB">
          <w:rPr>
            <w:lang w:val="en"/>
          </w:rPr>
          <w:t xml:space="preserve">3D printing is </w:t>
        </w:r>
        <w:del w:id="85" w:author="Fabio Alberto Cruz Sanchez" w:date="2020-11-10T10:49:00Z">
          <w:r w:rsidR="002547BB" w:rsidDel="00F72691">
            <w:rPr>
              <w:lang w:val="en"/>
            </w:rPr>
            <w:delText xml:space="preserve">a technology </w:delText>
          </w:r>
        </w:del>
        <w:r w:rsidR="002547BB">
          <w:rPr>
            <w:lang w:val="en"/>
          </w:rPr>
          <w:t>especially suited because it allows producing parts with almost no waste</w:t>
        </w:r>
        <w:r w:rsidR="002547BB" w:rsidRPr="00612BCF">
          <w:rPr>
            <w:lang w:val="en-US"/>
          </w:rPr>
          <w:t xml:space="preserve"> (Sehdev </w:t>
        </w:r>
        <w:r w:rsidR="002547BB" w:rsidRPr="002A6567">
          <w:rPr>
            <w:i/>
            <w:lang w:val="en-US"/>
          </w:rPr>
          <w:t>et al.</w:t>
        </w:r>
        <w:r w:rsidR="002547BB" w:rsidRPr="00612BCF">
          <w:rPr>
            <w:lang w:val="en-US"/>
          </w:rPr>
          <w:t>, 2017)</w:t>
        </w:r>
      </w:moveTo>
      <w:ins w:id="86" w:author="Fabio Alberto Cruz Sanchez" w:date="2020-11-10T10:50:00Z">
        <w:r w:rsidR="00F72691">
          <w:rPr>
            <w:lang w:val="en-US"/>
          </w:rPr>
          <w:t xml:space="preserve"> and </w:t>
        </w:r>
      </w:ins>
      <w:moveTo w:id="87" w:author="Fabio Alberto Cruz Sanchez" w:date="2020-11-10T10:41:00Z">
        <w:del w:id="88" w:author="Fabio Alberto Cruz Sanchez" w:date="2020-11-10T10:50:00Z">
          <w:r w:rsidR="002547BB" w:rsidRPr="00612BCF" w:rsidDel="00F72691">
            <w:rPr>
              <w:lang w:val="en-US"/>
            </w:rPr>
            <w:delText>.</w:delText>
          </w:r>
          <w:r w:rsidR="002547BB" w:rsidDel="00F72691">
            <w:rPr>
              <w:lang w:val="en-US"/>
            </w:rPr>
            <w:delText xml:space="preserve"> </w:delText>
          </w:r>
          <w:r w:rsidR="002547BB" w:rsidDel="00F72691">
            <w:rPr>
              <w:rStyle w:val="cuerpo-tfgCar"/>
              <w:lang w:val="en-US"/>
            </w:rPr>
            <w:delText xml:space="preserve">According to </w:delText>
          </w:r>
          <w:r w:rsidR="002547BB" w:rsidRPr="00612BCF" w:rsidDel="00F72691">
            <w:rPr>
              <w:rStyle w:val="cuerpo-tfgCar"/>
              <w:lang w:val="en-US"/>
            </w:rPr>
            <w:delText xml:space="preserve">Petrovic </w:delText>
          </w:r>
          <w:r w:rsidR="002547BB" w:rsidRPr="002A6567" w:rsidDel="00F72691">
            <w:rPr>
              <w:rStyle w:val="cuerpo-tfgCar"/>
              <w:i/>
              <w:lang w:val="en-US"/>
            </w:rPr>
            <w:delText>et al.</w:delText>
          </w:r>
          <w:r w:rsidR="002547BB" w:rsidDel="00F72691">
            <w:rPr>
              <w:rStyle w:val="cuerpo-tfgCar"/>
              <w:lang w:val="en-US"/>
            </w:rPr>
            <w:delText xml:space="preserve"> </w:delText>
          </w:r>
          <w:r w:rsidR="002547BB" w:rsidRPr="00612BCF" w:rsidDel="00F72691">
            <w:rPr>
              <w:rStyle w:val="cuerpo-tfgCar"/>
              <w:lang w:val="en-US"/>
            </w:rPr>
            <w:delText xml:space="preserve">(2011), </w:delText>
          </w:r>
          <w:r w:rsidR="002547BB" w:rsidDel="00F72691">
            <w:rPr>
              <w:rStyle w:val="cuerpo-tfgCar"/>
              <w:lang w:val="en-US"/>
            </w:rPr>
            <w:delText xml:space="preserve">3D printing </w:delText>
          </w:r>
        </w:del>
        <w:r w:rsidR="002547BB">
          <w:rPr>
            <w:rStyle w:val="cuerpo-tfgCar"/>
            <w:lang w:val="en-US"/>
          </w:rPr>
          <w:t xml:space="preserve">could reduce </w:t>
        </w:r>
        <w:r w:rsidR="002547BB" w:rsidRPr="00612BCF">
          <w:rPr>
            <w:rStyle w:val="cuerpo-tfgCar"/>
            <w:lang w:val="en-US"/>
          </w:rPr>
          <w:t>more than 40</w:t>
        </w:r>
        <w:r w:rsidR="002547BB">
          <w:rPr>
            <w:rStyle w:val="cuerpo-tfgCar"/>
            <w:lang w:val="en-US"/>
          </w:rPr>
          <w:t xml:space="preserve"> </w:t>
        </w:r>
        <w:r w:rsidR="002547BB" w:rsidRPr="00612BCF">
          <w:rPr>
            <w:rStyle w:val="cuerpo-tfgCar"/>
            <w:lang w:val="en-US"/>
          </w:rPr>
          <w:t xml:space="preserve">% of the waste related to the </w:t>
        </w:r>
        <w:r w:rsidR="002547BB">
          <w:rPr>
            <w:rStyle w:val="cuerpo-tfgCar"/>
            <w:lang w:val="en-US"/>
          </w:rPr>
          <w:t>used m</w:t>
        </w:r>
        <w:r w:rsidR="002547BB" w:rsidRPr="00612BCF">
          <w:rPr>
            <w:rStyle w:val="cuerpo-tfgCar"/>
            <w:lang w:val="en-US"/>
          </w:rPr>
          <w:t>aterial</w:t>
        </w:r>
        <w:r w:rsidR="002547BB">
          <w:rPr>
            <w:rStyle w:val="cuerpo-tfgCar"/>
            <w:lang w:val="en-US"/>
          </w:rPr>
          <w:t xml:space="preserve">, reusing </w:t>
        </w:r>
        <w:r w:rsidR="002547BB" w:rsidRPr="00612BCF">
          <w:rPr>
            <w:rStyle w:val="cuerpo-tfgCar"/>
            <w:lang w:val="en-US"/>
          </w:rPr>
          <w:t>95</w:t>
        </w:r>
        <w:r w:rsidR="002547BB">
          <w:rPr>
            <w:rStyle w:val="cuerpo-tfgCar"/>
            <w:lang w:val="en-US"/>
          </w:rPr>
          <w:t xml:space="preserve"> </w:t>
        </w:r>
        <w:r w:rsidR="002547BB" w:rsidRPr="00612BCF">
          <w:rPr>
            <w:rStyle w:val="cuerpo-tfgCar"/>
            <w:lang w:val="en-US"/>
          </w:rPr>
          <w:t xml:space="preserve">% of the </w:t>
        </w:r>
        <w:r w:rsidR="002547BB">
          <w:rPr>
            <w:rStyle w:val="cuerpo-tfgCar"/>
            <w:lang w:val="en-US"/>
          </w:rPr>
          <w:t xml:space="preserve">unused </w:t>
        </w:r>
        <w:r w:rsidR="002547BB" w:rsidRPr="00612BCF">
          <w:rPr>
            <w:rStyle w:val="cuerpo-tfgCar"/>
            <w:lang w:val="en-US"/>
          </w:rPr>
          <w:t>material</w:t>
        </w:r>
      </w:moveTo>
      <w:ins w:id="89" w:author="Fabio Alberto Cruz Sanchez" w:date="2020-11-10T10:50:00Z">
        <w:r w:rsidR="00F72691">
          <w:rPr>
            <w:rStyle w:val="cuerpo-tfgCar"/>
            <w:lang w:val="en-US"/>
          </w:rPr>
          <w:t xml:space="preserve"> (</w:t>
        </w:r>
        <w:r w:rsidR="00F72691" w:rsidRPr="00612BCF">
          <w:rPr>
            <w:rStyle w:val="cuerpo-tfgCar"/>
            <w:lang w:val="en-US"/>
          </w:rPr>
          <w:t xml:space="preserve">Petrovic </w:t>
        </w:r>
        <w:r w:rsidR="00F72691" w:rsidRPr="002A6567">
          <w:rPr>
            <w:rStyle w:val="cuerpo-tfgCar"/>
            <w:i/>
            <w:lang w:val="en-US"/>
          </w:rPr>
          <w:t>et al.</w:t>
        </w:r>
        <w:r w:rsidR="00F72691">
          <w:rPr>
            <w:rStyle w:val="cuerpo-tfgCar"/>
            <w:lang w:val="en-US"/>
          </w:rPr>
          <w:t xml:space="preserve"> </w:t>
        </w:r>
        <w:r w:rsidR="00F72691" w:rsidRPr="00612BCF">
          <w:rPr>
            <w:rStyle w:val="cuerpo-tfgCar"/>
            <w:lang w:val="en-US"/>
          </w:rPr>
          <w:t>2011)</w:t>
        </w:r>
      </w:ins>
      <w:moveTo w:id="90" w:author="Fabio Alberto Cruz Sanchez" w:date="2020-11-10T10:41:00Z">
        <w:r w:rsidR="002547BB" w:rsidRPr="00612BCF">
          <w:rPr>
            <w:rStyle w:val="cuerpo-tfgCar"/>
            <w:lang w:val="en-US"/>
          </w:rPr>
          <w:t>.</w:t>
        </w:r>
      </w:moveTo>
      <w:moveToRangeEnd w:id="50"/>
      <w:ins w:id="91" w:author="Fabio Alberto Cruz Sanchez" w:date="2020-11-10T11:03:00Z">
        <w:r w:rsidR="00F63B42">
          <w:rPr>
            <w:rStyle w:val="cuerpo-tfgCar"/>
            <w:lang w:val="en-US"/>
          </w:rPr>
          <w:t xml:space="preserve"> Nevertheless, </w:t>
        </w:r>
      </w:ins>
      <w:ins w:id="92" w:author="Fabio Alberto Cruz Sanchez" w:date="2020-11-10T11:07:00Z">
        <w:r w:rsidR="00304288">
          <w:rPr>
            <w:rStyle w:val="cuerpo-tfgCar"/>
            <w:lang w:val="en-US"/>
          </w:rPr>
          <w:t xml:space="preserve">one of the </w:t>
        </w:r>
      </w:ins>
      <w:proofErr w:type="spellStart"/>
      <w:ins w:id="93" w:author="Fabio Alberto Cruz Sanchez" w:date="2020-11-10T11:03:00Z">
        <w:r w:rsidR="00F63B42">
          <w:rPr>
            <w:rStyle w:val="cuerpo-tfgCar"/>
            <w:lang w:val="en-US"/>
          </w:rPr>
          <w:t>the</w:t>
        </w:r>
        <w:proofErr w:type="spellEnd"/>
        <w:r w:rsidR="00F63B42">
          <w:rPr>
            <w:rStyle w:val="cuerpo-tfgCar"/>
            <w:lang w:val="en-US"/>
          </w:rPr>
          <w:t xml:space="preserve"> </w:t>
        </w:r>
      </w:ins>
      <w:ins w:id="94" w:author="Fabio Alberto Cruz Sanchez" w:date="2020-11-10T11:04:00Z">
        <w:r w:rsidR="00F63B42">
          <w:rPr>
            <w:rStyle w:val="cuerpo-tfgCar"/>
            <w:lang w:val="en-US"/>
          </w:rPr>
          <w:t xml:space="preserve">systemic </w:t>
        </w:r>
      </w:ins>
      <w:ins w:id="95" w:author="Fabio Alberto Cruz Sanchez" w:date="2020-11-10T11:03:00Z">
        <w:r w:rsidR="00F63B42">
          <w:rPr>
            <w:rStyle w:val="cuerpo-tfgCar"/>
            <w:lang w:val="en-US"/>
          </w:rPr>
          <w:t xml:space="preserve">problem </w:t>
        </w:r>
      </w:ins>
      <w:ins w:id="96" w:author="Fabio Alberto Cruz Sanchez" w:date="2020-11-10T11:04:00Z">
        <w:r w:rsidR="00F63B42">
          <w:rPr>
            <w:rStyle w:val="cuerpo-tfgCar"/>
            <w:lang w:val="en-US"/>
          </w:rPr>
          <w:t xml:space="preserve">of plastic waste </w:t>
        </w:r>
      </w:ins>
      <w:ins w:id="97" w:author="Fabio Alberto Cruz Sanchez" w:date="2020-11-10T11:03:00Z">
        <w:r w:rsidR="00F63B42">
          <w:rPr>
            <w:rStyle w:val="cuerpo-tfgCar"/>
            <w:lang w:val="en-US"/>
          </w:rPr>
          <w:t>relies on dependency of</w:t>
        </w:r>
      </w:ins>
      <w:ins w:id="98" w:author="Fabio Alberto Cruz Sanchez" w:date="2020-11-10T11:06:00Z">
        <w:r w:rsidR="00F63B42" w:rsidRPr="00F63B42">
          <w:t xml:space="preserve"> </w:t>
        </w:r>
        <w:r w:rsidR="00F63B42">
          <w:rPr>
            <w:rStyle w:val="cuerpo-tfgCar"/>
            <w:rFonts w:ascii="Calibri" w:hAnsi="Calibri" w:cs="Calibri"/>
            <w:lang w:val="en-US"/>
          </w:rPr>
          <w:t>t</w:t>
        </w:r>
        <w:r w:rsidR="00F63B42" w:rsidRPr="00F63B42">
          <w:rPr>
            <w:rStyle w:val="cuerpo-tfgCar"/>
            <w:lang w:val="en-US"/>
          </w:rPr>
          <w:t xml:space="preserve">he indiscriminate disposal of plastics </w:t>
        </w:r>
      </w:ins>
      <w:ins w:id="99" w:author="Fabio Alberto Cruz Sanchez" w:date="2020-11-10T11:50:00Z">
        <w:r w:rsidR="004A2929">
          <w:rPr>
            <w:rStyle w:val="cuerpo-tfgCar"/>
            <w:lang w:val="en-US"/>
          </w:rPr>
          <w:t xml:space="preserve">which </w:t>
        </w:r>
      </w:ins>
      <w:ins w:id="100" w:author="Fabio Alberto Cruz Sanchez" w:date="2020-11-10T11:06:00Z">
        <w:r w:rsidR="00F63B42" w:rsidRPr="00F63B42">
          <w:rPr>
            <w:rStyle w:val="cuerpo-tfgCar"/>
            <w:lang w:val="en-US"/>
          </w:rPr>
          <w:t xml:space="preserve">carries multiple risks because many plastic products contain additives that modify their </w:t>
        </w:r>
        <w:proofErr w:type="spellStart"/>
        <w:r w:rsidR="00F63B42" w:rsidRPr="00F63B42">
          <w:rPr>
            <w:rStyle w:val="cuerpo-tfgCar"/>
            <w:lang w:val="en-US"/>
          </w:rPr>
          <w:t>physico</w:t>
        </w:r>
        <w:proofErr w:type="spellEnd"/>
        <w:r w:rsidR="00F63B42" w:rsidRPr="00F63B42">
          <w:rPr>
            <w:rStyle w:val="cuerpo-tfgCar"/>
            <w:lang w:val="en-US"/>
          </w:rPr>
          <w:t>-mechanical properties</w:t>
        </w:r>
      </w:ins>
      <w:ins w:id="101" w:author="Fabio Alberto Cruz Sanchez" w:date="2020-11-10T11:07:00Z">
        <w:r w:rsidR="00304288">
          <w:rPr>
            <w:rStyle w:val="cuerpo-tfgCar"/>
            <w:lang w:val="en-US"/>
          </w:rPr>
          <w:t xml:space="preserve"> </w:t>
        </w:r>
      </w:ins>
      <w:proofErr w:type="spellStart"/>
      <w:ins w:id="102" w:author="Fabio Alberto Cruz Sanchez" w:date="2020-11-10T11:08:00Z">
        <w:r w:rsidR="00304288">
          <w:rPr>
            <w:rStyle w:val="cuerpo-tfgCar"/>
            <w:lang w:val="en-US"/>
          </w:rPr>
          <w:t>difficulting</w:t>
        </w:r>
        <w:proofErr w:type="spellEnd"/>
        <w:r w:rsidR="00304288">
          <w:rPr>
            <w:rStyle w:val="cuerpo-tfgCar"/>
            <w:lang w:val="en-US"/>
          </w:rPr>
          <w:t xml:space="preserve"> their recycling/reuse </w:t>
        </w:r>
      </w:ins>
      <w:ins w:id="103" w:author="Fabio Alberto Cruz Sanchez" w:date="2020-11-10T11:07:00Z">
        <w:r w:rsidR="00304288">
          <w:rPr>
            <w:rStyle w:val="cuerpo-tfgCar"/>
            <w:lang w:val="en-US"/>
          </w:rPr>
          <w:t>[@</w:t>
        </w:r>
      </w:ins>
      <w:ins w:id="104" w:author="Fabio Alberto Cruz Sanchez" w:date="2020-11-10T11:08:00Z">
        <w:r w:rsidR="00304288" w:rsidRPr="00304288">
          <w:rPr>
            <w:rStyle w:val="cuerpo-tfgCar"/>
            <w:rFonts w:ascii="Calibri" w:hAnsi="Calibri" w:cs="Calibri"/>
            <w:lang w:val="en-US"/>
          </w:rPr>
          <w:t>﻿</w:t>
        </w:r>
        <w:r w:rsidR="00304288" w:rsidRPr="00304288">
          <w:rPr>
            <w:rStyle w:val="cuerpo-tfgCar"/>
            <w:lang w:val="en-US"/>
          </w:rPr>
          <w:t>Wagner2020</w:t>
        </w:r>
      </w:ins>
      <w:ins w:id="105" w:author="Fabio Alberto Cruz Sanchez" w:date="2020-11-10T11:07:00Z">
        <w:r w:rsidR="00304288">
          <w:rPr>
            <w:rStyle w:val="cuerpo-tfgCar"/>
            <w:lang w:val="en-US"/>
          </w:rPr>
          <w:t xml:space="preserve">]. </w:t>
        </w:r>
      </w:ins>
      <w:ins w:id="106" w:author="Fabio Alberto Cruz Sanchez" w:date="2020-11-10T11:03:00Z">
        <w:r w:rsidR="00F63B42">
          <w:rPr>
            <w:rStyle w:val="cuerpo-tfgCar"/>
            <w:lang w:val="en-US"/>
          </w:rPr>
          <w:t xml:space="preserve"> </w:t>
        </w:r>
      </w:ins>
      <w:moveToRangeStart w:id="107" w:author="Fabio Alberto Cruz Sanchez" w:date="2020-11-10T11:03:00Z" w:name="move55898651"/>
      <w:moveTo w:id="108" w:author="Fabio Alberto Cruz Sanchez" w:date="2020-11-10T11:03:00Z">
        <w:del w:id="109" w:author="Fabio Alberto Cruz Sanchez" w:date="2020-11-10T11:08:00Z">
          <w:r w:rsidR="00F63B42" w:rsidRPr="005C4023" w:rsidDel="00304288">
            <w:rPr>
              <w:lang w:val="en" w:eastAsia="es-ES"/>
            </w:rPr>
            <w:delText xml:space="preserve">being recycling </w:delText>
          </w:r>
          <w:r w:rsidR="00F63B42" w:rsidDel="00304288">
            <w:rPr>
              <w:lang w:val="en" w:eastAsia="es-ES"/>
            </w:rPr>
            <w:delText>or t</w:delText>
          </w:r>
        </w:del>
      </w:moveTo>
      <w:ins w:id="110" w:author="Fabio Alberto Cruz Sanchez" w:date="2020-11-10T11:08:00Z">
        <w:r w:rsidR="00304288">
          <w:rPr>
            <w:lang w:val="en" w:eastAsia="es-ES"/>
          </w:rPr>
          <w:t>T</w:t>
        </w:r>
      </w:ins>
      <w:moveTo w:id="111" w:author="Fabio Alberto Cruz Sanchez" w:date="2020-11-10T11:03:00Z">
        <w:r w:rsidR="00F63B42">
          <w:rPr>
            <w:lang w:val="en" w:eastAsia="es-ES"/>
          </w:rPr>
          <w:t xml:space="preserve">he use of biopolymers of natural and renewable origin </w:t>
        </w:r>
        <w:r w:rsidR="00F63B42" w:rsidRPr="005C4023">
          <w:rPr>
            <w:lang w:val="en" w:eastAsia="es-ES"/>
          </w:rPr>
          <w:t xml:space="preserve">promising </w:t>
        </w:r>
        <w:r w:rsidR="00F63B42">
          <w:rPr>
            <w:lang w:val="en" w:eastAsia="es-ES"/>
          </w:rPr>
          <w:t xml:space="preserve">strategies </w:t>
        </w:r>
        <w:r w:rsidR="00F63B42" w:rsidRPr="005C4023">
          <w:rPr>
            <w:lang w:val="en" w:eastAsia="es-ES"/>
          </w:rPr>
          <w:t>to alleviate these problems</w:t>
        </w:r>
        <w:r w:rsidR="00F63B42" w:rsidRPr="005C4023">
          <w:rPr>
            <w:lang w:val="en-US"/>
          </w:rPr>
          <w:t xml:space="preserve"> (Zhao </w:t>
        </w:r>
        <w:r w:rsidR="00F63B42" w:rsidRPr="002A6567">
          <w:rPr>
            <w:i/>
            <w:lang w:val="en-US"/>
          </w:rPr>
          <w:t>et al.</w:t>
        </w:r>
        <w:r w:rsidR="00F63B42" w:rsidRPr="005C4023">
          <w:rPr>
            <w:lang w:val="en-US"/>
          </w:rPr>
          <w:t>, 2018a)</w:t>
        </w:r>
        <w:r w:rsidR="00F63B42">
          <w:rPr>
            <w:lang w:val="en-US"/>
          </w:rPr>
          <w:t xml:space="preserve"> </w:t>
        </w:r>
        <w:r w:rsidR="00F63B42" w:rsidRPr="00E540C1">
          <w:rPr>
            <w:lang w:val="en-US"/>
          </w:rPr>
          <w:t xml:space="preserve">(Bhatia and </w:t>
        </w:r>
        <w:proofErr w:type="spellStart"/>
        <w:r w:rsidR="00F63B42" w:rsidRPr="00E540C1">
          <w:rPr>
            <w:lang w:val="en-US"/>
          </w:rPr>
          <w:t>Ramadurai</w:t>
        </w:r>
        <w:proofErr w:type="spellEnd"/>
        <w:r w:rsidR="00F63B42" w:rsidRPr="00E540C1">
          <w:rPr>
            <w:lang w:val="en-US"/>
          </w:rPr>
          <w:t xml:space="preserve">, 2017) (Liu </w:t>
        </w:r>
        <w:r w:rsidR="00F63B42" w:rsidRPr="002A6567">
          <w:rPr>
            <w:i/>
            <w:lang w:val="en-US"/>
          </w:rPr>
          <w:t>et al.</w:t>
        </w:r>
        <w:r w:rsidR="00F63B42" w:rsidRPr="00E540C1">
          <w:rPr>
            <w:lang w:val="en-US"/>
          </w:rPr>
          <w:t>, 2018).</w:t>
        </w:r>
      </w:moveTo>
    </w:p>
    <w:moveToRangeEnd w:id="107"/>
    <w:p w14:paraId="66D1EA0E" w14:textId="6B0E1176" w:rsidR="002547BB" w:rsidRDefault="002547BB" w:rsidP="004A2929">
      <w:pPr>
        <w:pStyle w:val="cuerpo-tfg"/>
        <w:spacing w:line="480" w:lineRule="auto"/>
        <w:rPr>
          <w:ins w:id="112" w:author="Fabio Alberto Cruz Sanchez" w:date="2020-11-10T10:39:00Z"/>
          <w:lang w:val="en"/>
        </w:rPr>
      </w:pPr>
    </w:p>
    <w:p w14:paraId="74E65DAE" w14:textId="7E02D613" w:rsidR="009543A3" w:rsidDel="00F72691" w:rsidRDefault="00A670B2" w:rsidP="00F72691">
      <w:pPr>
        <w:pStyle w:val="cuerpo-tfg"/>
        <w:spacing w:line="480" w:lineRule="auto"/>
        <w:ind w:firstLine="0"/>
        <w:rPr>
          <w:del w:id="113" w:author="Fabio Alberto Cruz Sanchez" w:date="2020-11-10T10:47:00Z"/>
          <w:lang w:val="en-US"/>
        </w:rPr>
        <w:pPrChange w:id="114" w:author="Fabio Alberto Cruz Sanchez" w:date="2020-11-10T10:47:00Z">
          <w:pPr>
            <w:pStyle w:val="cuerpo-tfg"/>
            <w:spacing w:line="480" w:lineRule="auto"/>
          </w:pPr>
        </w:pPrChange>
      </w:pPr>
      <w:del w:id="115" w:author="Fabio Alberto Cruz Sanchez" w:date="2020-11-10T10:26:00Z">
        <w:r w:rsidDel="009815F2">
          <w:rPr>
            <w:lang w:val="en"/>
          </w:rPr>
          <w:delText xml:space="preserve"> </w:delText>
        </w:r>
      </w:del>
      <w:del w:id="116" w:author="Fabio Alberto Cruz Sanchez" w:date="2020-11-10T10:47:00Z">
        <w:r w:rsidR="0071040D" w:rsidDel="00F72691">
          <w:rPr>
            <w:lang w:val="en"/>
          </w:rPr>
          <w:delText xml:space="preserve">the high level of material consumption </w:delText>
        </w:r>
        <w:r w:rsidR="00A70D01" w:rsidDel="00F72691">
          <w:rPr>
            <w:lang w:val="en"/>
          </w:rPr>
          <w:delText>generates</w:delText>
        </w:r>
        <w:r w:rsidDel="00F72691">
          <w:rPr>
            <w:lang w:val="en"/>
          </w:rPr>
          <w:delText xml:space="preserve"> large </w:delText>
        </w:r>
        <w:r w:rsidR="0071040D" w:rsidDel="00F72691">
          <w:rPr>
            <w:lang w:val="en"/>
          </w:rPr>
          <w:delText>amount of pollution</w:delText>
        </w:r>
        <w:r w:rsidDel="00F72691">
          <w:rPr>
            <w:lang w:val="en"/>
          </w:rPr>
          <w:delText xml:space="preserve">, which constitutes a great threat to the environment and health. </w:delText>
        </w:r>
        <w:r w:rsidR="007E6269" w:rsidDel="00F72691">
          <w:rPr>
            <w:lang w:val="en-US"/>
          </w:rPr>
          <w:delText>Minimizing</w:delText>
        </w:r>
        <w:r w:rsidR="007E6269" w:rsidRPr="00612BCF" w:rsidDel="00F72691">
          <w:rPr>
            <w:lang w:val="en-US"/>
          </w:rPr>
          <w:delText xml:space="preserve"> the environmental impacts of manufacturing</w:delText>
        </w:r>
      </w:del>
      <w:del w:id="117" w:author="Fabio Alberto Cruz Sanchez" w:date="2020-11-10T10:33:00Z">
        <w:r w:rsidR="007E6269" w:rsidDel="009815F2">
          <w:rPr>
            <w:lang w:val="en-US"/>
          </w:rPr>
          <w:delText xml:space="preserve"> is an important topic addressed by a large number of researchers</w:delText>
        </w:r>
      </w:del>
      <w:del w:id="118" w:author="Fabio Alberto Cruz Sanchez" w:date="2020-11-10T10:47:00Z">
        <w:r w:rsidR="007E6269" w:rsidDel="00F72691">
          <w:rPr>
            <w:lang w:val="en-US"/>
          </w:rPr>
          <w:delText>. H</w:delText>
        </w:r>
        <w:r w:rsidR="007E6269" w:rsidRPr="00612BCF" w:rsidDel="00F72691">
          <w:rPr>
            <w:lang w:val="en-US"/>
          </w:rPr>
          <w:delText xml:space="preserve">owever, these impacts are still difficult to </w:delText>
        </w:r>
        <w:r w:rsidR="009543A3" w:rsidDel="00F72691">
          <w:rPr>
            <w:lang w:val="en-US"/>
          </w:rPr>
          <w:delText xml:space="preserve">mitigate, </w:delText>
        </w:r>
        <w:r w:rsidR="007E6269" w:rsidRPr="00612BCF" w:rsidDel="00F72691">
          <w:rPr>
            <w:lang w:val="en-US"/>
          </w:rPr>
          <w:delText xml:space="preserve">measure, </w:delText>
        </w:r>
        <w:r w:rsidR="009543A3" w:rsidDel="00F72691">
          <w:rPr>
            <w:lang w:val="en-US"/>
          </w:rPr>
          <w:delText xml:space="preserve">and </w:delText>
        </w:r>
        <w:r w:rsidR="007E6269" w:rsidRPr="00612BCF" w:rsidDel="00F72691">
          <w:rPr>
            <w:lang w:val="en-US"/>
          </w:rPr>
          <w:delText xml:space="preserve">evaluate. Therefore, </w:delText>
        </w:r>
        <w:r w:rsidR="007E6269" w:rsidDel="00F72691">
          <w:rPr>
            <w:lang w:val="en-US"/>
          </w:rPr>
          <w:delText xml:space="preserve">a suitable strategy is to </w:delText>
        </w:r>
        <w:r w:rsidR="007E6269" w:rsidRPr="00612BCF" w:rsidDel="00F72691">
          <w:rPr>
            <w:lang w:val="en-US"/>
          </w:rPr>
          <w:delText>reduce the use of raw materials, energy, transportation as well as manufacture parts with an optimized and efficient design.</w:delText>
        </w:r>
      </w:del>
    </w:p>
    <w:p w14:paraId="29486651" w14:textId="45C3FCE4" w:rsidR="00EE4968" w:rsidRPr="00E540C1" w:rsidRDefault="00A670B2" w:rsidP="00F72691">
      <w:pPr>
        <w:pStyle w:val="cuerpo-tfg"/>
        <w:spacing w:line="480" w:lineRule="auto"/>
        <w:ind w:firstLine="0"/>
        <w:rPr>
          <w:lang w:val="en-US"/>
        </w:rPr>
        <w:pPrChange w:id="119" w:author="Fabio Alberto Cruz Sanchez" w:date="2020-11-10T10:47:00Z">
          <w:pPr>
            <w:pStyle w:val="cuerpo-tfg"/>
            <w:spacing w:line="480" w:lineRule="auto"/>
          </w:pPr>
        </w:pPrChange>
      </w:pPr>
      <w:moveFromRangeStart w:id="120" w:author="Fabio Alberto Cruz Sanchez" w:date="2020-11-10T10:41:00Z" w:name="move55897296"/>
      <w:moveFrom w:id="121" w:author="Fabio Alberto Cruz Sanchez" w:date="2020-11-10T10:41:00Z">
        <w:r w:rsidDel="002547BB">
          <w:rPr>
            <w:lang w:val="en"/>
          </w:rPr>
          <w:t xml:space="preserve">Plastic, which is one of the most used materials </w:t>
        </w:r>
        <w:r w:rsidR="00A70D01" w:rsidDel="002547BB">
          <w:rPr>
            <w:lang w:val="en"/>
          </w:rPr>
          <w:t>by</w:t>
        </w:r>
        <w:r w:rsidDel="002547BB">
          <w:rPr>
            <w:lang w:val="en"/>
          </w:rPr>
          <w:t xml:space="preserve"> industry, is a non-biodegradable material and among the most abundant </w:t>
        </w:r>
        <w:r w:rsidR="002A356B" w:rsidDel="002547BB">
          <w:rPr>
            <w:lang w:val="en"/>
          </w:rPr>
          <w:t xml:space="preserve">type of </w:t>
        </w:r>
        <w:r w:rsidDel="002547BB">
          <w:rPr>
            <w:lang w:val="en"/>
          </w:rPr>
          <w:t xml:space="preserve">waste produced. </w:t>
        </w:r>
        <w:r w:rsidR="002A356B" w:rsidDel="002547BB">
          <w:rPr>
            <w:lang w:val="en"/>
          </w:rPr>
          <w:t xml:space="preserve">Thus, reducing the consumption of plastics is of great importance for the environment. To this purpose, </w:t>
        </w:r>
        <w:r w:rsidDel="002547BB">
          <w:rPr>
            <w:lang w:val="en"/>
          </w:rPr>
          <w:t xml:space="preserve">3D printing is a technology </w:t>
        </w:r>
        <w:r w:rsidR="002A356B" w:rsidDel="002547BB">
          <w:rPr>
            <w:lang w:val="en"/>
          </w:rPr>
          <w:t>especially suited because it allows producing parts with almost no waste</w:t>
        </w:r>
        <w:r w:rsidR="0097090E" w:rsidRPr="00612BCF" w:rsidDel="002547BB">
          <w:rPr>
            <w:lang w:val="en-US"/>
          </w:rPr>
          <w:t xml:space="preserve"> </w:t>
        </w:r>
        <w:r w:rsidR="00C50BA8" w:rsidRPr="00612BCF" w:rsidDel="002547BB">
          <w:rPr>
            <w:lang w:val="en-US"/>
          </w:rPr>
          <w:t xml:space="preserve">(Sehdev </w:t>
        </w:r>
        <w:r w:rsidR="002A6567" w:rsidRPr="002A6567" w:rsidDel="002547BB">
          <w:rPr>
            <w:i/>
            <w:lang w:val="en-US"/>
          </w:rPr>
          <w:t>et al.</w:t>
        </w:r>
        <w:r w:rsidR="00C50BA8" w:rsidRPr="00612BCF" w:rsidDel="002547BB">
          <w:rPr>
            <w:lang w:val="en-US"/>
          </w:rPr>
          <w:t>, 2017).</w:t>
        </w:r>
        <w:r w:rsidR="00DB6472" w:rsidDel="002547BB">
          <w:rPr>
            <w:lang w:val="en-US"/>
          </w:rPr>
          <w:t xml:space="preserve"> </w:t>
        </w:r>
        <w:r w:rsidR="007E6269" w:rsidDel="002547BB">
          <w:rPr>
            <w:rStyle w:val="cuerpo-tfgCar"/>
            <w:lang w:val="en-US"/>
          </w:rPr>
          <w:t xml:space="preserve">According to </w:t>
        </w:r>
        <w:r w:rsidR="007E6269" w:rsidRPr="00612BCF" w:rsidDel="002547BB">
          <w:rPr>
            <w:rStyle w:val="cuerpo-tfgCar"/>
            <w:lang w:val="en-US"/>
          </w:rPr>
          <w:t xml:space="preserve">Petrovic </w:t>
        </w:r>
        <w:r w:rsidR="002A6567" w:rsidRPr="002A6567" w:rsidDel="002547BB">
          <w:rPr>
            <w:rStyle w:val="cuerpo-tfgCar"/>
            <w:i/>
            <w:lang w:val="en-US"/>
          </w:rPr>
          <w:t>et al.</w:t>
        </w:r>
        <w:r w:rsidR="007E6269" w:rsidDel="002547BB">
          <w:rPr>
            <w:rStyle w:val="cuerpo-tfgCar"/>
            <w:lang w:val="en-US"/>
          </w:rPr>
          <w:t xml:space="preserve"> </w:t>
        </w:r>
        <w:r w:rsidR="007E6269" w:rsidRPr="00612BCF" w:rsidDel="002547BB">
          <w:rPr>
            <w:rStyle w:val="cuerpo-tfgCar"/>
            <w:lang w:val="en-US"/>
          </w:rPr>
          <w:t xml:space="preserve">(2011), </w:t>
        </w:r>
        <w:r w:rsidR="007E6269" w:rsidDel="002547BB">
          <w:rPr>
            <w:rStyle w:val="cuerpo-tfgCar"/>
            <w:lang w:val="en-US"/>
          </w:rPr>
          <w:t xml:space="preserve">3D printing could reduce </w:t>
        </w:r>
        <w:r w:rsidR="007E6269" w:rsidRPr="00612BCF" w:rsidDel="002547BB">
          <w:rPr>
            <w:rStyle w:val="cuerpo-tfgCar"/>
            <w:lang w:val="en-US"/>
          </w:rPr>
          <w:t>more than 40</w:t>
        </w:r>
        <w:r w:rsidR="007E6269" w:rsidDel="002547BB">
          <w:rPr>
            <w:rStyle w:val="cuerpo-tfgCar"/>
            <w:lang w:val="en-US"/>
          </w:rPr>
          <w:t xml:space="preserve"> </w:t>
        </w:r>
        <w:r w:rsidR="007E6269" w:rsidRPr="00612BCF" w:rsidDel="002547BB">
          <w:rPr>
            <w:rStyle w:val="cuerpo-tfgCar"/>
            <w:lang w:val="en-US"/>
          </w:rPr>
          <w:t xml:space="preserve">% of the waste related to the </w:t>
        </w:r>
        <w:r w:rsidR="007E6269" w:rsidDel="002547BB">
          <w:rPr>
            <w:rStyle w:val="cuerpo-tfgCar"/>
            <w:lang w:val="en-US"/>
          </w:rPr>
          <w:t>used m</w:t>
        </w:r>
        <w:r w:rsidR="007E6269" w:rsidRPr="00612BCF" w:rsidDel="002547BB">
          <w:rPr>
            <w:rStyle w:val="cuerpo-tfgCar"/>
            <w:lang w:val="en-US"/>
          </w:rPr>
          <w:t>aterial</w:t>
        </w:r>
        <w:r w:rsidR="007E6269" w:rsidDel="002547BB">
          <w:rPr>
            <w:rStyle w:val="cuerpo-tfgCar"/>
            <w:lang w:val="en-US"/>
          </w:rPr>
          <w:t xml:space="preserve">, reusing </w:t>
        </w:r>
        <w:r w:rsidR="007E6269" w:rsidRPr="00612BCF" w:rsidDel="002547BB">
          <w:rPr>
            <w:rStyle w:val="cuerpo-tfgCar"/>
            <w:lang w:val="en-US"/>
          </w:rPr>
          <w:t>95</w:t>
        </w:r>
        <w:r w:rsidR="007E6269" w:rsidDel="002547BB">
          <w:rPr>
            <w:rStyle w:val="cuerpo-tfgCar"/>
            <w:lang w:val="en-US"/>
          </w:rPr>
          <w:t xml:space="preserve"> </w:t>
        </w:r>
        <w:r w:rsidR="007E6269" w:rsidRPr="00612BCF" w:rsidDel="002547BB">
          <w:rPr>
            <w:rStyle w:val="cuerpo-tfgCar"/>
            <w:lang w:val="en-US"/>
          </w:rPr>
          <w:t xml:space="preserve">% of the </w:t>
        </w:r>
        <w:r w:rsidR="007E6269" w:rsidDel="002547BB">
          <w:rPr>
            <w:rStyle w:val="cuerpo-tfgCar"/>
            <w:lang w:val="en-US"/>
          </w:rPr>
          <w:t xml:space="preserve">unused </w:t>
        </w:r>
        <w:r w:rsidR="007E6269" w:rsidRPr="00612BCF" w:rsidDel="002547BB">
          <w:rPr>
            <w:rStyle w:val="cuerpo-tfgCar"/>
            <w:lang w:val="en-US"/>
          </w:rPr>
          <w:t>material.</w:t>
        </w:r>
        <w:r w:rsidR="007E6269" w:rsidRPr="00612BCF" w:rsidDel="002547BB">
          <w:rPr>
            <w:lang w:val="en-US"/>
          </w:rPr>
          <w:t xml:space="preserve"> </w:t>
        </w:r>
      </w:moveFrom>
      <w:moveFromRangeEnd w:id="120"/>
      <w:r w:rsidR="007E6269" w:rsidRPr="0063571E">
        <w:rPr>
          <w:highlight w:val="yellow"/>
          <w:lang w:val="en-US"/>
          <w:rPrChange w:id="122" w:author="Fabio Alberto Cruz Sanchez" w:date="2020-11-08T07:58:00Z">
            <w:rPr>
              <w:lang w:val="en-US"/>
            </w:rPr>
          </w:rPrChange>
        </w:rPr>
        <w:t xml:space="preserve">However, the number of publications is limited when it comes </w:t>
      </w:r>
      <w:commentRangeStart w:id="123"/>
      <w:r w:rsidR="007E6269" w:rsidRPr="0063571E">
        <w:rPr>
          <w:highlight w:val="yellow"/>
          <w:lang w:val="en-US"/>
          <w:rPrChange w:id="124" w:author="Fabio Alberto Cruz Sanchez" w:date="2020-11-08T07:58:00Z">
            <w:rPr>
              <w:lang w:val="en-US"/>
            </w:rPr>
          </w:rPrChange>
        </w:rPr>
        <w:t xml:space="preserve">to sustainable manufacturing using 3D printing </w:t>
      </w:r>
      <w:commentRangeEnd w:id="123"/>
      <w:r w:rsidR="00F72691">
        <w:rPr>
          <w:rStyle w:val="Marquedecommentaire"/>
          <w:rFonts w:asciiTheme="minorHAnsi" w:hAnsiTheme="minorHAnsi" w:cstheme="minorBidi"/>
        </w:rPr>
        <w:commentReference w:id="123"/>
      </w:r>
      <w:r w:rsidR="007E6269" w:rsidRPr="0063571E">
        <w:rPr>
          <w:highlight w:val="yellow"/>
          <w:lang w:val="en-US"/>
          <w:rPrChange w:id="125" w:author="Fabio Alberto Cruz Sanchez" w:date="2020-11-08T07:58:00Z">
            <w:rPr>
              <w:lang w:val="en-US"/>
            </w:rPr>
          </w:rPrChange>
        </w:rPr>
        <w:t xml:space="preserve">(Peng </w:t>
      </w:r>
      <w:r w:rsidR="002A6567" w:rsidRPr="0063571E">
        <w:rPr>
          <w:i/>
          <w:highlight w:val="yellow"/>
          <w:lang w:val="en-US"/>
          <w:rPrChange w:id="126" w:author="Fabio Alberto Cruz Sanchez" w:date="2020-11-08T07:58:00Z">
            <w:rPr>
              <w:i/>
              <w:lang w:val="en-US"/>
            </w:rPr>
          </w:rPrChange>
        </w:rPr>
        <w:t>et al.</w:t>
      </w:r>
      <w:r w:rsidR="007E6269" w:rsidRPr="0063571E">
        <w:rPr>
          <w:highlight w:val="yellow"/>
          <w:lang w:val="en-US"/>
          <w:rPrChange w:id="127" w:author="Fabio Alberto Cruz Sanchez" w:date="2020-11-08T07:58:00Z">
            <w:rPr>
              <w:lang w:val="en-US"/>
            </w:rPr>
          </w:rPrChange>
        </w:rPr>
        <w:t>, 2018).</w:t>
      </w:r>
      <w:r w:rsidR="007E6269">
        <w:rPr>
          <w:lang w:val="en-US"/>
        </w:rPr>
        <w:t xml:space="preserve"> </w:t>
      </w:r>
      <w:r w:rsidR="009543A3">
        <w:rPr>
          <w:lang w:val="en-US"/>
        </w:rPr>
        <w:t>Al</w:t>
      </w:r>
      <w:r w:rsidR="00EE4968" w:rsidRPr="002A56BE">
        <w:rPr>
          <w:lang w:val="en" w:eastAsia="es-ES"/>
        </w:rPr>
        <w:t xml:space="preserve">though </w:t>
      </w:r>
      <w:r w:rsidR="00DB6472">
        <w:rPr>
          <w:lang w:val="en" w:eastAsia="es-ES"/>
        </w:rPr>
        <w:t>the technology</w:t>
      </w:r>
      <w:r w:rsidR="004A5E48">
        <w:rPr>
          <w:lang w:val="en" w:eastAsia="es-ES"/>
        </w:rPr>
        <w:t xml:space="preserve"> offers</w:t>
      </w:r>
      <w:r w:rsidR="00EE4968" w:rsidRPr="002A56BE">
        <w:rPr>
          <w:lang w:val="en" w:eastAsia="es-ES"/>
        </w:rPr>
        <w:t xml:space="preserve"> high efficiency in the use of material, </w:t>
      </w:r>
      <w:ins w:id="128" w:author="Fabio Alberto Cruz Sanchez" w:date="2020-11-10T11:51:00Z">
        <w:r w:rsidR="004A2929">
          <w:rPr>
            <w:lang w:val="en" w:eastAsia="es-ES"/>
          </w:rPr>
          <w:t>the great democratization of this technology could cause a feedback</w:t>
        </w:r>
      </w:ins>
      <w:ins w:id="129" w:author="Fabio Alberto Cruz Sanchez" w:date="2020-11-10T11:52:00Z">
        <w:r w:rsidR="004A2929">
          <w:rPr>
            <w:lang w:val="en" w:eastAsia="es-ES"/>
          </w:rPr>
          <w:t xml:space="preserve"> impact</w:t>
        </w:r>
      </w:ins>
      <w:ins w:id="130" w:author="Fabio Alberto Cruz Sanchez" w:date="2020-11-10T11:51:00Z">
        <w:r w:rsidR="004A2929">
          <w:rPr>
            <w:lang w:val="en" w:eastAsia="es-ES"/>
          </w:rPr>
          <w:t xml:space="preserve"> </w:t>
        </w:r>
      </w:ins>
      <w:del w:id="131" w:author="Fabio Alberto Cruz Sanchez" w:date="2020-11-10T11:52:00Z">
        <w:r w:rsidR="00EE4968" w:rsidRPr="002A56BE" w:rsidDel="004A2929">
          <w:rPr>
            <w:lang w:val="en" w:eastAsia="es-ES"/>
          </w:rPr>
          <w:delText xml:space="preserve">its </w:delText>
        </w:r>
      </w:del>
      <w:ins w:id="132" w:author="Fabio Alberto Cruz Sanchez" w:date="2020-11-10T11:52:00Z">
        <w:r w:rsidR="004A2929">
          <w:rPr>
            <w:lang w:val="en" w:eastAsia="es-ES"/>
          </w:rPr>
          <w:t>due to the</w:t>
        </w:r>
        <w:r w:rsidR="004A2929" w:rsidRPr="002A56BE">
          <w:rPr>
            <w:lang w:val="en" w:eastAsia="es-ES"/>
          </w:rPr>
          <w:t xml:space="preserve"> </w:t>
        </w:r>
      </w:ins>
      <w:r w:rsidR="00EE4968" w:rsidRPr="002A56BE">
        <w:rPr>
          <w:lang w:val="en" w:eastAsia="es-ES"/>
        </w:rPr>
        <w:t xml:space="preserve">increasing </w:t>
      </w:r>
      <w:del w:id="133" w:author="Fabio Alberto Cruz Sanchez" w:date="2020-11-10T11:52:00Z">
        <w:r w:rsidR="00EE4968" w:rsidRPr="002A56BE" w:rsidDel="004A2929">
          <w:rPr>
            <w:lang w:val="en" w:eastAsia="es-ES"/>
          </w:rPr>
          <w:delText xml:space="preserve">use causes environmental </w:delText>
        </w:r>
        <w:r w:rsidR="00EE4968" w:rsidRPr="005C4023" w:rsidDel="004A2929">
          <w:rPr>
            <w:lang w:val="en" w:eastAsia="es-ES"/>
          </w:rPr>
          <w:delText xml:space="preserve">problems such as </w:delText>
        </w:r>
      </w:del>
      <w:r w:rsidR="00EE4968" w:rsidRPr="005C4023">
        <w:rPr>
          <w:lang w:val="en" w:eastAsia="es-ES"/>
        </w:rPr>
        <w:t xml:space="preserve">generation and disposal of </w:t>
      </w:r>
      <w:r w:rsidR="00DB6472">
        <w:rPr>
          <w:lang w:val="en" w:eastAsia="es-ES"/>
        </w:rPr>
        <w:t xml:space="preserve">huge amounts of </w:t>
      </w:r>
      <w:r w:rsidR="00EE4968" w:rsidRPr="005C4023">
        <w:rPr>
          <w:lang w:val="en" w:eastAsia="es-ES"/>
        </w:rPr>
        <w:t>waste or polluting emissions</w:t>
      </w:r>
      <w:ins w:id="134" w:author="Fabio Alberto Cruz Sanchez" w:date="2020-11-10T11:53:00Z">
        <w:r w:rsidR="004A2929">
          <w:rPr>
            <w:lang w:val="en" w:eastAsia="es-ES"/>
          </w:rPr>
          <w:t xml:space="preserve"> to fabricated virgin </w:t>
        </w:r>
        <w:proofErr w:type="spellStart"/>
        <w:r w:rsidR="004A2929">
          <w:rPr>
            <w:lang w:val="en" w:eastAsia="es-ES"/>
          </w:rPr>
          <w:t>feedtock</w:t>
        </w:r>
      </w:ins>
      <w:proofErr w:type="spellEnd"/>
      <w:del w:id="135" w:author="Fabio Alberto Cruz Sanchez" w:date="2020-11-10T11:53:00Z">
        <w:r w:rsidR="00EE4968" w:rsidRPr="005C4023" w:rsidDel="004A2929">
          <w:rPr>
            <w:lang w:val="en" w:eastAsia="es-ES"/>
          </w:rPr>
          <w:delText xml:space="preserve">, </w:delText>
        </w:r>
      </w:del>
      <w:ins w:id="136" w:author="Fabio Alberto Cruz Sanchez" w:date="2020-11-10T11:53:00Z">
        <w:r w:rsidR="004A2929">
          <w:rPr>
            <w:lang w:val="en" w:eastAsia="es-ES"/>
          </w:rPr>
          <w:t xml:space="preserve">. </w:t>
        </w:r>
      </w:ins>
      <w:del w:id="137" w:author="Fabio Alberto Cruz Sanchez" w:date="2020-11-10T11:55:00Z">
        <w:r w:rsidR="0093596D" w:rsidRPr="005C4023" w:rsidDel="004A2929">
          <w:rPr>
            <w:lang w:val="en" w:eastAsia="es-ES"/>
          </w:rPr>
          <w:delText>which</w:delText>
        </w:r>
        <w:r w:rsidR="00EE4968" w:rsidRPr="005C4023" w:rsidDel="004A2929">
          <w:rPr>
            <w:lang w:val="en" w:eastAsia="es-ES"/>
          </w:rPr>
          <w:delText xml:space="preserve"> must be eliminated or mitigated</w:delText>
        </w:r>
        <w:r w:rsidR="0093596D" w:rsidRPr="005C4023" w:rsidDel="004A2929">
          <w:rPr>
            <w:lang w:val="en" w:eastAsia="es-ES"/>
          </w:rPr>
          <w:delText xml:space="preserve">, </w:delText>
        </w:r>
      </w:del>
      <w:moveFromRangeStart w:id="138" w:author="Fabio Alberto Cruz Sanchez" w:date="2020-11-10T11:03:00Z" w:name="move55898651"/>
      <w:moveFrom w:id="139" w:author="Fabio Alberto Cruz Sanchez" w:date="2020-11-10T11:03:00Z">
        <w:r w:rsidR="0093596D" w:rsidRPr="005C4023" w:rsidDel="00F63B42">
          <w:rPr>
            <w:lang w:val="en" w:eastAsia="es-ES"/>
          </w:rPr>
          <w:t>being r</w:t>
        </w:r>
        <w:r w:rsidR="00EE4968" w:rsidRPr="005C4023" w:rsidDel="00F63B42">
          <w:rPr>
            <w:lang w:val="en" w:eastAsia="es-ES"/>
          </w:rPr>
          <w:t xml:space="preserve">ecycling </w:t>
        </w:r>
        <w:r w:rsidR="00DB6472" w:rsidDel="00F63B42">
          <w:rPr>
            <w:lang w:val="en" w:eastAsia="es-ES"/>
          </w:rPr>
          <w:t>or the use of biopolymers of natural an</w:t>
        </w:r>
        <w:r w:rsidR="009543A3" w:rsidDel="00F63B42">
          <w:rPr>
            <w:lang w:val="en" w:eastAsia="es-ES"/>
          </w:rPr>
          <w:t>d</w:t>
        </w:r>
        <w:r w:rsidR="00DB6472" w:rsidDel="00F63B42">
          <w:rPr>
            <w:lang w:val="en" w:eastAsia="es-ES"/>
          </w:rPr>
          <w:t xml:space="preserve"> renewable origin </w:t>
        </w:r>
        <w:r w:rsidR="00EE4968" w:rsidRPr="005C4023" w:rsidDel="00F63B42">
          <w:rPr>
            <w:lang w:val="en" w:eastAsia="es-ES"/>
          </w:rPr>
          <w:t xml:space="preserve">promising </w:t>
        </w:r>
        <w:r w:rsidR="00DB6472" w:rsidDel="00F63B42">
          <w:rPr>
            <w:lang w:val="en" w:eastAsia="es-ES"/>
          </w:rPr>
          <w:t xml:space="preserve">strategies </w:t>
        </w:r>
        <w:r w:rsidR="00EE4968" w:rsidRPr="005C4023" w:rsidDel="00F63B42">
          <w:rPr>
            <w:lang w:val="en" w:eastAsia="es-ES"/>
          </w:rPr>
          <w:t>to alleviate th</w:t>
        </w:r>
        <w:r w:rsidR="0093596D" w:rsidRPr="005C4023" w:rsidDel="00F63B42">
          <w:rPr>
            <w:lang w:val="en" w:eastAsia="es-ES"/>
          </w:rPr>
          <w:t>e</w:t>
        </w:r>
        <w:r w:rsidR="00EE4968" w:rsidRPr="005C4023" w:rsidDel="00F63B42">
          <w:rPr>
            <w:lang w:val="en" w:eastAsia="es-ES"/>
          </w:rPr>
          <w:t>s</w:t>
        </w:r>
        <w:r w:rsidR="0093596D" w:rsidRPr="005C4023" w:rsidDel="00F63B42">
          <w:rPr>
            <w:lang w:val="en" w:eastAsia="es-ES"/>
          </w:rPr>
          <w:t>e</w:t>
        </w:r>
        <w:r w:rsidR="00EE4968" w:rsidRPr="005C4023" w:rsidDel="00F63B42">
          <w:rPr>
            <w:lang w:val="en" w:eastAsia="es-ES"/>
          </w:rPr>
          <w:t xml:space="preserve"> problem</w:t>
        </w:r>
        <w:r w:rsidR="0093596D" w:rsidRPr="005C4023" w:rsidDel="00F63B42">
          <w:rPr>
            <w:lang w:val="en" w:eastAsia="es-ES"/>
          </w:rPr>
          <w:t>s</w:t>
        </w:r>
        <w:r w:rsidR="00EE4968" w:rsidRPr="005C4023" w:rsidDel="00F63B42">
          <w:rPr>
            <w:lang w:val="en-US"/>
          </w:rPr>
          <w:t xml:space="preserve"> (Zhao </w:t>
        </w:r>
        <w:r w:rsidR="002A6567" w:rsidRPr="002A6567" w:rsidDel="00F63B42">
          <w:rPr>
            <w:i/>
            <w:lang w:val="en-US"/>
          </w:rPr>
          <w:t>et al.</w:t>
        </w:r>
        <w:r w:rsidR="00EE4968" w:rsidRPr="005C4023" w:rsidDel="00F63B42">
          <w:rPr>
            <w:lang w:val="en-US"/>
          </w:rPr>
          <w:t>, 2018</w:t>
        </w:r>
        <w:r w:rsidR="008962BD" w:rsidRPr="005C4023" w:rsidDel="00F63B42">
          <w:rPr>
            <w:lang w:val="en-US"/>
          </w:rPr>
          <w:t>a</w:t>
        </w:r>
        <w:r w:rsidR="00EE4968" w:rsidRPr="005C4023" w:rsidDel="00F63B42">
          <w:rPr>
            <w:lang w:val="en-US"/>
          </w:rPr>
          <w:t>)</w:t>
        </w:r>
        <w:r w:rsidR="00DB6472" w:rsidDel="00F63B42">
          <w:rPr>
            <w:lang w:val="en-US"/>
          </w:rPr>
          <w:t xml:space="preserve"> </w:t>
        </w:r>
        <w:r w:rsidR="00EE4968" w:rsidRPr="00E540C1" w:rsidDel="00F63B42">
          <w:rPr>
            <w:lang w:val="en-US"/>
          </w:rPr>
          <w:t xml:space="preserve">(Bhatia and Ramadurai, 2017) (Liu </w:t>
        </w:r>
        <w:r w:rsidR="002A6567" w:rsidRPr="002A6567" w:rsidDel="00F63B42">
          <w:rPr>
            <w:i/>
            <w:lang w:val="en-US"/>
          </w:rPr>
          <w:t>et al.</w:t>
        </w:r>
        <w:r w:rsidR="00EE4968" w:rsidRPr="00E540C1" w:rsidDel="00F63B42">
          <w:rPr>
            <w:lang w:val="en-US"/>
          </w:rPr>
          <w:t>, 2018).</w:t>
        </w:r>
      </w:moveFrom>
      <w:moveFromRangeEnd w:id="138"/>
    </w:p>
    <w:p w14:paraId="5989ECD8" w14:textId="5173FFE2" w:rsidR="00EE4968" w:rsidRPr="00E540C1" w:rsidRDefault="00EE4968" w:rsidP="00A12A6E">
      <w:pPr>
        <w:pStyle w:val="cuerpo-tfg"/>
        <w:spacing w:line="480" w:lineRule="auto"/>
        <w:rPr>
          <w:lang w:val="en-US"/>
        </w:rPr>
      </w:pPr>
      <w:r>
        <w:rPr>
          <w:lang w:val="en"/>
        </w:rPr>
        <w:t>Currently, most of the cost of 3D printing is associated with the cost of the filament</w:t>
      </w:r>
      <w:ins w:id="140" w:author="Fabio Alberto Cruz Sanchez" w:date="2020-11-10T11:00:00Z">
        <w:r w:rsidR="00F63B42">
          <w:rPr>
            <w:lang w:val="en"/>
          </w:rPr>
          <w:t xml:space="preserve"> [</w:t>
        </w:r>
        <w:r w:rsidR="00F63B42" w:rsidRPr="00F63B42">
          <w:rPr>
            <w:highlight w:val="yellow"/>
            <w:lang w:val="en"/>
            <w:rPrChange w:id="141" w:author="Fabio Alberto Cruz Sanchez" w:date="2020-11-10T11:00:00Z">
              <w:rPr>
                <w:lang w:val="en"/>
              </w:rPr>
            </w:rPrChange>
          </w:rPr>
          <w:t>ref</w:t>
        </w:r>
        <w:r w:rsidR="00F63B42">
          <w:rPr>
            <w:lang w:val="en"/>
          </w:rPr>
          <w:t>]</w:t>
        </w:r>
      </w:ins>
      <w:r>
        <w:rPr>
          <w:lang w:val="en"/>
        </w:rPr>
        <w:t xml:space="preserve">. </w:t>
      </w:r>
      <w:r w:rsidR="0093596D">
        <w:rPr>
          <w:lang w:val="en"/>
        </w:rPr>
        <w:t>By r</w:t>
      </w:r>
      <w:r>
        <w:rPr>
          <w:lang w:val="en"/>
        </w:rPr>
        <w:t>ecycling raw materials such as polylactic acid (PLA), the emissions of carbon dioxide can be reduced in the transport to landfills or shipping to customers offering environmental benefits</w:t>
      </w:r>
      <w:ins w:id="142" w:author="Fabio Alberto Cruz Sanchez" w:date="2020-11-10T11:00:00Z">
        <w:r w:rsidR="00F63B42">
          <w:rPr>
            <w:lang w:val="en"/>
          </w:rPr>
          <w:t xml:space="preserve"> [ref]</w:t>
        </w:r>
      </w:ins>
      <w:r>
        <w:rPr>
          <w:lang w:val="en"/>
        </w:rPr>
        <w:t xml:space="preserve">. </w:t>
      </w:r>
      <w:ins w:id="143" w:author="Fabio Alberto Cruz Sanchez" w:date="2020-11-10T11:09:00Z">
        <w:r w:rsidR="00304288">
          <w:rPr>
            <w:lang w:val="en"/>
          </w:rPr>
          <w:t xml:space="preserve">The technical </w:t>
        </w:r>
        <w:proofErr w:type="spellStart"/>
        <w:r w:rsidR="00304288">
          <w:rPr>
            <w:lang w:val="en"/>
          </w:rPr>
          <w:t>feasiblity</w:t>
        </w:r>
        <w:proofErr w:type="spellEnd"/>
        <w:r w:rsidR="00304288">
          <w:rPr>
            <w:lang w:val="en"/>
          </w:rPr>
          <w:t xml:space="preserve"> </w:t>
        </w:r>
      </w:ins>
      <w:ins w:id="144" w:author="Fabio Alberto Cruz Sanchez" w:date="2020-11-10T11:10:00Z">
        <w:r w:rsidR="00304288">
          <w:rPr>
            <w:lang w:val="en"/>
          </w:rPr>
          <w:t xml:space="preserve">for recycling </w:t>
        </w:r>
      </w:ins>
      <w:ins w:id="145" w:author="Fabio Alberto Cruz Sanchez" w:date="2020-11-10T11:09:00Z">
        <w:r w:rsidR="00304288">
          <w:rPr>
            <w:lang w:val="en"/>
          </w:rPr>
          <w:t xml:space="preserve">in laboratory </w:t>
        </w:r>
        <w:r w:rsidR="00304288">
          <w:rPr>
            <w:lang w:val="en"/>
          </w:rPr>
          <w:lastRenderedPageBreak/>
          <w:t xml:space="preserve">conditions </w:t>
        </w:r>
      </w:ins>
      <w:del w:id="146" w:author="Fabio Alberto Cruz Sanchez" w:date="2020-11-10T11:09:00Z">
        <w:r w:rsidDel="00304288">
          <w:rPr>
            <w:lang w:val="en"/>
          </w:rPr>
          <w:delText xml:space="preserve">It has </w:delText>
        </w:r>
      </w:del>
      <w:r>
        <w:rPr>
          <w:lang w:val="en"/>
        </w:rPr>
        <w:t>been prove</w:t>
      </w:r>
      <w:ins w:id="147" w:author="Fabio Alberto Cruz Sanchez" w:date="2020-11-10T11:10:00Z">
        <w:r w:rsidR="00304288">
          <w:rPr>
            <w:lang w:val="en"/>
          </w:rPr>
          <w:t>d for PLA [@</w:t>
        </w:r>
        <w:r w:rsidR="00304288" w:rsidRPr="00304288">
          <w:rPr>
            <w:rFonts w:ascii="Calibri" w:hAnsi="Calibri" w:cs="Calibri"/>
            <w:lang w:val="en"/>
          </w:rPr>
          <w:t>﻿</w:t>
        </w:r>
        <w:r w:rsidR="00304288" w:rsidRPr="00304288">
          <w:rPr>
            <w:lang w:val="en"/>
          </w:rPr>
          <w:t>CruzSanchez2017</w:t>
        </w:r>
        <w:r w:rsidR="00304288">
          <w:rPr>
            <w:lang w:val="en"/>
          </w:rPr>
          <w:t>]</w:t>
        </w:r>
      </w:ins>
      <w:ins w:id="148" w:author="Fabio Alberto Cruz Sanchez" w:date="2020-11-10T11:13:00Z">
        <w:r w:rsidR="00304288">
          <w:rPr>
            <w:lang w:val="en"/>
          </w:rPr>
          <w:t>, ABS [</w:t>
        </w:r>
      </w:ins>
      <w:ins w:id="149" w:author="Fabio Alberto Cruz Sanchez" w:date="2020-11-10T11:14:00Z">
        <w:r w:rsidR="00304288">
          <w:rPr>
            <w:lang w:val="en"/>
          </w:rPr>
          <w:t>@</w:t>
        </w:r>
        <w:r w:rsidR="00304288" w:rsidRPr="00304288">
          <w:rPr>
            <w:rFonts w:ascii="Calibri" w:hAnsi="Calibri" w:cs="Calibri"/>
            <w:lang w:val="en"/>
          </w:rPr>
          <w:t>﻿</w:t>
        </w:r>
        <w:r w:rsidR="00304288" w:rsidRPr="00304288">
          <w:rPr>
            <w:lang w:val="en"/>
          </w:rPr>
          <w:t>Vidakis2020</w:t>
        </w:r>
      </w:ins>
      <w:ins w:id="150" w:author="Fabio Alberto Cruz Sanchez" w:date="2020-11-10T11:13:00Z">
        <w:r w:rsidR="00304288">
          <w:rPr>
            <w:lang w:val="en"/>
          </w:rPr>
          <w:t>], PET [</w:t>
        </w:r>
      </w:ins>
      <w:ins w:id="151" w:author="Fabio Alberto Cruz Sanchez" w:date="2020-11-10T11:14:00Z">
        <w:r w:rsidR="00304288">
          <w:rPr>
            <w:lang w:val="en"/>
          </w:rPr>
          <w:t>@</w:t>
        </w:r>
        <w:r w:rsidR="00304288" w:rsidRPr="00304288">
          <w:rPr>
            <w:rFonts w:ascii="Calibri" w:hAnsi="Calibri" w:cs="Calibri"/>
            <w:lang w:val="en"/>
          </w:rPr>
          <w:t>﻿</w:t>
        </w:r>
        <w:r w:rsidR="00304288" w:rsidRPr="00304288">
          <w:rPr>
            <w:lang w:val="en"/>
          </w:rPr>
          <w:t>Zander2018</w:t>
        </w:r>
      </w:ins>
      <w:ins w:id="152" w:author="Fabio Alberto Cruz Sanchez" w:date="2020-11-10T11:13:00Z">
        <w:r w:rsidR="00304288">
          <w:rPr>
            <w:lang w:val="en"/>
          </w:rPr>
          <w:t>]</w:t>
        </w:r>
      </w:ins>
      <w:ins w:id="153" w:author="Fabio Alberto Cruz Sanchez" w:date="2020-11-10T11:10:00Z">
        <w:r w:rsidR="00304288">
          <w:rPr>
            <w:lang w:val="en"/>
          </w:rPr>
          <w:t xml:space="preserve"> </w:t>
        </w:r>
      </w:ins>
      <w:del w:id="154" w:author="Fabio Alberto Cruz Sanchez" w:date="2020-11-10T11:10:00Z">
        <w:r w:rsidDel="00304288">
          <w:rPr>
            <w:lang w:val="en"/>
          </w:rPr>
          <w:delText xml:space="preserve">n </w:delText>
        </w:r>
      </w:del>
      <w:r>
        <w:rPr>
          <w:lang w:val="en"/>
        </w:rPr>
        <w:t>that recycled plastics have a similar performance to their virgin counterparts</w:t>
      </w:r>
      <w:r w:rsidR="009543A3">
        <w:rPr>
          <w:lang w:val="en"/>
        </w:rPr>
        <w:t xml:space="preserve"> and</w:t>
      </w:r>
      <w:r>
        <w:rPr>
          <w:lang w:val="en"/>
        </w:rPr>
        <w:t xml:space="preserve"> they have even been applied in the manufacture of high value products in some sectors such as the automobile</w:t>
      </w:r>
      <w:r w:rsidRPr="00E540C1">
        <w:rPr>
          <w:lang w:val="en-US"/>
        </w:rPr>
        <w:t xml:space="preserve"> (Zhao </w:t>
      </w:r>
      <w:r w:rsidR="002A6567" w:rsidRPr="002A6567">
        <w:rPr>
          <w:i/>
          <w:lang w:val="en-US"/>
        </w:rPr>
        <w:t>et al.</w:t>
      </w:r>
      <w:r w:rsidRPr="00E540C1">
        <w:rPr>
          <w:lang w:val="en-US"/>
        </w:rPr>
        <w:t>, 2018</w:t>
      </w:r>
      <w:r w:rsidR="008962BD">
        <w:rPr>
          <w:lang w:val="en-US"/>
        </w:rPr>
        <w:t>a</w:t>
      </w:r>
      <w:r w:rsidRPr="00E540C1">
        <w:rPr>
          <w:lang w:val="en-US"/>
        </w:rPr>
        <w:t>).</w:t>
      </w:r>
      <w:r w:rsidR="007E6269">
        <w:rPr>
          <w:lang w:val="en-US"/>
        </w:rPr>
        <w:t xml:space="preserve"> </w:t>
      </w:r>
      <w:commentRangeStart w:id="155"/>
      <w:r w:rsidR="007E6269">
        <w:rPr>
          <w:lang w:val="en-US"/>
        </w:rPr>
        <w:t>However,</w:t>
      </w:r>
      <w:ins w:id="156" w:author="Fabio Alberto Cruz Sanchez" w:date="2020-11-10T11:10:00Z">
        <w:r w:rsidR="00304288">
          <w:rPr>
            <w:lang w:val="en-US"/>
          </w:rPr>
          <w:t xml:space="preserve"> </w:t>
        </w:r>
      </w:ins>
      <w:del w:id="157" w:author="Fabio Alberto Cruz Sanchez" w:date="2020-11-10T11:11:00Z">
        <w:r w:rsidR="007E6269" w:rsidDel="00304288">
          <w:rPr>
            <w:lang w:val="en-US"/>
          </w:rPr>
          <w:delText xml:space="preserve"> </w:delText>
        </w:r>
      </w:del>
      <w:r w:rsidR="007E6269">
        <w:rPr>
          <w:lang w:val="en-US"/>
        </w:rPr>
        <w:t xml:space="preserve">studies on the technical </w:t>
      </w:r>
      <w:del w:id="158" w:author="Fabio Alberto Cruz Sanchez" w:date="2020-11-10T11:11:00Z">
        <w:r w:rsidR="007E6269" w:rsidDel="00304288">
          <w:rPr>
            <w:lang w:val="en-US"/>
          </w:rPr>
          <w:delText xml:space="preserve">feasibility </w:delText>
        </w:r>
      </w:del>
      <w:ins w:id="159" w:author="Fabio Alberto Cruz Sanchez" w:date="2020-11-10T11:11:00Z">
        <w:r w:rsidR="00304288">
          <w:rPr>
            <w:lang w:val="en-US"/>
          </w:rPr>
          <w:t xml:space="preserve">acceptability </w:t>
        </w:r>
      </w:ins>
      <w:r w:rsidR="007E6269">
        <w:rPr>
          <w:lang w:val="en-US"/>
        </w:rPr>
        <w:t>of recycled materials as substitutes for conventional virgin materials are still limited</w:t>
      </w:r>
      <w:ins w:id="160" w:author="Fabio Alberto Cruz Sanchez" w:date="2020-11-10T10:57:00Z">
        <w:r w:rsidR="00664F2F">
          <w:rPr>
            <w:lang w:val="en-US"/>
          </w:rPr>
          <w:t xml:space="preserve"> for p</w:t>
        </w:r>
      </w:ins>
      <w:ins w:id="161" w:author="Fabio Alberto Cruz Sanchez" w:date="2020-11-10T10:58:00Z">
        <w:r w:rsidR="00664F2F">
          <w:rPr>
            <w:lang w:val="en-US"/>
          </w:rPr>
          <w:t xml:space="preserve">articular applications </w:t>
        </w:r>
        <w:r w:rsidR="00664F2F" w:rsidRPr="00F63B42">
          <w:rPr>
            <w:highlight w:val="yellow"/>
            <w:lang w:val="en-US"/>
            <w:rPrChange w:id="162" w:author="Fabio Alberto Cruz Sanchez" w:date="2020-11-10T10:58:00Z">
              <w:rPr>
                <w:lang w:val="en-US"/>
              </w:rPr>
            </w:rPrChange>
          </w:rPr>
          <w:t>..</w:t>
        </w:r>
      </w:ins>
      <w:r w:rsidR="007E6269">
        <w:rPr>
          <w:lang w:val="en-US"/>
        </w:rPr>
        <w:t>.</w:t>
      </w:r>
      <w:commentRangeEnd w:id="155"/>
      <w:r w:rsidR="00304288">
        <w:rPr>
          <w:rStyle w:val="Marquedecommentaire"/>
          <w:rFonts w:asciiTheme="minorHAnsi" w:hAnsiTheme="minorHAnsi" w:cstheme="minorBidi"/>
        </w:rPr>
        <w:commentReference w:id="155"/>
      </w:r>
    </w:p>
    <w:p w14:paraId="6E735388" w14:textId="076B48F1" w:rsidR="00304288" w:rsidDel="00304288" w:rsidRDefault="004B6C1F" w:rsidP="00A12A6E">
      <w:pPr>
        <w:pStyle w:val="cuerpo-tfg"/>
        <w:spacing w:line="480" w:lineRule="auto"/>
        <w:ind w:firstLine="0"/>
        <w:rPr>
          <w:del w:id="163" w:author="Fabio Alberto Cruz Sanchez" w:date="2020-11-10T11:12:00Z"/>
          <w:lang w:val="en-US"/>
        </w:rPr>
      </w:pPr>
      <w:r w:rsidRPr="00612BCF">
        <w:rPr>
          <w:lang w:val="en-US"/>
        </w:rPr>
        <w:t xml:space="preserve">The </w:t>
      </w:r>
      <w:r w:rsidR="00145386">
        <w:rPr>
          <w:lang w:val="en-US"/>
        </w:rPr>
        <w:t>present study evaluates</w:t>
      </w:r>
      <w:r w:rsidR="0064717B" w:rsidRPr="00612BCF">
        <w:rPr>
          <w:lang w:val="en-US"/>
        </w:rPr>
        <w:t xml:space="preserve"> the mechanical properties of </w:t>
      </w:r>
      <w:r w:rsidR="00145386">
        <w:rPr>
          <w:lang w:val="en-US"/>
        </w:rPr>
        <w:t xml:space="preserve">both </w:t>
      </w:r>
      <w:r w:rsidR="0064717B" w:rsidRPr="00612BCF">
        <w:rPr>
          <w:lang w:val="en-US"/>
        </w:rPr>
        <w:t>conventio</w:t>
      </w:r>
      <w:r w:rsidR="00145386">
        <w:rPr>
          <w:lang w:val="en-US"/>
        </w:rPr>
        <w:t xml:space="preserve">nal and recycled PLA specimens. The objective of the study is the </w:t>
      </w:r>
      <w:r w:rsidR="0064717B" w:rsidRPr="00612BCF">
        <w:rPr>
          <w:lang w:val="en-US"/>
        </w:rPr>
        <w:t>assess</w:t>
      </w:r>
      <w:r w:rsidR="00145386">
        <w:rPr>
          <w:lang w:val="en-US"/>
        </w:rPr>
        <w:t>ment</w:t>
      </w:r>
      <w:r w:rsidR="0064717B" w:rsidRPr="00612BCF">
        <w:rPr>
          <w:lang w:val="en-US"/>
        </w:rPr>
        <w:t xml:space="preserve"> </w:t>
      </w:r>
      <w:r w:rsidR="00145386">
        <w:rPr>
          <w:lang w:val="en-US"/>
        </w:rPr>
        <w:t xml:space="preserve">of </w:t>
      </w:r>
      <w:r w:rsidR="0064717B" w:rsidRPr="00612BCF">
        <w:rPr>
          <w:lang w:val="en-US"/>
        </w:rPr>
        <w:t xml:space="preserve">the suitability of the </w:t>
      </w:r>
      <w:r w:rsidR="00145386">
        <w:rPr>
          <w:lang w:val="en-US"/>
        </w:rPr>
        <w:t>recycled PLA as replacement to advance to more sustainable 3D printing processes</w:t>
      </w:r>
      <w:r w:rsidR="0064717B" w:rsidRPr="00612BCF">
        <w:rPr>
          <w:lang w:val="en-US"/>
        </w:rPr>
        <w:t xml:space="preserve">. </w:t>
      </w:r>
      <w:r w:rsidR="00145386">
        <w:rPr>
          <w:lang w:val="en-US"/>
        </w:rPr>
        <w:t xml:space="preserve">To do that, the </w:t>
      </w:r>
      <w:r w:rsidR="0071040D">
        <w:rPr>
          <w:lang w:val="en-US"/>
        </w:rPr>
        <w:t xml:space="preserve">study analyzed the influence of </w:t>
      </w:r>
      <w:r w:rsidR="00145386">
        <w:rPr>
          <w:lang w:val="en-US"/>
        </w:rPr>
        <w:t xml:space="preserve">several </w:t>
      </w:r>
      <w:r w:rsidR="0064717B" w:rsidRPr="00612BCF">
        <w:rPr>
          <w:lang w:val="en-US"/>
        </w:rPr>
        <w:t>printing parameters on the mechanical properties of the parts</w:t>
      </w:r>
      <w:r w:rsidR="007E6269">
        <w:rPr>
          <w:lang w:val="en-US"/>
        </w:rPr>
        <w:t xml:space="preserve"> based on a comprehensive experimental program</w:t>
      </w:r>
      <w:r w:rsidR="0064717B" w:rsidRPr="00612BCF">
        <w:rPr>
          <w:lang w:val="en-US"/>
        </w:rPr>
        <w:t>.</w:t>
      </w:r>
      <w:ins w:id="164" w:author="Fabio Alberto Cruz Sanchez" w:date="2020-11-10T11:12:00Z">
        <w:r w:rsidR="00304288">
          <w:rPr>
            <w:lang w:val="en-US"/>
          </w:rPr>
          <w:t xml:space="preserve"> </w:t>
        </w:r>
      </w:ins>
      <w:ins w:id="165" w:author="Fabio Alberto Cruz Sanchez" w:date="2020-11-10T11:13:00Z">
        <w:r w:rsidR="00304288">
          <w:rPr>
            <w:lang w:val="en-US"/>
          </w:rPr>
          <w:t xml:space="preserve">Then, </w:t>
        </w:r>
      </w:ins>
      <w:ins w:id="166" w:author="Fabio Alberto Cruz Sanchez" w:date="2020-11-10T11:47:00Z">
        <w:r w:rsidR="004A2929">
          <w:rPr>
            <w:lang w:val="en-US"/>
          </w:rPr>
          <w:t xml:space="preserve">a </w:t>
        </w:r>
        <w:proofErr w:type="gramStart"/>
        <w:r w:rsidR="004A2929">
          <w:rPr>
            <w:lang w:val="en-US"/>
          </w:rPr>
          <w:t>printed parts</w:t>
        </w:r>
        <w:proofErr w:type="gramEnd"/>
        <w:r w:rsidR="004A2929">
          <w:rPr>
            <w:lang w:val="en-US"/>
          </w:rPr>
          <w:t xml:space="preserve"> was designed comparing with a virgin </w:t>
        </w:r>
      </w:ins>
      <w:ins w:id="167" w:author="Fabio Alberto Cruz Sanchez" w:date="2020-11-10T11:48:00Z">
        <w:r w:rsidR="004A2929">
          <w:rPr>
            <w:lang w:val="en-US"/>
          </w:rPr>
          <w:t>to evaluate the acceptability</w:t>
        </w:r>
      </w:ins>
      <w:ins w:id="168" w:author="Fabio Alberto Cruz Sanchez" w:date="2020-11-10T12:01:00Z">
        <w:r w:rsidR="00920BA4">
          <w:rPr>
            <w:lang w:val="en-US"/>
          </w:rPr>
          <w:t xml:space="preserve"> </w:t>
        </w:r>
        <w:proofErr w:type="spellStart"/>
        <w:r w:rsidR="00920BA4">
          <w:rPr>
            <w:lang w:val="en-US"/>
          </w:rPr>
          <w:t>in</w:t>
        </w:r>
      </w:ins>
      <w:proofErr w:type="spellEnd"/>
      <w:ins w:id="169" w:author="Fabio Alberto Cruz Sanchez" w:date="2020-11-10T11:48:00Z">
        <w:r w:rsidR="004A2929">
          <w:rPr>
            <w:lang w:val="en-US"/>
          </w:rPr>
          <w:t xml:space="preserve"> </w:t>
        </w:r>
      </w:ins>
      <w:ins w:id="170" w:author="Fabio Alberto Cruz Sanchez" w:date="2020-11-10T11:47:00Z">
        <w:r w:rsidR="004A2929">
          <w:rPr>
            <w:lang w:val="en-US"/>
          </w:rPr>
          <w:t xml:space="preserve">… </w:t>
        </w:r>
      </w:ins>
      <w:ins w:id="171" w:author="Fabio Alberto Cruz Sanchez" w:date="2020-11-10T11:13:00Z">
        <w:r w:rsidR="00304288">
          <w:rPr>
            <w:lang w:val="en-US"/>
          </w:rPr>
          <w:t xml:space="preserve"> </w:t>
        </w:r>
      </w:ins>
    </w:p>
    <w:p w14:paraId="4E092387" w14:textId="77777777" w:rsidR="00304288" w:rsidRPr="00612BCF" w:rsidRDefault="00304288" w:rsidP="00304288">
      <w:pPr>
        <w:pStyle w:val="cuerpo-tfg"/>
        <w:spacing w:line="480" w:lineRule="auto"/>
        <w:rPr>
          <w:ins w:id="172" w:author="Fabio Alberto Cruz Sanchez" w:date="2020-11-10T11:12:00Z"/>
          <w:lang w:val="en-US"/>
        </w:rPr>
      </w:pPr>
    </w:p>
    <w:p w14:paraId="2807C36D" w14:textId="54ABD146" w:rsidR="00FC7068" w:rsidRPr="007777AE" w:rsidRDefault="007777AE" w:rsidP="00A12A6E">
      <w:pPr>
        <w:pStyle w:val="cuerpo-tfg"/>
        <w:spacing w:line="480" w:lineRule="auto"/>
        <w:ind w:firstLine="0"/>
        <w:rPr>
          <w:lang w:val="en"/>
        </w:rPr>
      </w:pPr>
      <w:r>
        <w:rPr>
          <w:lang w:val="en"/>
        </w:rPr>
        <w:t xml:space="preserve">2. </w:t>
      </w:r>
      <w:r w:rsidR="00164A35">
        <w:rPr>
          <w:lang w:val="en"/>
        </w:rPr>
        <w:t>LITERATURE REVIEW</w:t>
      </w:r>
    </w:p>
    <w:p w14:paraId="6D904193" w14:textId="3A6E28C1" w:rsidR="00FC7068" w:rsidRPr="005C4023" w:rsidRDefault="00304288" w:rsidP="00A12A6E">
      <w:pPr>
        <w:pStyle w:val="cuerpo-tfg"/>
        <w:spacing w:line="480" w:lineRule="auto"/>
        <w:rPr>
          <w:lang w:val="en-US"/>
        </w:rPr>
      </w:pPr>
      <w:commentRangeStart w:id="173"/>
      <w:ins w:id="174" w:author="Fabio Alberto Cruz Sanchez" w:date="2020-11-10T11:12:00Z">
        <w:r>
          <w:rPr>
            <w:lang w:val="en"/>
          </w:rPr>
          <w:t xml:space="preserve">According to the </w:t>
        </w:r>
      </w:ins>
      <w:ins w:id="175" w:author="Fabio Alberto Cruz Sanchez" w:date="2020-11-10T12:01:00Z">
        <w:r w:rsidR="00920BA4">
          <w:rPr>
            <w:lang w:val="en"/>
          </w:rPr>
          <w:t>in</w:t>
        </w:r>
      </w:ins>
      <w:ins w:id="176" w:author="Fabio Alberto Cruz Sanchez" w:date="2020-11-10T11:12:00Z">
        <w:r>
          <w:rPr>
            <w:lang w:val="en"/>
          </w:rPr>
          <w:t>ternationa</w:t>
        </w:r>
      </w:ins>
      <w:ins w:id="177" w:author="Fabio Alberto Cruz Sanchez" w:date="2020-11-10T11:13:00Z">
        <w:r>
          <w:rPr>
            <w:lang w:val="en"/>
          </w:rPr>
          <w:t>l ISO standar</w:t>
        </w:r>
      </w:ins>
      <w:ins w:id="178" w:author="Fabio Alberto Cruz Sanchez" w:date="2020-11-10T11:56:00Z">
        <w:r w:rsidR="004A2929">
          <w:rPr>
            <w:lang w:val="en"/>
          </w:rPr>
          <w:t>d</w:t>
        </w:r>
      </w:ins>
      <w:ins w:id="179" w:author="Fabio Alberto Cruz Sanchez" w:date="2020-11-10T11:13:00Z">
        <w:r>
          <w:rPr>
            <w:lang w:val="en"/>
          </w:rPr>
          <w:t>, there are seven types of</w:t>
        </w:r>
      </w:ins>
      <w:ins w:id="180" w:author="Fabio Alberto Cruz Sanchez" w:date="2020-11-10T11:14:00Z">
        <w:r>
          <w:rPr>
            <w:lang w:val="en"/>
          </w:rPr>
          <w:t xml:space="preserve"> </w:t>
        </w:r>
        <w:proofErr w:type="spellStart"/>
        <w:r>
          <w:rPr>
            <w:lang w:val="en"/>
          </w:rPr>
          <w:t>additiva</w:t>
        </w:r>
        <w:proofErr w:type="spellEnd"/>
        <w:r>
          <w:rPr>
            <w:lang w:val="en"/>
          </w:rPr>
          <w:t xml:space="preserve"> manufacturing categories</w:t>
        </w:r>
      </w:ins>
      <w:ins w:id="181" w:author="Fabio Alberto Cruz Sanchez" w:date="2020-11-10T11:56:00Z">
        <w:r w:rsidR="004A2929">
          <w:rPr>
            <w:lang w:val="en"/>
          </w:rPr>
          <w:t xml:space="preserve"> [ref]</w:t>
        </w:r>
      </w:ins>
      <w:ins w:id="182" w:author="Fabio Alberto Cruz Sanchez" w:date="2020-11-10T11:14:00Z">
        <w:r>
          <w:rPr>
            <w:lang w:val="en"/>
          </w:rPr>
          <w:t xml:space="preserve">. </w:t>
        </w:r>
      </w:ins>
      <w:ins w:id="183" w:author="Fabio Alberto Cruz Sanchez" w:date="2020-11-10T11:13:00Z">
        <w:r>
          <w:rPr>
            <w:lang w:val="en"/>
          </w:rPr>
          <w:t xml:space="preserve"> </w:t>
        </w:r>
      </w:ins>
      <w:ins w:id="184" w:author="Fabio Alberto Cruz Sanchez" w:date="2020-11-10T11:56:00Z">
        <w:r w:rsidR="004A2929">
          <w:rPr>
            <w:lang w:val="en"/>
          </w:rPr>
          <w:t xml:space="preserve">From a </w:t>
        </w:r>
        <w:proofErr w:type="spellStart"/>
        <w:r w:rsidR="004A2929">
          <w:rPr>
            <w:lang w:val="en"/>
          </w:rPr>
          <w:t>feedtosck</w:t>
        </w:r>
        <w:proofErr w:type="spellEnd"/>
        <w:r w:rsidR="004A2929">
          <w:rPr>
            <w:lang w:val="en"/>
          </w:rPr>
          <w:t xml:space="preserve"> material perspective </w:t>
        </w:r>
      </w:ins>
      <w:proofErr w:type="gramStart"/>
      <w:r w:rsidR="00A36FCB" w:rsidRPr="00A36FCB">
        <w:rPr>
          <w:lang w:val="en"/>
        </w:rPr>
        <w:t>In</w:t>
      </w:r>
      <w:proofErr w:type="gramEnd"/>
      <w:r w:rsidR="00A36FCB" w:rsidRPr="00A36FCB">
        <w:rPr>
          <w:lang w:val="en"/>
        </w:rPr>
        <w:t xml:space="preserve"> general, there are three main categories of materials</w:t>
      </w:r>
      <w:r w:rsidR="007E6269">
        <w:rPr>
          <w:lang w:val="en"/>
        </w:rPr>
        <w:t xml:space="preserve"> for </w:t>
      </w:r>
      <w:r w:rsidR="00172776">
        <w:rPr>
          <w:lang w:val="en"/>
        </w:rPr>
        <w:t>3D printing</w:t>
      </w:r>
      <w:r w:rsidR="00A36FCB" w:rsidRPr="00A36FCB">
        <w:rPr>
          <w:lang w:val="en"/>
        </w:rPr>
        <w:t>; based on liquids, solids and dust. Each of these three categories also has different types of materials</w:t>
      </w:r>
      <w:r w:rsidR="007E6269">
        <w:rPr>
          <w:lang w:val="en"/>
        </w:rPr>
        <w:t xml:space="preserve"> associated</w:t>
      </w:r>
      <w:r w:rsidR="00A36FCB" w:rsidRPr="00A36FCB">
        <w:rPr>
          <w:lang w:val="en"/>
        </w:rPr>
        <w:t xml:space="preserve">, including ceramics, compounds, metals and polymers. </w:t>
      </w:r>
      <w:r w:rsidR="007E6269">
        <w:rPr>
          <w:lang w:val="en"/>
        </w:rPr>
        <w:t>T</w:t>
      </w:r>
      <w:r w:rsidR="00A36FCB" w:rsidRPr="00A36FCB">
        <w:rPr>
          <w:lang w:val="en"/>
        </w:rPr>
        <w:t xml:space="preserve">he </w:t>
      </w:r>
      <w:r w:rsidR="007E6269">
        <w:rPr>
          <w:lang w:val="en"/>
        </w:rPr>
        <w:t xml:space="preserve">state of the </w:t>
      </w:r>
      <w:r w:rsidR="00A36FCB" w:rsidRPr="00A36FCB">
        <w:rPr>
          <w:lang w:val="en"/>
        </w:rPr>
        <w:t>raw material</w:t>
      </w:r>
      <w:r w:rsidR="009543A3">
        <w:rPr>
          <w:lang w:val="en"/>
        </w:rPr>
        <w:t xml:space="preserve"> (e.g., </w:t>
      </w:r>
      <w:r w:rsidR="009543A3" w:rsidRPr="00A36FCB">
        <w:rPr>
          <w:lang w:val="en"/>
        </w:rPr>
        <w:t>dust, sheet, wire or liquid</w:t>
      </w:r>
      <w:r w:rsidR="009543A3">
        <w:rPr>
          <w:lang w:val="en"/>
        </w:rPr>
        <w:t>)</w:t>
      </w:r>
      <w:r w:rsidR="00A36FCB" w:rsidRPr="00A36FCB">
        <w:rPr>
          <w:lang w:val="en"/>
        </w:rPr>
        <w:t xml:space="preserve"> must be compatible with the printing process</w:t>
      </w:r>
      <w:r w:rsidR="00A36FCB" w:rsidRPr="00612BCF">
        <w:rPr>
          <w:lang w:val="en-US"/>
        </w:rPr>
        <w:t xml:space="preserve"> </w:t>
      </w:r>
      <w:r w:rsidR="00FC7068" w:rsidRPr="00612BCF">
        <w:rPr>
          <w:lang w:val="en-US"/>
        </w:rPr>
        <w:t>(</w:t>
      </w:r>
      <w:proofErr w:type="spellStart"/>
      <w:r w:rsidR="00FC7068" w:rsidRPr="00612BCF">
        <w:rPr>
          <w:lang w:val="en-US"/>
        </w:rPr>
        <w:t>Bourell</w:t>
      </w:r>
      <w:proofErr w:type="spellEnd"/>
      <w:r w:rsidR="00FC7068" w:rsidRPr="00612BCF">
        <w:rPr>
          <w:lang w:val="en-US"/>
        </w:rPr>
        <w:t xml:space="preserve"> </w:t>
      </w:r>
      <w:r w:rsidR="002A6567" w:rsidRPr="002A6567">
        <w:rPr>
          <w:i/>
          <w:lang w:val="en-US"/>
        </w:rPr>
        <w:t>et al.</w:t>
      </w:r>
      <w:r w:rsidR="00FC7068" w:rsidRPr="00612BCF">
        <w:rPr>
          <w:i/>
          <w:lang w:val="en-US"/>
        </w:rPr>
        <w:t xml:space="preserve">, </w:t>
      </w:r>
      <w:r w:rsidR="00FC7068" w:rsidRPr="00612BCF">
        <w:rPr>
          <w:lang w:val="en-US"/>
        </w:rPr>
        <w:t>2017) (</w:t>
      </w:r>
      <w:proofErr w:type="spellStart"/>
      <w:r w:rsidR="00FC7068" w:rsidRPr="00612BCF">
        <w:rPr>
          <w:lang w:val="en-US"/>
        </w:rPr>
        <w:t>Sunpreeet</w:t>
      </w:r>
      <w:proofErr w:type="spellEnd"/>
      <w:r w:rsidR="00FC7068" w:rsidRPr="00612BCF">
        <w:rPr>
          <w:lang w:val="en-US"/>
        </w:rPr>
        <w:t xml:space="preserve"> </w:t>
      </w:r>
      <w:r w:rsidR="002A6567" w:rsidRPr="002A6567">
        <w:rPr>
          <w:i/>
          <w:lang w:val="en-US"/>
        </w:rPr>
        <w:t>et al.</w:t>
      </w:r>
      <w:r w:rsidR="00FC7068" w:rsidRPr="00612BCF">
        <w:rPr>
          <w:i/>
          <w:lang w:val="en-US"/>
        </w:rPr>
        <w:t xml:space="preserve">, </w:t>
      </w:r>
      <w:r w:rsidR="00FC7068" w:rsidRPr="00612BCF">
        <w:rPr>
          <w:lang w:val="en-US"/>
        </w:rPr>
        <w:t xml:space="preserve">2017) (Chua </w:t>
      </w:r>
      <w:r w:rsidR="002A6567" w:rsidRPr="002A6567">
        <w:rPr>
          <w:i/>
          <w:lang w:val="en-US"/>
        </w:rPr>
        <w:t>et al.</w:t>
      </w:r>
      <w:r w:rsidR="00FC7068" w:rsidRPr="00612BCF">
        <w:rPr>
          <w:i/>
          <w:lang w:val="en-US"/>
        </w:rPr>
        <w:t xml:space="preserve">, </w:t>
      </w:r>
      <w:r w:rsidR="00FC7068" w:rsidRPr="00612BCF">
        <w:rPr>
          <w:lang w:val="en-US"/>
        </w:rPr>
        <w:t>2017) (</w:t>
      </w:r>
      <w:proofErr w:type="spellStart"/>
      <w:r w:rsidR="00FC7068" w:rsidRPr="00612BCF">
        <w:rPr>
          <w:lang w:val="en-US"/>
        </w:rPr>
        <w:t>Noorani</w:t>
      </w:r>
      <w:proofErr w:type="spellEnd"/>
      <w:r w:rsidR="00FC7068" w:rsidRPr="00612BCF">
        <w:rPr>
          <w:lang w:val="en-US"/>
        </w:rPr>
        <w:t xml:space="preserve">, </w:t>
      </w:r>
      <w:r w:rsidR="00FC7068" w:rsidRPr="00612BCF">
        <w:rPr>
          <w:sz w:val="23"/>
          <w:lang w:val="en-US"/>
        </w:rPr>
        <w:t>2018).</w:t>
      </w:r>
      <w:commentRangeEnd w:id="173"/>
      <w:r w:rsidR="004A2929">
        <w:rPr>
          <w:rStyle w:val="Marquedecommentaire"/>
          <w:rFonts w:asciiTheme="minorHAnsi" w:hAnsiTheme="minorHAnsi" w:cstheme="minorBidi"/>
        </w:rPr>
        <w:commentReference w:id="173"/>
      </w:r>
      <w:r w:rsidR="00A2632F">
        <w:rPr>
          <w:lang w:val="en-US"/>
        </w:rPr>
        <w:t xml:space="preserve"> </w:t>
      </w:r>
      <w:r w:rsidR="00A2632F">
        <w:rPr>
          <w:lang w:val="en"/>
        </w:rPr>
        <w:t xml:space="preserve">One of the most common processes in </w:t>
      </w:r>
      <w:r w:rsidR="00172776">
        <w:rPr>
          <w:lang w:val="en"/>
        </w:rPr>
        <w:t>3D printing</w:t>
      </w:r>
      <w:r w:rsidR="00A2632F">
        <w:rPr>
          <w:lang w:val="en"/>
        </w:rPr>
        <w:t xml:space="preserve"> is the fused deposition modeling (FDM) process. </w:t>
      </w:r>
      <w:r w:rsidR="005549D3">
        <w:rPr>
          <w:lang w:val="en"/>
        </w:rPr>
        <w:t xml:space="preserve">The process is based on material extrusion, so the material is heated above the melting point of the material and then deposited onto a platform </w:t>
      </w:r>
      <w:r w:rsidR="005549D3">
        <w:rPr>
          <w:lang w:val="en"/>
        </w:rPr>
        <w:lastRenderedPageBreak/>
        <w:t>(</w:t>
      </w:r>
      <w:proofErr w:type="spellStart"/>
      <w:r w:rsidR="005549D3" w:rsidRPr="005549D3">
        <w:rPr>
          <w:lang w:val="en"/>
        </w:rPr>
        <w:t>Wolszczak</w:t>
      </w:r>
      <w:proofErr w:type="spellEnd"/>
      <w:r w:rsidR="005549D3">
        <w:rPr>
          <w:lang w:val="en"/>
        </w:rPr>
        <w:t xml:space="preserve"> </w:t>
      </w:r>
      <w:r w:rsidR="002A6567" w:rsidRPr="002A6567">
        <w:rPr>
          <w:i/>
          <w:lang w:val="en"/>
        </w:rPr>
        <w:t>et al.</w:t>
      </w:r>
      <w:r w:rsidR="005549D3">
        <w:rPr>
          <w:lang w:val="en"/>
        </w:rPr>
        <w:t xml:space="preserve">, </w:t>
      </w:r>
      <w:r w:rsidR="00D70F7E">
        <w:rPr>
          <w:lang w:val="en"/>
        </w:rPr>
        <w:t>2018</w:t>
      </w:r>
      <w:r w:rsidR="005549D3">
        <w:rPr>
          <w:lang w:val="en"/>
        </w:rPr>
        <w:t xml:space="preserve">). </w:t>
      </w:r>
      <w:r w:rsidR="00A2632F">
        <w:rPr>
          <w:lang w:val="en"/>
        </w:rPr>
        <w:t>In FDM</w:t>
      </w:r>
      <w:r w:rsidR="00A36FCB">
        <w:rPr>
          <w:lang w:val="en"/>
        </w:rPr>
        <w:t xml:space="preserve">, a variety of thermoplastic materials are </w:t>
      </w:r>
      <w:r w:rsidR="00E966C3">
        <w:rPr>
          <w:lang w:val="en"/>
        </w:rPr>
        <w:t xml:space="preserve">commonly </w:t>
      </w:r>
      <w:r w:rsidR="00A36FCB">
        <w:rPr>
          <w:lang w:val="en"/>
        </w:rPr>
        <w:t xml:space="preserve">used, such as acrylonitrile butadiene styrene </w:t>
      </w:r>
      <w:r w:rsidR="00A36FCB" w:rsidRPr="00612BCF">
        <w:rPr>
          <w:lang w:val="en-US"/>
        </w:rPr>
        <w:t xml:space="preserve">(ABS), </w:t>
      </w:r>
      <w:r w:rsidR="00A36FCB" w:rsidRPr="00612BCF">
        <w:rPr>
          <w:i/>
          <w:lang w:val="en-US"/>
        </w:rPr>
        <w:t>p</w:t>
      </w:r>
      <w:r w:rsidR="00FC7068" w:rsidRPr="00612BCF">
        <w:rPr>
          <w:i/>
          <w:lang w:val="en-US"/>
        </w:rPr>
        <w:t>olyvinylchloride</w:t>
      </w:r>
      <w:r w:rsidR="00A36FCB" w:rsidRPr="00612BCF">
        <w:rPr>
          <w:lang w:val="en-US"/>
        </w:rPr>
        <w:t xml:space="preserve"> (PVS), polycarbonate</w:t>
      </w:r>
      <w:r w:rsidR="00FC7068" w:rsidRPr="00612BCF">
        <w:rPr>
          <w:lang w:val="en-US"/>
        </w:rPr>
        <w:t xml:space="preserve"> (PC), nylon, </w:t>
      </w:r>
      <w:proofErr w:type="spellStart"/>
      <w:r w:rsidR="00FC7068" w:rsidRPr="005C4023">
        <w:rPr>
          <w:lang w:val="en-US"/>
        </w:rPr>
        <w:t>polifenilsulfona</w:t>
      </w:r>
      <w:proofErr w:type="spellEnd"/>
      <w:r w:rsidR="00FC7068" w:rsidRPr="005C4023">
        <w:rPr>
          <w:lang w:val="en-US"/>
        </w:rPr>
        <w:t xml:space="preserve">, </w:t>
      </w:r>
      <w:r w:rsidR="00A36FCB" w:rsidRPr="005C4023">
        <w:rPr>
          <w:i/>
          <w:lang w:val="en-US"/>
        </w:rPr>
        <w:t>high density p</w:t>
      </w:r>
      <w:r w:rsidR="00FC7068" w:rsidRPr="005C4023">
        <w:rPr>
          <w:i/>
          <w:lang w:val="en-US"/>
        </w:rPr>
        <w:t>olyethylene</w:t>
      </w:r>
      <w:r w:rsidR="00FC7068" w:rsidRPr="005C4023">
        <w:rPr>
          <w:lang w:val="en-US"/>
        </w:rPr>
        <w:t xml:space="preserve"> </w:t>
      </w:r>
      <w:r w:rsidR="00A36FCB" w:rsidRPr="005C4023">
        <w:rPr>
          <w:lang w:val="en-US"/>
        </w:rPr>
        <w:t>(</w:t>
      </w:r>
      <w:r w:rsidR="00FC7068" w:rsidRPr="005C4023">
        <w:rPr>
          <w:lang w:val="en-US"/>
        </w:rPr>
        <w:t xml:space="preserve">HDPE), </w:t>
      </w:r>
      <w:r w:rsidR="00A36FCB" w:rsidRPr="005C4023">
        <w:rPr>
          <w:i/>
          <w:lang w:val="en-US"/>
        </w:rPr>
        <w:t>low d</w:t>
      </w:r>
      <w:r w:rsidR="00FC7068" w:rsidRPr="005C4023">
        <w:rPr>
          <w:i/>
          <w:lang w:val="en-US"/>
        </w:rPr>
        <w:t>ensity</w:t>
      </w:r>
      <w:r w:rsidR="00A36FCB" w:rsidRPr="005C4023">
        <w:rPr>
          <w:i/>
          <w:lang w:val="en-US"/>
        </w:rPr>
        <w:t xml:space="preserve"> p</w:t>
      </w:r>
      <w:r w:rsidR="00FC7068" w:rsidRPr="005C4023">
        <w:rPr>
          <w:i/>
          <w:lang w:val="en-US"/>
        </w:rPr>
        <w:t>olyethylene</w:t>
      </w:r>
      <w:r w:rsidR="00FC7068" w:rsidRPr="005C4023">
        <w:rPr>
          <w:lang w:val="en-US"/>
        </w:rPr>
        <w:t xml:space="preserve"> </w:t>
      </w:r>
      <w:r w:rsidR="00A36FCB" w:rsidRPr="005C4023">
        <w:rPr>
          <w:lang w:val="en-US"/>
        </w:rPr>
        <w:t xml:space="preserve">(LDPE), </w:t>
      </w:r>
      <w:r w:rsidR="00A36FCB" w:rsidRPr="005C4023">
        <w:rPr>
          <w:i/>
          <w:lang w:val="en-US"/>
        </w:rPr>
        <w:t>polyethylene t</w:t>
      </w:r>
      <w:r w:rsidR="00FC7068" w:rsidRPr="005C4023">
        <w:rPr>
          <w:i/>
          <w:lang w:val="en-US"/>
        </w:rPr>
        <w:t>erephthalate</w:t>
      </w:r>
      <w:r w:rsidR="00A36FCB" w:rsidRPr="005C4023">
        <w:rPr>
          <w:lang w:val="en-US"/>
        </w:rPr>
        <w:t xml:space="preserve"> (</w:t>
      </w:r>
      <w:r w:rsidR="00FC7068" w:rsidRPr="005C4023">
        <w:rPr>
          <w:lang w:val="en-US"/>
        </w:rPr>
        <w:t xml:space="preserve">PET), </w:t>
      </w:r>
      <w:r w:rsidR="00A36FCB" w:rsidRPr="005C4023">
        <w:rPr>
          <w:i/>
          <w:lang w:val="en-US"/>
        </w:rPr>
        <w:t>high impact p</w:t>
      </w:r>
      <w:r w:rsidR="00FC7068" w:rsidRPr="005C4023">
        <w:rPr>
          <w:i/>
          <w:lang w:val="en-US"/>
        </w:rPr>
        <w:t>olystyrene</w:t>
      </w:r>
      <w:r w:rsidR="00A36FCB" w:rsidRPr="005C4023">
        <w:rPr>
          <w:lang w:val="en-US"/>
        </w:rPr>
        <w:t xml:space="preserve"> (</w:t>
      </w:r>
      <w:r w:rsidR="00FC7068" w:rsidRPr="005C4023">
        <w:rPr>
          <w:lang w:val="en-US"/>
        </w:rPr>
        <w:t xml:space="preserve">HIPS) </w:t>
      </w:r>
      <w:r w:rsidR="00A36FCB" w:rsidRPr="005C4023">
        <w:rPr>
          <w:lang w:val="en-US"/>
        </w:rPr>
        <w:t>and polylactic acid</w:t>
      </w:r>
      <w:r w:rsidR="00FC7068" w:rsidRPr="005C4023">
        <w:rPr>
          <w:lang w:val="en-US"/>
        </w:rPr>
        <w:t xml:space="preserve"> (PLA) (Chua </w:t>
      </w:r>
      <w:r w:rsidR="002A6567" w:rsidRPr="002A6567">
        <w:rPr>
          <w:i/>
          <w:lang w:val="en-US"/>
        </w:rPr>
        <w:t>et al.</w:t>
      </w:r>
      <w:r w:rsidR="00FC7068" w:rsidRPr="005C4023">
        <w:rPr>
          <w:i/>
          <w:lang w:val="en-US"/>
        </w:rPr>
        <w:t xml:space="preserve">, </w:t>
      </w:r>
      <w:r w:rsidR="00FC7068" w:rsidRPr="005C4023">
        <w:rPr>
          <w:lang w:val="en-US"/>
        </w:rPr>
        <w:t xml:space="preserve">2017) (Zhao </w:t>
      </w:r>
      <w:r w:rsidR="002A6567" w:rsidRPr="002A6567">
        <w:rPr>
          <w:i/>
          <w:lang w:val="en-US"/>
        </w:rPr>
        <w:t>et al.</w:t>
      </w:r>
      <w:r w:rsidR="00FC7068" w:rsidRPr="005C4023">
        <w:rPr>
          <w:i/>
          <w:lang w:val="en-US"/>
        </w:rPr>
        <w:t xml:space="preserve">, </w:t>
      </w:r>
      <w:r w:rsidR="00744E08" w:rsidRPr="005C4023">
        <w:rPr>
          <w:lang w:val="en-US"/>
        </w:rPr>
        <w:t>2018</w:t>
      </w:r>
      <w:r w:rsidR="008962BD" w:rsidRPr="005C4023">
        <w:rPr>
          <w:lang w:val="en-US"/>
        </w:rPr>
        <w:t>b</w:t>
      </w:r>
      <w:r w:rsidR="00744E08" w:rsidRPr="005C4023">
        <w:rPr>
          <w:lang w:val="en-US"/>
        </w:rPr>
        <w:t>) (Kumar and</w:t>
      </w:r>
      <w:r w:rsidR="00FC7068" w:rsidRPr="005C4023">
        <w:rPr>
          <w:lang w:val="en-US"/>
        </w:rPr>
        <w:t xml:space="preserve"> Singh, 2018).</w:t>
      </w:r>
    </w:p>
    <w:p w14:paraId="41F36271" w14:textId="05A6E08C" w:rsidR="00EC2B78" w:rsidRDefault="00CB7D68" w:rsidP="00A12A6E">
      <w:pPr>
        <w:pStyle w:val="cuerpo-tfg"/>
        <w:spacing w:line="480" w:lineRule="auto"/>
        <w:rPr>
          <w:lang w:val="en-US"/>
        </w:rPr>
      </w:pPr>
      <w:r w:rsidRPr="005C4023">
        <w:rPr>
          <w:lang w:val="en-US"/>
        </w:rPr>
        <w:t>The development of new materials such as polymers, elastomers and composites in engineering plays a fundamental role</w:t>
      </w:r>
      <w:r w:rsidRPr="00612BCF">
        <w:rPr>
          <w:lang w:val="en-US"/>
        </w:rPr>
        <w:t xml:space="preserve"> in the advance sustainable manufacturing </w:t>
      </w:r>
      <w:r w:rsidR="00744E08" w:rsidRPr="00612BCF">
        <w:rPr>
          <w:lang w:val="en-US"/>
        </w:rPr>
        <w:t>(Ashby and</w:t>
      </w:r>
      <w:r w:rsidR="00FC7068" w:rsidRPr="00612BCF">
        <w:rPr>
          <w:lang w:val="en-US"/>
        </w:rPr>
        <w:t xml:space="preserve"> Johnson 2010). </w:t>
      </w:r>
      <w:r w:rsidR="00EB2A42">
        <w:rPr>
          <w:lang w:val="en-US"/>
        </w:rPr>
        <w:t>Th</w:t>
      </w:r>
      <w:r w:rsidR="001D6978" w:rsidRPr="00612BCF">
        <w:rPr>
          <w:lang w:val="en-US"/>
        </w:rPr>
        <w:t>e</w:t>
      </w:r>
      <w:r w:rsidR="00EB2A42">
        <w:rPr>
          <w:lang w:val="en-US"/>
        </w:rPr>
        <w:t xml:space="preserve"> use</w:t>
      </w:r>
      <w:r w:rsidR="001D6978" w:rsidRPr="00612BCF">
        <w:rPr>
          <w:lang w:val="en-US"/>
        </w:rPr>
        <w:t xml:space="preserve"> of biopolymers of natural and renewable origin, replacing synthetic polymers, is the cellulose, hemicellulose, lignin, starch, alginate, chitosan and derivatives derived from them</w:t>
      </w:r>
      <w:r w:rsidR="00781215">
        <w:rPr>
          <w:lang w:val="en-US"/>
        </w:rPr>
        <w:t xml:space="preserve"> </w:t>
      </w:r>
      <w:r w:rsidR="00781215" w:rsidRPr="00612BCF">
        <w:rPr>
          <w:lang w:val="en-US"/>
        </w:rPr>
        <w:t>represent the most abundant bio-based and renewable raw materials for different 3D printing technologies</w:t>
      </w:r>
      <w:r w:rsidR="001D6978" w:rsidRPr="00612BCF">
        <w:rPr>
          <w:lang w:val="en-US"/>
        </w:rPr>
        <w:t xml:space="preserve">. </w:t>
      </w:r>
      <w:r w:rsidR="00781215">
        <w:rPr>
          <w:lang w:val="en-US"/>
        </w:rPr>
        <w:t>In addition</w:t>
      </w:r>
      <w:r w:rsidR="001D6978" w:rsidRPr="00612BCF">
        <w:rPr>
          <w:lang w:val="en-US"/>
        </w:rPr>
        <w:t xml:space="preserve">, these biopolymers of natural </w:t>
      </w:r>
      <w:r w:rsidR="0048364E" w:rsidRPr="00612BCF">
        <w:rPr>
          <w:lang w:val="en-US"/>
        </w:rPr>
        <w:t>origin</w:t>
      </w:r>
      <w:r w:rsidR="001D6978" w:rsidRPr="00612BCF">
        <w:rPr>
          <w:lang w:val="en-US"/>
        </w:rPr>
        <w:t xml:space="preserve"> include lignocellulosic materials, seaweed materials and exoskeleton crustacean materials</w:t>
      </w:r>
      <w:r w:rsidR="00781215">
        <w:rPr>
          <w:lang w:val="en-US"/>
        </w:rPr>
        <w:t xml:space="preserve"> </w:t>
      </w:r>
      <w:r w:rsidR="00FC7068" w:rsidRPr="00612BCF">
        <w:rPr>
          <w:lang w:val="en-US"/>
        </w:rPr>
        <w:t xml:space="preserve">(Liu </w:t>
      </w:r>
      <w:r w:rsidR="002A6567" w:rsidRPr="002A6567">
        <w:rPr>
          <w:i/>
          <w:lang w:val="en-US"/>
        </w:rPr>
        <w:t>et al.</w:t>
      </w:r>
      <w:r w:rsidR="00FC7068" w:rsidRPr="00612BCF">
        <w:rPr>
          <w:i/>
          <w:lang w:val="en-US"/>
        </w:rPr>
        <w:t xml:space="preserve">, </w:t>
      </w:r>
      <w:r w:rsidR="00FC7068" w:rsidRPr="00612BCF">
        <w:rPr>
          <w:lang w:val="en-US"/>
        </w:rPr>
        <w:t>2018).</w:t>
      </w:r>
      <w:r w:rsidR="0020124C">
        <w:rPr>
          <w:lang w:val="en-US"/>
        </w:rPr>
        <w:t xml:space="preserve"> Liu </w:t>
      </w:r>
      <w:r w:rsidR="002A6567" w:rsidRPr="002A6567">
        <w:rPr>
          <w:i/>
          <w:lang w:val="en-US"/>
        </w:rPr>
        <w:t>et al.</w:t>
      </w:r>
      <w:r w:rsidR="0020124C">
        <w:rPr>
          <w:lang w:val="en-US"/>
        </w:rPr>
        <w:t xml:space="preserve"> (2018) reviews a wide range of biobased printing materials with the adequate printing/solidification approach and printed structures and potential applications. Most of them find potential applications in biomedicine such as Cellulose nanofibers (CNF)/alginate and </w:t>
      </w:r>
      <w:r w:rsidR="0020124C" w:rsidRPr="0020124C">
        <w:rPr>
          <w:lang w:val="en-US"/>
        </w:rPr>
        <w:t>Methylcellulose alginate</w:t>
      </w:r>
      <w:r w:rsidR="0020124C">
        <w:rPr>
          <w:lang w:val="en-US"/>
        </w:rPr>
        <w:t xml:space="preserve"> that have as potential applications cartilage tissue engineering and regenerative therapy, respectively.</w:t>
      </w:r>
      <w:r w:rsidR="005615BD">
        <w:rPr>
          <w:lang w:val="en-US"/>
        </w:rPr>
        <w:t xml:space="preserve"> </w:t>
      </w:r>
      <w:r w:rsidR="0048364E">
        <w:rPr>
          <w:lang w:val="en-US"/>
        </w:rPr>
        <w:t>T</w:t>
      </w:r>
      <w:r w:rsidR="0048364E" w:rsidRPr="005615BD">
        <w:rPr>
          <w:lang w:val="en-US"/>
        </w:rPr>
        <w:t>o print biological matter</w:t>
      </w:r>
      <w:r w:rsidR="0048364E">
        <w:rPr>
          <w:lang w:val="en-US"/>
        </w:rPr>
        <w:t>,</w:t>
      </w:r>
      <w:r w:rsidR="0048364E" w:rsidRPr="005615BD">
        <w:rPr>
          <w:lang w:val="en-US"/>
        </w:rPr>
        <w:t xml:space="preserve"> </w:t>
      </w:r>
      <w:r w:rsidR="0048364E">
        <w:rPr>
          <w:lang w:val="en-US"/>
        </w:rPr>
        <w:t>n</w:t>
      </w:r>
      <w:r w:rsidR="0018661E" w:rsidRPr="005615BD">
        <w:rPr>
          <w:lang w:val="en-US"/>
        </w:rPr>
        <w:t xml:space="preserve">ew </w:t>
      </w:r>
      <w:r w:rsidR="00172776">
        <w:rPr>
          <w:lang w:val="en-US"/>
        </w:rPr>
        <w:t>3D printing</w:t>
      </w:r>
      <w:r w:rsidR="00EC2B78" w:rsidRPr="005615BD">
        <w:rPr>
          <w:lang w:val="en-US"/>
        </w:rPr>
        <w:t xml:space="preserve"> </w:t>
      </w:r>
      <w:r w:rsidR="0018661E" w:rsidRPr="005615BD">
        <w:rPr>
          <w:lang w:val="en-US"/>
        </w:rPr>
        <w:t xml:space="preserve">methods, such as </w:t>
      </w:r>
      <w:proofErr w:type="spellStart"/>
      <w:r w:rsidR="0018661E" w:rsidRPr="005615BD">
        <w:rPr>
          <w:lang w:val="en-US"/>
        </w:rPr>
        <w:t>cryolithography</w:t>
      </w:r>
      <w:proofErr w:type="spellEnd"/>
      <w:r w:rsidR="0018661E" w:rsidRPr="005615BD">
        <w:rPr>
          <w:lang w:val="en-US"/>
        </w:rPr>
        <w:t xml:space="preserve">, are </w:t>
      </w:r>
      <w:r w:rsidR="0048364E">
        <w:rPr>
          <w:lang w:val="en-US"/>
        </w:rPr>
        <w:t>appearing</w:t>
      </w:r>
      <w:r w:rsidR="0018661E" w:rsidRPr="005615BD">
        <w:rPr>
          <w:lang w:val="en-US"/>
        </w:rPr>
        <w:t xml:space="preserve">. These methods find applications in </w:t>
      </w:r>
      <w:r w:rsidR="00EC2B78" w:rsidRPr="005615BD">
        <w:rPr>
          <w:lang w:val="en-US"/>
        </w:rPr>
        <w:t>tissue engineering and food engineering</w:t>
      </w:r>
      <w:r w:rsidR="0018661E" w:rsidRPr="005615BD">
        <w:rPr>
          <w:lang w:val="en-US"/>
        </w:rPr>
        <w:t xml:space="preserve"> (Zawada </w:t>
      </w:r>
      <w:r w:rsidR="002A6567" w:rsidRPr="002A6567">
        <w:rPr>
          <w:i/>
          <w:lang w:val="en-US"/>
        </w:rPr>
        <w:t>et al.</w:t>
      </w:r>
      <w:r w:rsidR="0018661E" w:rsidRPr="005615BD">
        <w:rPr>
          <w:lang w:val="en-US"/>
        </w:rPr>
        <w:t xml:space="preserve"> (2018)).</w:t>
      </w:r>
    </w:p>
    <w:p w14:paraId="25D2A4FE" w14:textId="42AFF4A5" w:rsidR="00C106C2" w:rsidRPr="005C4023" w:rsidRDefault="00C47A78" w:rsidP="00A12A6E">
      <w:pPr>
        <w:pStyle w:val="cuerpo-tfg"/>
        <w:spacing w:line="480" w:lineRule="auto"/>
        <w:rPr>
          <w:lang w:val="en-US"/>
        </w:rPr>
      </w:pPr>
      <w:r w:rsidRPr="00612BCF">
        <w:rPr>
          <w:lang w:val="en-US"/>
        </w:rPr>
        <w:t>Polylactic acid is a type of natural biopolymer obtained from crops such as starch or sugar cane</w:t>
      </w:r>
      <w:r w:rsidR="00C106C2" w:rsidRPr="00612BCF">
        <w:rPr>
          <w:lang w:val="en-US"/>
        </w:rPr>
        <w:t xml:space="preserve">. </w:t>
      </w:r>
      <w:r w:rsidR="00F82D1D" w:rsidRPr="00F82D1D">
        <w:rPr>
          <w:lang w:val="en"/>
        </w:rPr>
        <w:t>It is a</w:t>
      </w:r>
      <w:r w:rsidR="00F82D1D">
        <w:rPr>
          <w:lang w:val="en"/>
        </w:rPr>
        <w:t xml:space="preserve"> biodegradable biopolymer constituted</w:t>
      </w:r>
      <w:r w:rsidR="00F82D1D" w:rsidRPr="00F82D1D">
        <w:rPr>
          <w:lang w:val="en"/>
        </w:rPr>
        <w:t xml:space="preserve"> of lactic acid molecules and </w:t>
      </w:r>
      <w:r w:rsidR="00F82D1D">
        <w:rPr>
          <w:lang w:val="en"/>
        </w:rPr>
        <w:t xml:space="preserve">it is </w:t>
      </w:r>
      <w:r w:rsidR="00F82D1D" w:rsidRPr="00F82D1D">
        <w:rPr>
          <w:lang w:val="en"/>
        </w:rPr>
        <w:t xml:space="preserve">one of the most used materials in 3D printing. In addition, </w:t>
      </w:r>
      <w:r w:rsidR="0048364E">
        <w:rPr>
          <w:lang w:val="en"/>
        </w:rPr>
        <w:t xml:space="preserve">PLA </w:t>
      </w:r>
      <w:r w:rsidR="00F82D1D" w:rsidRPr="00F82D1D">
        <w:rPr>
          <w:lang w:val="en"/>
        </w:rPr>
        <w:t xml:space="preserve">is a </w:t>
      </w:r>
      <w:r w:rsidR="0048364E">
        <w:rPr>
          <w:lang w:val="en"/>
        </w:rPr>
        <w:t xml:space="preserve">sustainable </w:t>
      </w:r>
      <w:r w:rsidR="0048364E">
        <w:rPr>
          <w:lang w:val="en"/>
        </w:rPr>
        <w:lastRenderedPageBreak/>
        <w:t xml:space="preserve">alternative that </w:t>
      </w:r>
      <w:r w:rsidR="00F82D1D" w:rsidRPr="005C4023">
        <w:rPr>
          <w:lang w:val="en"/>
        </w:rPr>
        <w:t>shows a range of crystallinity and mechanical properties between polystyrene and polyethylene terephthalate</w:t>
      </w:r>
      <w:r w:rsidR="00F82D1D" w:rsidRPr="005C4023">
        <w:rPr>
          <w:lang w:val="en-US"/>
        </w:rPr>
        <w:t xml:space="preserve"> </w:t>
      </w:r>
      <w:r w:rsidR="00C106C2" w:rsidRPr="005C4023">
        <w:rPr>
          <w:lang w:val="en-US"/>
        </w:rPr>
        <w:t xml:space="preserve">(Kumar </w:t>
      </w:r>
      <w:r w:rsidR="002A6567" w:rsidRPr="002A6567">
        <w:rPr>
          <w:i/>
          <w:lang w:val="en-US"/>
        </w:rPr>
        <w:t>et al.</w:t>
      </w:r>
      <w:r w:rsidR="00C106C2" w:rsidRPr="005C4023">
        <w:rPr>
          <w:i/>
          <w:lang w:val="en-US"/>
        </w:rPr>
        <w:t xml:space="preserve">, </w:t>
      </w:r>
      <w:r w:rsidR="00C106C2" w:rsidRPr="005C4023">
        <w:rPr>
          <w:lang w:val="en-US"/>
        </w:rPr>
        <w:t xml:space="preserve">2018) (Zhao </w:t>
      </w:r>
      <w:r w:rsidR="002A6567" w:rsidRPr="002A6567">
        <w:rPr>
          <w:i/>
          <w:lang w:val="en-US"/>
        </w:rPr>
        <w:t>et al.</w:t>
      </w:r>
      <w:r w:rsidR="00C106C2" w:rsidRPr="005C4023">
        <w:rPr>
          <w:i/>
          <w:lang w:val="en-US"/>
        </w:rPr>
        <w:t>,</w:t>
      </w:r>
      <w:r w:rsidR="00C106C2" w:rsidRPr="005C4023">
        <w:rPr>
          <w:i/>
          <w:spacing w:val="-23"/>
          <w:lang w:val="en-US"/>
        </w:rPr>
        <w:t xml:space="preserve"> </w:t>
      </w:r>
      <w:r w:rsidR="00C106C2" w:rsidRPr="005C4023">
        <w:rPr>
          <w:lang w:val="en-US"/>
        </w:rPr>
        <w:t>2018</w:t>
      </w:r>
      <w:r w:rsidR="00285BE8" w:rsidRPr="005C4023">
        <w:rPr>
          <w:lang w:val="en-US"/>
        </w:rPr>
        <w:t>b</w:t>
      </w:r>
      <w:r w:rsidR="00C106C2" w:rsidRPr="005C4023">
        <w:rPr>
          <w:lang w:val="en-US"/>
        </w:rPr>
        <w:t>).</w:t>
      </w:r>
    </w:p>
    <w:p w14:paraId="3C956D33" w14:textId="3D7F6801" w:rsidR="00FB2EFD" w:rsidRDefault="009543A3" w:rsidP="00A12A6E">
      <w:pPr>
        <w:pStyle w:val="cuerpo-tfg"/>
        <w:spacing w:line="480" w:lineRule="auto"/>
        <w:rPr>
          <w:lang w:val="en"/>
        </w:rPr>
      </w:pPr>
      <w:r>
        <w:rPr>
          <w:lang w:val="en-US" w:eastAsia="es-ES"/>
        </w:rPr>
        <w:t>Re</w:t>
      </w:r>
      <w:r w:rsidR="00F82D1D" w:rsidRPr="005C4023">
        <w:rPr>
          <w:lang w:val="en" w:eastAsia="es-ES"/>
        </w:rPr>
        <w:t>cycling (mixing of virgin material with used material) of raw material is a method of special interest to contribute to manufacture in a sustainable way</w:t>
      </w:r>
      <w:r w:rsidR="00F82D1D" w:rsidRPr="005C4023">
        <w:rPr>
          <w:lang w:val="en-US" w:eastAsia="es-ES"/>
        </w:rPr>
        <w:t xml:space="preserve"> </w:t>
      </w:r>
      <w:r w:rsidR="00635EC0" w:rsidRPr="005C4023">
        <w:rPr>
          <w:lang w:val="en-US"/>
        </w:rPr>
        <w:t xml:space="preserve">(Zhao </w:t>
      </w:r>
      <w:r w:rsidR="002A6567" w:rsidRPr="002A6567">
        <w:rPr>
          <w:i/>
          <w:lang w:val="en-US"/>
        </w:rPr>
        <w:t>et al.</w:t>
      </w:r>
      <w:r w:rsidR="00635EC0" w:rsidRPr="005C4023">
        <w:rPr>
          <w:i/>
          <w:lang w:val="en-US"/>
        </w:rPr>
        <w:t xml:space="preserve">, </w:t>
      </w:r>
      <w:r w:rsidR="00635EC0" w:rsidRPr="005C4023">
        <w:rPr>
          <w:lang w:val="en-US"/>
        </w:rPr>
        <w:t>2018</w:t>
      </w:r>
      <w:r w:rsidR="008962BD" w:rsidRPr="005C4023">
        <w:rPr>
          <w:lang w:val="en-US"/>
        </w:rPr>
        <w:t>a</w:t>
      </w:r>
      <w:r w:rsidR="00635EC0" w:rsidRPr="005C4023">
        <w:rPr>
          <w:lang w:val="en-US"/>
        </w:rPr>
        <w:t>).</w:t>
      </w:r>
      <w:r w:rsidR="005615BD" w:rsidRPr="005C4023">
        <w:rPr>
          <w:lang w:val="en-US"/>
        </w:rPr>
        <w:t xml:space="preserve"> However, it is important to evaluate the properties of the recycled materials before substituting virgin for recycled materials. In this sense, </w:t>
      </w:r>
      <w:bookmarkStart w:id="185" w:name="_bookmark15"/>
      <w:bookmarkEnd w:id="185"/>
      <w:r w:rsidR="00C5798C" w:rsidRPr="005C4023">
        <w:rPr>
          <w:lang w:val="en-US"/>
        </w:rPr>
        <w:t xml:space="preserve">Kumar </w:t>
      </w:r>
      <w:r w:rsidR="002A6567" w:rsidRPr="002A6567">
        <w:rPr>
          <w:i/>
          <w:lang w:val="en-US"/>
        </w:rPr>
        <w:t>et al.</w:t>
      </w:r>
      <w:r w:rsidR="00C5798C" w:rsidRPr="005C4023">
        <w:rPr>
          <w:i/>
          <w:lang w:val="en-US"/>
        </w:rPr>
        <w:t xml:space="preserve"> </w:t>
      </w:r>
      <w:r w:rsidR="00C5798C" w:rsidRPr="005C4023">
        <w:rPr>
          <w:lang w:val="en-US"/>
        </w:rPr>
        <w:t xml:space="preserve">(2018) </w:t>
      </w:r>
      <w:r w:rsidR="00C5798C" w:rsidRPr="005C4023">
        <w:rPr>
          <w:lang w:val="en"/>
        </w:rPr>
        <w:t>compared the</w:t>
      </w:r>
      <w:r w:rsidR="005615BD" w:rsidRPr="005C4023">
        <w:rPr>
          <w:lang w:val="en"/>
        </w:rPr>
        <w:t xml:space="preserve"> elongation at break, load at break, flow index, Young's module and breaking stress</w:t>
      </w:r>
      <w:r w:rsidR="00C5798C" w:rsidRPr="005C4023">
        <w:rPr>
          <w:lang w:val="en"/>
        </w:rPr>
        <w:t xml:space="preserve"> </w:t>
      </w:r>
      <w:r w:rsidR="005615BD" w:rsidRPr="005C4023">
        <w:rPr>
          <w:lang w:val="en"/>
        </w:rPr>
        <w:t>of recycled</w:t>
      </w:r>
      <w:r w:rsidR="005615BD">
        <w:rPr>
          <w:lang w:val="en"/>
        </w:rPr>
        <w:t xml:space="preserve"> ABS, high impact polystyrene (HIPS) and </w:t>
      </w:r>
      <w:r w:rsidR="00C5798C" w:rsidRPr="00F82D1D">
        <w:rPr>
          <w:lang w:val="en"/>
        </w:rPr>
        <w:t>PLA</w:t>
      </w:r>
      <w:r w:rsidR="00C5798C" w:rsidRPr="00BF7F19">
        <w:rPr>
          <w:lang w:val="en"/>
        </w:rPr>
        <w:t>. T</w:t>
      </w:r>
      <w:r w:rsidR="00C5798C" w:rsidRPr="001D700F">
        <w:rPr>
          <w:lang w:val="en"/>
        </w:rPr>
        <w:t xml:space="preserve">he PLA </w:t>
      </w:r>
      <w:r>
        <w:rPr>
          <w:lang w:val="en"/>
        </w:rPr>
        <w:t>showed the highest</w:t>
      </w:r>
      <w:r w:rsidR="00C5798C" w:rsidRPr="001D700F">
        <w:rPr>
          <w:lang w:val="en"/>
        </w:rPr>
        <w:t xml:space="preserve"> elongation at break along with the ABS. In addition, the PLA ha</w:t>
      </w:r>
      <w:r>
        <w:rPr>
          <w:lang w:val="en"/>
        </w:rPr>
        <w:t>d</w:t>
      </w:r>
      <w:r w:rsidR="00C5798C" w:rsidRPr="001D700F">
        <w:rPr>
          <w:lang w:val="en"/>
        </w:rPr>
        <w:t xml:space="preserve"> a higher breaking load and breaking stress, although a smaller Young's modulus.</w:t>
      </w:r>
      <w:r w:rsidR="006C7877">
        <w:rPr>
          <w:lang w:val="en"/>
        </w:rPr>
        <w:t xml:space="preserve"> </w:t>
      </w:r>
      <w:r>
        <w:rPr>
          <w:lang w:val="en"/>
        </w:rPr>
        <w:t>Other</w:t>
      </w:r>
      <w:r w:rsidR="00DB6472" w:rsidRPr="005C4023">
        <w:rPr>
          <w:lang w:val="en-US"/>
        </w:rPr>
        <w:t xml:space="preserve"> authors such as Gu </w:t>
      </w:r>
      <w:r w:rsidR="002A6567" w:rsidRPr="002A6567">
        <w:rPr>
          <w:i/>
          <w:lang w:val="en-US"/>
        </w:rPr>
        <w:t>et al.</w:t>
      </w:r>
      <w:r w:rsidR="00DB6472" w:rsidRPr="005C4023">
        <w:rPr>
          <w:lang w:val="en-US"/>
        </w:rPr>
        <w:t xml:space="preserve"> (2016) identified the suitability of </w:t>
      </w:r>
      <w:r w:rsidR="00DB6472">
        <w:rPr>
          <w:lang w:val="en-US"/>
        </w:rPr>
        <w:t xml:space="preserve">using </w:t>
      </w:r>
      <w:r w:rsidR="00DB6472" w:rsidRPr="005C4023">
        <w:rPr>
          <w:lang w:val="en-US"/>
        </w:rPr>
        <w:t>re</w:t>
      </w:r>
      <w:r w:rsidR="00DB6472">
        <w:rPr>
          <w:lang w:val="en-US"/>
        </w:rPr>
        <w:t xml:space="preserve">cycled polypropylene </w:t>
      </w:r>
      <w:r w:rsidR="00DB6472" w:rsidRPr="005C4023">
        <w:rPr>
          <w:lang w:val="en-US"/>
        </w:rPr>
        <w:t>instead of virgin polypropylene based</w:t>
      </w:r>
      <w:r w:rsidR="00DB6472">
        <w:rPr>
          <w:lang w:val="en-US"/>
        </w:rPr>
        <w:t xml:space="preserve"> on mechanical properties. Specifically, they found that the use of fillers (talc and glass </w:t>
      </w:r>
      <w:proofErr w:type="spellStart"/>
      <w:r w:rsidR="00DB6472">
        <w:rPr>
          <w:lang w:val="en-US"/>
        </w:rPr>
        <w:t>fibre</w:t>
      </w:r>
      <w:proofErr w:type="spellEnd"/>
      <w:r w:rsidR="00DB6472">
        <w:rPr>
          <w:lang w:val="en-US"/>
        </w:rPr>
        <w:t xml:space="preserve">) improved the mechanical properties. </w:t>
      </w:r>
      <w:proofErr w:type="spellStart"/>
      <w:r w:rsidR="006B5A5A" w:rsidRPr="00A70D01">
        <w:rPr>
          <w:lang w:val="en-GB"/>
        </w:rPr>
        <w:t>Babagowda</w:t>
      </w:r>
      <w:proofErr w:type="spellEnd"/>
      <w:r w:rsidR="006B5A5A" w:rsidRPr="00A70D01">
        <w:rPr>
          <w:lang w:val="en-GB"/>
        </w:rPr>
        <w:t xml:space="preserve"> </w:t>
      </w:r>
      <w:r w:rsidR="002A6567" w:rsidRPr="002A6567">
        <w:rPr>
          <w:i/>
          <w:lang w:val="en-GB"/>
        </w:rPr>
        <w:t>et al.</w:t>
      </w:r>
      <w:r w:rsidR="006B5A5A" w:rsidRPr="00A70D01">
        <w:rPr>
          <w:lang w:val="en-GB"/>
        </w:rPr>
        <w:t xml:space="preserve"> (2018) studied the influence of the percentage of recycled PLA used in the filament (i.e., 10 to 50 %) showing that the smaller the percentage the higher the ultimate tensile stre</w:t>
      </w:r>
      <w:r w:rsidR="00DB6472">
        <w:rPr>
          <w:lang w:val="en-GB"/>
        </w:rPr>
        <w:t>n</w:t>
      </w:r>
      <w:r w:rsidR="006B5A5A" w:rsidRPr="00A70D01">
        <w:rPr>
          <w:lang w:val="en-GB"/>
        </w:rPr>
        <w:t xml:space="preserve">gth. </w:t>
      </w:r>
      <w:proofErr w:type="spellStart"/>
      <w:r w:rsidR="00DC6A2E">
        <w:rPr>
          <w:lang w:val="en-GB"/>
        </w:rPr>
        <w:t>Pinho</w:t>
      </w:r>
      <w:proofErr w:type="spellEnd"/>
      <w:r w:rsidR="00DC6A2E">
        <w:rPr>
          <w:lang w:val="en-GB"/>
        </w:rPr>
        <w:t xml:space="preserve"> et al. (2020) obtained higher values of tensile stress for recycled PLA when comparing to the virgin one. </w:t>
      </w:r>
      <w:r w:rsidR="006C7877">
        <w:rPr>
          <w:lang w:val="en"/>
        </w:rPr>
        <w:t>Nur-A-</w:t>
      </w:r>
      <w:proofErr w:type="spellStart"/>
      <w:r w:rsidR="006C7877">
        <w:rPr>
          <w:lang w:val="en"/>
        </w:rPr>
        <w:t>Tomal</w:t>
      </w:r>
      <w:proofErr w:type="spellEnd"/>
      <w:r w:rsidR="006C7877">
        <w:rPr>
          <w:lang w:val="en"/>
        </w:rPr>
        <w:t xml:space="preserve"> </w:t>
      </w:r>
      <w:r w:rsidR="002A6567" w:rsidRPr="002A6567">
        <w:rPr>
          <w:i/>
          <w:lang w:val="en"/>
        </w:rPr>
        <w:t>et al.</w:t>
      </w:r>
      <w:r w:rsidR="006C7877">
        <w:rPr>
          <w:lang w:val="en"/>
        </w:rPr>
        <w:t xml:space="preserve"> (2020) presented a paper to evaluate the reusing of waste children’s toys as raw material for 3D printing.</w:t>
      </w:r>
    </w:p>
    <w:p w14:paraId="52312B4D" w14:textId="35F7A2F6" w:rsidR="00635EC0" w:rsidRDefault="006B5A5A" w:rsidP="00A12A6E">
      <w:pPr>
        <w:pStyle w:val="cuerpo-tfg"/>
        <w:spacing w:line="480" w:lineRule="auto"/>
        <w:rPr>
          <w:lang w:val="en"/>
        </w:rPr>
      </w:pPr>
      <w:r>
        <w:rPr>
          <w:lang w:val="en" w:eastAsia="es-ES"/>
        </w:rPr>
        <w:t xml:space="preserve">As Suárez and Domínguez (2020) pointed out, the use of </w:t>
      </w:r>
      <w:r w:rsidR="009543A3">
        <w:rPr>
          <w:lang w:val="en" w:eastAsia="es-ES"/>
        </w:rPr>
        <w:t>recycled</w:t>
      </w:r>
      <w:r w:rsidRPr="00A70D01">
        <w:rPr>
          <w:lang w:val="en-GB"/>
        </w:rPr>
        <w:t xml:space="preserve"> materials is still uncertain because the potential changes in the material properties then recycling. </w:t>
      </w:r>
      <w:r w:rsidR="00635EC0" w:rsidRPr="00781215">
        <w:rPr>
          <w:lang w:val="en" w:eastAsia="es-ES"/>
        </w:rPr>
        <w:t xml:space="preserve">Zhao </w:t>
      </w:r>
      <w:r w:rsidR="002A6567" w:rsidRPr="002A6567">
        <w:rPr>
          <w:i/>
          <w:lang w:val="en" w:eastAsia="es-ES"/>
        </w:rPr>
        <w:t>et al.</w:t>
      </w:r>
      <w:r w:rsidR="00635EC0" w:rsidRPr="00612BCF">
        <w:rPr>
          <w:i/>
          <w:lang w:val="en-US"/>
        </w:rPr>
        <w:t xml:space="preserve"> </w:t>
      </w:r>
      <w:r w:rsidR="00635EC0" w:rsidRPr="00612BCF">
        <w:rPr>
          <w:lang w:val="en-US"/>
        </w:rPr>
        <w:t>(2018</w:t>
      </w:r>
      <w:r w:rsidR="008962BD">
        <w:rPr>
          <w:lang w:val="en-US"/>
        </w:rPr>
        <w:t>a</w:t>
      </w:r>
      <w:r w:rsidR="00635EC0" w:rsidRPr="00612BCF">
        <w:rPr>
          <w:lang w:val="en-US"/>
        </w:rPr>
        <w:t xml:space="preserve">) </w:t>
      </w:r>
      <w:r w:rsidR="005B3388" w:rsidRPr="005B3388">
        <w:rPr>
          <w:lang w:val="en"/>
        </w:rPr>
        <w:t>studied the cycles of printing that is able to withstand the PLA</w:t>
      </w:r>
      <w:r w:rsidR="005B3388">
        <w:rPr>
          <w:lang w:val="en"/>
        </w:rPr>
        <w:t xml:space="preserve"> </w:t>
      </w:r>
      <w:r w:rsidR="005B3388" w:rsidRPr="005B3388">
        <w:rPr>
          <w:lang w:val="en"/>
        </w:rPr>
        <w:t>until it loses much of its propert</w:t>
      </w:r>
      <w:r w:rsidR="0048364E">
        <w:rPr>
          <w:lang w:val="en"/>
        </w:rPr>
        <w:t xml:space="preserve">ies. Thus, they showed that </w:t>
      </w:r>
      <w:r w:rsidR="005B3388" w:rsidRPr="005B3388">
        <w:rPr>
          <w:lang w:val="en"/>
        </w:rPr>
        <w:t xml:space="preserve">PLA </w:t>
      </w:r>
      <w:r w:rsidR="0048364E">
        <w:rPr>
          <w:lang w:val="en"/>
        </w:rPr>
        <w:t>withstands two printing</w:t>
      </w:r>
      <w:r w:rsidR="005B3388" w:rsidRPr="005B3388">
        <w:rPr>
          <w:lang w:val="en"/>
        </w:rPr>
        <w:t xml:space="preserve"> cycles, since in a third cycle the mechanical properties and viscosity decreased </w:t>
      </w:r>
      <w:r w:rsidR="005B3388" w:rsidRPr="005B3388">
        <w:rPr>
          <w:lang w:val="en"/>
        </w:rPr>
        <w:lastRenderedPageBreak/>
        <w:t>considerably</w:t>
      </w:r>
      <w:r w:rsidR="006974BA">
        <w:rPr>
          <w:lang w:val="en"/>
        </w:rPr>
        <w:t>. The increase</w:t>
      </w:r>
      <w:r w:rsidR="007B2A58" w:rsidRPr="007B2A58">
        <w:rPr>
          <w:lang w:val="en"/>
        </w:rPr>
        <w:t xml:space="preserve"> </w:t>
      </w:r>
      <w:r w:rsidR="007B2A58">
        <w:rPr>
          <w:lang w:val="en"/>
        </w:rPr>
        <w:t>in crystallinity</w:t>
      </w:r>
      <w:r w:rsidR="007B2A58" w:rsidRPr="007B2A58">
        <w:rPr>
          <w:lang w:val="en"/>
        </w:rPr>
        <w:t xml:space="preserve"> and</w:t>
      </w:r>
      <w:r w:rsidR="007B2A58">
        <w:rPr>
          <w:lang w:val="en"/>
        </w:rPr>
        <w:t xml:space="preserve"> melting </w:t>
      </w:r>
      <w:r w:rsidR="0048364E">
        <w:rPr>
          <w:lang w:val="en"/>
        </w:rPr>
        <w:t>enthalpy</w:t>
      </w:r>
      <w:r w:rsidR="007B2A58">
        <w:rPr>
          <w:lang w:val="en"/>
        </w:rPr>
        <w:t xml:space="preserve"> and the decrease</w:t>
      </w:r>
      <w:r w:rsidR="007B2A58" w:rsidRPr="007B2A58">
        <w:rPr>
          <w:lang w:val="en"/>
        </w:rPr>
        <w:t xml:space="preserve"> </w:t>
      </w:r>
      <w:r w:rsidR="007B2A58">
        <w:rPr>
          <w:lang w:val="en"/>
        </w:rPr>
        <w:t xml:space="preserve">of </w:t>
      </w:r>
      <w:r w:rsidR="007B2A58" w:rsidRPr="007B2A58">
        <w:rPr>
          <w:lang w:val="en"/>
        </w:rPr>
        <w:t xml:space="preserve">cold </w:t>
      </w:r>
      <w:r w:rsidR="006345ED" w:rsidRPr="007B2A58">
        <w:rPr>
          <w:lang w:val="en"/>
        </w:rPr>
        <w:t>crystallization</w:t>
      </w:r>
      <w:r w:rsidR="007B2A58">
        <w:rPr>
          <w:lang w:val="en"/>
        </w:rPr>
        <w:t xml:space="preserve"> </w:t>
      </w:r>
      <w:r w:rsidR="007B2A58" w:rsidRPr="007B2A58">
        <w:rPr>
          <w:lang w:val="en"/>
        </w:rPr>
        <w:t xml:space="preserve">enthalpy </w:t>
      </w:r>
      <w:r w:rsidR="007B2A58">
        <w:rPr>
          <w:lang w:val="en"/>
        </w:rPr>
        <w:t xml:space="preserve">are </w:t>
      </w:r>
      <w:r w:rsidR="006345ED">
        <w:rPr>
          <w:lang w:val="en"/>
        </w:rPr>
        <w:t>attributed</w:t>
      </w:r>
      <w:r w:rsidR="007B2A58">
        <w:rPr>
          <w:lang w:val="en"/>
        </w:rPr>
        <w:t xml:space="preserve"> to the 3D printing process, not to the extrusion recycling process.</w:t>
      </w:r>
      <w:r w:rsidR="00C5798C">
        <w:rPr>
          <w:lang w:val="en-US"/>
        </w:rPr>
        <w:t xml:space="preserve"> </w:t>
      </w:r>
      <w:r w:rsidR="005B3388" w:rsidRPr="00612BCF">
        <w:rPr>
          <w:lang w:val="en-US"/>
        </w:rPr>
        <w:t>Table</w:t>
      </w:r>
      <w:r w:rsidR="00744E08" w:rsidRPr="00612BCF">
        <w:rPr>
          <w:lang w:val="en-US"/>
        </w:rPr>
        <w:t xml:space="preserve"> </w:t>
      </w:r>
      <w:r w:rsidR="006345ED">
        <w:rPr>
          <w:lang w:val="en-US"/>
        </w:rPr>
        <w:t>1</w:t>
      </w:r>
      <w:r w:rsidR="005B3388" w:rsidRPr="00612BCF">
        <w:rPr>
          <w:lang w:val="en-US"/>
        </w:rPr>
        <w:t xml:space="preserve"> </w:t>
      </w:r>
      <w:r w:rsidR="005B3388" w:rsidRPr="005B3388">
        <w:rPr>
          <w:lang w:val="en"/>
        </w:rPr>
        <w:t>shows the comparison of the properties between the virgin material and the same material subj</w:t>
      </w:r>
      <w:r w:rsidR="005C4023">
        <w:rPr>
          <w:lang w:val="en"/>
        </w:rPr>
        <w:t>ected to another printing cycle</w:t>
      </w:r>
      <w:r w:rsidR="009543A3">
        <w:rPr>
          <w:lang w:val="en"/>
        </w:rPr>
        <w:t xml:space="preserve">, being possible to appreciate how properties such as the </w:t>
      </w:r>
      <w:r w:rsidR="00172776">
        <w:rPr>
          <w:lang w:val="en"/>
        </w:rPr>
        <w:t>tensile strength and modulus are close for the two materials</w:t>
      </w:r>
      <w:r w:rsidR="005C4023">
        <w:rPr>
          <w:lang w:val="en"/>
        </w:rPr>
        <w:t xml:space="preserve">. Similarly, other authors such as </w:t>
      </w:r>
      <w:proofErr w:type="spellStart"/>
      <w:r w:rsidR="005C4023">
        <w:rPr>
          <w:lang w:val="en"/>
        </w:rPr>
        <w:t>Lanzotti</w:t>
      </w:r>
      <w:proofErr w:type="spellEnd"/>
      <w:r w:rsidR="005C4023">
        <w:rPr>
          <w:lang w:val="en"/>
        </w:rPr>
        <w:t xml:space="preserve"> </w:t>
      </w:r>
      <w:r w:rsidR="002A6567" w:rsidRPr="002A6567">
        <w:rPr>
          <w:i/>
          <w:lang w:val="en"/>
        </w:rPr>
        <w:t>et al.</w:t>
      </w:r>
      <w:r w:rsidR="005C4023">
        <w:rPr>
          <w:lang w:val="en"/>
        </w:rPr>
        <w:t xml:space="preserve"> (2019) have proved how recycling PLA provides comparable mechanical properties as the virgin material only </w:t>
      </w:r>
      <w:r w:rsidR="00172776">
        <w:rPr>
          <w:lang w:val="en"/>
        </w:rPr>
        <w:t>after a</w:t>
      </w:r>
      <w:r w:rsidR="005C4023">
        <w:rPr>
          <w:lang w:val="en"/>
        </w:rPr>
        <w:t xml:space="preserve"> second recycling process.</w:t>
      </w:r>
    </w:p>
    <w:p w14:paraId="34D1D86B" w14:textId="77777777" w:rsidR="00A12A6E" w:rsidRDefault="00A12A6E">
      <w:pPr>
        <w:rPr>
          <w:b/>
          <w:lang w:val="en-US"/>
        </w:rPr>
      </w:pPr>
      <w:r>
        <w:rPr>
          <w:b/>
          <w:lang w:val="en-US"/>
        </w:rPr>
        <w:br w:type="page"/>
      </w:r>
    </w:p>
    <w:p w14:paraId="6BD15E80" w14:textId="4B591D9C" w:rsidR="000033EA" w:rsidRPr="0062456A" w:rsidRDefault="000033EA" w:rsidP="00A12A6E">
      <w:pPr>
        <w:spacing w:line="480" w:lineRule="auto"/>
        <w:jc w:val="center"/>
        <w:rPr>
          <w:b/>
          <w:lang w:val="en-US"/>
        </w:rPr>
      </w:pPr>
      <w:r w:rsidRPr="0062456A">
        <w:rPr>
          <w:b/>
          <w:lang w:val="en-US"/>
        </w:rPr>
        <w:lastRenderedPageBreak/>
        <w:t xml:space="preserve">Table 1: Comparison of the mechanical properties of PLA virgin and PLA in their second cycle of printing (Based in Zhao </w:t>
      </w:r>
      <w:r w:rsidR="002A6567" w:rsidRPr="002A6567">
        <w:rPr>
          <w:b/>
          <w:i/>
          <w:lang w:val="en-US"/>
        </w:rPr>
        <w:t>et al.</w:t>
      </w:r>
      <w:r w:rsidRPr="0062456A">
        <w:rPr>
          <w:b/>
          <w:i/>
          <w:lang w:val="en-US"/>
        </w:rPr>
        <w:t xml:space="preserve"> </w:t>
      </w:r>
      <w:r w:rsidRPr="0062456A">
        <w:rPr>
          <w:b/>
          <w:lang w:val="en-US"/>
        </w:rPr>
        <w:t>(2018a)).</w:t>
      </w:r>
    </w:p>
    <w:tbl>
      <w:tblPr>
        <w:tblStyle w:val="TableNormal"/>
        <w:tblW w:w="0" w:type="auto"/>
        <w:tblInd w:w="111" w:type="dxa"/>
        <w:tblBorders>
          <w:top w:val="single" w:sz="6" w:space="0" w:color="000000"/>
          <w:bottom w:val="single" w:sz="4" w:space="0" w:color="000000"/>
        </w:tblBorders>
        <w:tblLook w:val="01E0" w:firstRow="1" w:lastRow="1" w:firstColumn="1" w:lastColumn="1" w:noHBand="0" w:noVBand="0"/>
      </w:tblPr>
      <w:tblGrid>
        <w:gridCol w:w="1497"/>
        <w:gridCol w:w="1769"/>
        <w:gridCol w:w="2047"/>
        <w:gridCol w:w="1930"/>
        <w:gridCol w:w="1716"/>
      </w:tblGrid>
      <w:tr w:rsidR="00635EC0" w14:paraId="5A9CAB5F" w14:textId="77777777" w:rsidTr="006345ED">
        <w:trPr>
          <w:trHeight w:val="755"/>
        </w:trPr>
        <w:tc>
          <w:tcPr>
            <w:tcW w:w="0" w:type="auto"/>
            <w:tcBorders>
              <w:top w:val="single" w:sz="6" w:space="0" w:color="000000"/>
              <w:bottom w:val="single" w:sz="4" w:space="0" w:color="auto"/>
            </w:tcBorders>
            <w:shd w:val="clear" w:color="auto" w:fill="auto"/>
          </w:tcPr>
          <w:p w14:paraId="4356F912" w14:textId="77777777" w:rsidR="00635EC0" w:rsidRDefault="00635EC0" w:rsidP="00A12A6E">
            <w:pPr>
              <w:pStyle w:val="TableParagraph"/>
              <w:spacing w:line="480" w:lineRule="auto"/>
              <w:jc w:val="left"/>
              <w:rPr>
                <w:rFonts w:ascii="Times New Roman"/>
              </w:rPr>
            </w:pPr>
          </w:p>
        </w:tc>
        <w:tc>
          <w:tcPr>
            <w:tcW w:w="0" w:type="auto"/>
            <w:tcBorders>
              <w:top w:val="single" w:sz="6" w:space="0" w:color="000000"/>
              <w:bottom w:val="single" w:sz="4" w:space="0" w:color="auto"/>
            </w:tcBorders>
            <w:shd w:val="clear" w:color="auto" w:fill="auto"/>
          </w:tcPr>
          <w:p w14:paraId="7A9E080B" w14:textId="40613298" w:rsidR="00635EC0" w:rsidRPr="004636CC" w:rsidRDefault="00815F82" w:rsidP="00A12A6E">
            <w:pPr>
              <w:pStyle w:val="TableParagraph"/>
              <w:spacing w:before="126" w:line="480" w:lineRule="auto"/>
              <w:ind w:left="123" w:right="111"/>
            </w:pPr>
            <w:r w:rsidRPr="004636CC">
              <w:t>T</w:t>
            </w:r>
            <w:r w:rsidR="004636CC" w:rsidRPr="004636CC">
              <w:t>ensile modulus</w:t>
            </w:r>
            <w:r w:rsidR="00635EC0" w:rsidRPr="004636CC">
              <w:t xml:space="preserve"> (MPa)</w:t>
            </w:r>
          </w:p>
        </w:tc>
        <w:tc>
          <w:tcPr>
            <w:tcW w:w="0" w:type="auto"/>
            <w:tcBorders>
              <w:top w:val="single" w:sz="6" w:space="0" w:color="000000"/>
              <w:bottom w:val="single" w:sz="4" w:space="0" w:color="auto"/>
            </w:tcBorders>
            <w:shd w:val="clear" w:color="auto" w:fill="auto"/>
          </w:tcPr>
          <w:p w14:paraId="1BA78C67" w14:textId="768D372B" w:rsidR="00635EC0" w:rsidRPr="004636CC" w:rsidRDefault="00815F82" w:rsidP="00A12A6E">
            <w:pPr>
              <w:pStyle w:val="TableParagraph"/>
              <w:spacing w:before="126" w:line="480" w:lineRule="auto"/>
              <w:ind w:left="364"/>
            </w:pPr>
            <w:r w:rsidRPr="004636CC">
              <w:t>Tensile streng</w:t>
            </w:r>
            <w:r w:rsidR="000D535D" w:rsidRPr="004636CC">
              <w:t>t</w:t>
            </w:r>
            <w:r w:rsidRPr="004636CC">
              <w:t>h</w:t>
            </w:r>
            <w:r w:rsidR="00635EC0" w:rsidRPr="004636CC">
              <w:t xml:space="preserve"> (MPa)</w:t>
            </w:r>
          </w:p>
        </w:tc>
        <w:tc>
          <w:tcPr>
            <w:tcW w:w="0" w:type="auto"/>
            <w:tcBorders>
              <w:top w:val="single" w:sz="6" w:space="0" w:color="000000"/>
              <w:bottom w:val="single" w:sz="4" w:space="0" w:color="auto"/>
            </w:tcBorders>
            <w:shd w:val="clear" w:color="auto" w:fill="auto"/>
          </w:tcPr>
          <w:p w14:paraId="00D4CC6A" w14:textId="7A5D575E" w:rsidR="00635EC0" w:rsidRPr="004636CC" w:rsidRDefault="0020124C" w:rsidP="00A12A6E">
            <w:pPr>
              <w:pStyle w:val="TableParagraph"/>
              <w:spacing w:line="480" w:lineRule="auto"/>
              <w:ind w:left="138" w:right="132"/>
            </w:pPr>
            <w:r>
              <w:t>Elongation</w:t>
            </w:r>
            <w:r w:rsidR="00815F82" w:rsidRPr="004636CC">
              <w:t xml:space="preserve"> at</w:t>
            </w:r>
            <w:r w:rsidR="004636CC">
              <w:t xml:space="preserve"> </w:t>
            </w:r>
            <w:r w:rsidR="00815F82" w:rsidRPr="004636CC">
              <w:t>break</w:t>
            </w:r>
            <w:r w:rsidR="00635EC0" w:rsidRPr="004636CC">
              <w:t xml:space="preserve"> (%)</w:t>
            </w:r>
          </w:p>
        </w:tc>
        <w:tc>
          <w:tcPr>
            <w:tcW w:w="0" w:type="auto"/>
            <w:tcBorders>
              <w:top w:val="single" w:sz="6" w:space="0" w:color="000000"/>
              <w:bottom w:val="single" w:sz="4" w:space="0" w:color="auto"/>
            </w:tcBorders>
            <w:shd w:val="clear" w:color="auto" w:fill="auto"/>
          </w:tcPr>
          <w:p w14:paraId="2A6E0AAF" w14:textId="0F29C339" w:rsidR="00635EC0" w:rsidRPr="004636CC" w:rsidRDefault="007B2A58" w:rsidP="00A12A6E">
            <w:pPr>
              <w:pStyle w:val="TableParagraph"/>
              <w:spacing w:line="480" w:lineRule="auto"/>
              <w:ind w:left="169" w:right="156"/>
            </w:pPr>
            <w:r>
              <w:t>Yield strength</w:t>
            </w:r>
            <w:r w:rsidR="004636CC">
              <w:t xml:space="preserve"> </w:t>
            </w:r>
            <w:r>
              <w:t>(MPa</w:t>
            </w:r>
            <w:r w:rsidR="00635EC0" w:rsidRPr="004636CC">
              <w:t>)</w:t>
            </w:r>
          </w:p>
        </w:tc>
      </w:tr>
      <w:tr w:rsidR="00635EC0" w:rsidRPr="007B2A58" w14:paraId="09924CE9" w14:textId="77777777" w:rsidTr="006345ED">
        <w:trPr>
          <w:trHeight w:val="762"/>
        </w:trPr>
        <w:tc>
          <w:tcPr>
            <w:tcW w:w="0" w:type="auto"/>
            <w:tcBorders>
              <w:top w:val="single" w:sz="4" w:space="0" w:color="auto"/>
            </w:tcBorders>
            <w:shd w:val="clear" w:color="auto" w:fill="auto"/>
          </w:tcPr>
          <w:p w14:paraId="47674682" w14:textId="7C9E112E" w:rsidR="00635EC0" w:rsidRDefault="000D535D" w:rsidP="00A12A6E">
            <w:pPr>
              <w:pStyle w:val="TableParagraph"/>
              <w:spacing w:before="192" w:line="480" w:lineRule="auto"/>
              <w:ind w:left="167"/>
              <w:jc w:val="left"/>
            </w:pPr>
            <w:r>
              <w:t xml:space="preserve">Virgin </w:t>
            </w:r>
            <w:r w:rsidR="00B82E17">
              <w:t>PLA</w:t>
            </w:r>
          </w:p>
        </w:tc>
        <w:tc>
          <w:tcPr>
            <w:tcW w:w="0" w:type="auto"/>
            <w:tcBorders>
              <w:top w:val="single" w:sz="4" w:space="0" w:color="auto"/>
            </w:tcBorders>
          </w:tcPr>
          <w:p w14:paraId="4D639B80" w14:textId="6837825E" w:rsidR="00635EC0" w:rsidRDefault="00635EC0" w:rsidP="00A12A6E">
            <w:pPr>
              <w:pStyle w:val="TableParagraph"/>
              <w:spacing w:line="480" w:lineRule="auto"/>
              <w:ind w:left="123" w:right="102"/>
            </w:pPr>
            <w:r>
              <w:rPr>
                <w:w w:val="105"/>
              </w:rPr>
              <w:t>1572</w:t>
            </w:r>
            <w:r w:rsidR="008948CC">
              <w:rPr>
                <w:w w:val="105"/>
              </w:rPr>
              <w:t>.</w:t>
            </w:r>
            <w:r>
              <w:rPr>
                <w:w w:val="105"/>
              </w:rPr>
              <w:t>43 ±</w:t>
            </w:r>
            <w:r w:rsidR="006345ED">
              <w:rPr>
                <w:w w:val="105"/>
              </w:rPr>
              <w:t xml:space="preserve"> </w:t>
            </w:r>
            <w:r>
              <w:t>27</w:t>
            </w:r>
            <w:r w:rsidR="008948CC">
              <w:t>.</w:t>
            </w:r>
            <w:r>
              <w:t>16</w:t>
            </w:r>
          </w:p>
        </w:tc>
        <w:tc>
          <w:tcPr>
            <w:tcW w:w="0" w:type="auto"/>
            <w:tcBorders>
              <w:top w:val="single" w:sz="4" w:space="0" w:color="auto"/>
            </w:tcBorders>
          </w:tcPr>
          <w:p w14:paraId="015154CC" w14:textId="15AF4940" w:rsidR="00635EC0" w:rsidRDefault="00635EC0" w:rsidP="00A12A6E">
            <w:pPr>
              <w:pStyle w:val="TableParagraph"/>
              <w:spacing w:before="192" w:line="480" w:lineRule="auto"/>
              <w:ind w:left="492" w:right="478"/>
            </w:pPr>
            <w:r>
              <w:t>30</w:t>
            </w:r>
            <w:r w:rsidR="008948CC">
              <w:t>.</w:t>
            </w:r>
            <w:r>
              <w:t>21 ± 0</w:t>
            </w:r>
            <w:r w:rsidR="008948CC">
              <w:t>.</w:t>
            </w:r>
            <w:r>
              <w:t>89</w:t>
            </w:r>
          </w:p>
        </w:tc>
        <w:tc>
          <w:tcPr>
            <w:tcW w:w="0" w:type="auto"/>
            <w:tcBorders>
              <w:top w:val="single" w:sz="4" w:space="0" w:color="auto"/>
            </w:tcBorders>
          </w:tcPr>
          <w:p w14:paraId="282EBAAD" w14:textId="4A06AAA3" w:rsidR="00635EC0" w:rsidRDefault="00635EC0" w:rsidP="00A12A6E">
            <w:pPr>
              <w:pStyle w:val="TableParagraph"/>
              <w:spacing w:before="192" w:line="480" w:lineRule="auto"/>
              <w:ind w:left="142" w:right="132"/>
            </w:pPr>
            <w:r>
              <w:t>2</w:t>
            </w:r>
            <w:r w:rsidR="000D535D">
              <w:t>.</w:t>
            </w:r>
            <w:r>
              <w:t>74 ± 0</w:t>
            </w:r>
            <w:r w:rsidR="000D535D">
              <w:t>.</w:t>
            </w:r>
            <w:r>
              <w:t>53</w:t>
            </w:r>
          </w:p>
        </w:tc>
        <w:tc>
          <w:tcPr>
            <w:tcW w:w="0" w:type="auto"/>
            <w:tcBorders>
              <w:top w:val="single" w:sz="4" w:space="0" w:color="auto"/>
            </w:tcBorders>
          </w:tcPr>
          <w:p w14:paraId="23BC4AE7" w14:textId="309F1613" w:rsidR="00635EC0" w:rsidRDefault="007B2A58" w:rsidP="00A12A6E">
            <w:pPr>
              <w:pStyle w:val="TableParagraph"/>
              <w:spacing w:before="192" w:line="480" w:lineRule="auto"/>
              <w:ind w:left="169" w:right="152"/>
            </w:pPr>
            <w:r>
              <w:t>27.64 ± 0.77</w:t>
            </w:r>
          </w:p>
        </w:tc>
      </w:tr>
      <w:tr w:rsidR="00635EC0" w:rsidRPr="007B2A58" w14:paraId="2E2023DB" w14:textId="77777777" w:rsidTr="006345ED">
        <w:trPr>
          <w:trHeight w:val="758"/>
        </w:trPr>
        <w:tc>
          <w:tcPr>
            <w:tcW w:w="0" w:type="auto"/>
            <w:shd w:val="clear" w:color="auto" w:fill="auto"/>
          </w:tcPr>
          <w:p w14:paraId="47934FF2" w14:textId="1C7D2BB1" w:rsidR="00635EC0" w:rsidRDefault="000D535D" w:rsidP="00A12A6E">
            <w:pPr>
              <w:pStyle w:val="TableParagraph"/>
              <w:spacing w:line="480" w:lineRule="auto"/>
              <w:ind w:left="187" w:right="171"/>
            </w:pPr>
            <w:r>
              <w:t xml:space="preserve">Recycled </w:t>
            </w:r>
            <w:r w:rsidR="00635EC0">
              <w:t>PLA</w:t>
            </w:r>
          </w:p>
        </w:tc>
        <w:tc>
          <w:tcPr>
            <w:tcW w:w="0" w:type="auto"/>
          </w:tcPr>
          <w:p w14:paraId="2B6AEC5D" w14:textId="6CD63393" w:rsidR="00635EC0" w:rsidRDefault="00635EC0" w:rsidP="00A12A6E">
            <w:pPr>
              <w:pStyle w:val="TableParagraph"/>
              <w:spacing w:line="480" w:lineRule="auto"/>
              <w:ind w:left="123" w:right="102"/>
            </w:pPr>
            <w:r>
              <w:rPr>
                <w:w w:val="105"/>
              </w:rPr>
              <w:t>1566</w:t>
            </w:r>
            <w:r w:rsidR="008948CC">
              <w:rPr>
                <w:w w:val="105"/>
              </w:rPr>
              <w:t>.</w:t>
            </w:r>
            <w:r>
              <w:rPr>
                <w:w w:val="105"/>
              </w:rPr>
              <w:t>54 ±</w:t>
            </w:r>
            <w:r w:rsidR="006345ED">
              <w:rPr>
                <w:w w:val="105"/>
              </w:rPr>
              <w:t xml:space="preserve"> </w:t>
            </w:r>
            <w:r>
              <w:t>45</w:t>
            </w:r>
            <w:r w:rsidR="008948CC">
              <w:t>.</w:t>
            </w:r>
            <w:r>
              <w:t>61</w:t>
            </w:r>
          </w:p>
        </w:tc>
        <w:tc>
          <w:tcPr>
            <w:tcW w:w="0" w:type="auto"/>
          </w:tcPr>
          <w:p w14:paraId="3FFA7E48" w14:textId="29CE0CB5" w:rsidR="00635EC0" w:rsidRDefault="00635EC0" w:rsidP="00A12A6E">
            <w:pPr>
              <w:pStyle w:val="TableParagraph"/>
              <w:spacing w:before="187" w:line="480" w:lineRule="auto"/>
              <w:ind w:left="492" w:right="478"/>
            </w:pPr>
            <w:r>
              <w:t>29</w:t>
            </w:r>
            <w:r w:rsidR="000D535D">
              <w:t>.4</w:t>
            </w:r>
            <w:r>
              <w:t>7 ± 1</w:t>
            </w:r>
            <w:r w:rsidR="000D535D">
              <w:t>.</w:t>
            </w:r>
            <w:r>
              <w:t>21</w:t>
            </w:r>
          </w:p>
        </w:tc>
        <w:tc>
          <w:tcPr>
            <w:tcW w:w="0" w:type="auto"/>
          </w:tcPr>
          <w:p w14:paraId="07CB6979" w14:textId="199B6895" w:rsidR="00635EC0" w:rsidRDefault="00635EC0" w:rsidP="00A12A6E">
            <w:pPr>
              <w:pStyle w:val="TableParagraph"/>
              <w:spacing w:before="187" w:line="480" w:lineRule="auto"/>
              <w:ind w:left="142" w:right="132"/>
            </w:pPr>
            <w:r>
              <w:t>2</w:t>
            </w:r>
            <w:r w:rsidR="000D535D">
              <w:t>.</w:t>
            </w:r>
            <w:r>
              <w:t>45 ± 0</w:t>
            </w:r>
            <w:r w:rsidR="000D535D">
              <w:t>.</w:t>
            </w:r>
            <w:r>
              <w:t>47</w:t>
            </w:r>
          </w:p>
        </w:tc>
        <w:tc>
          <w:tcPr>
            <w:tcW w:w="0" w:type="auto"/>
          </w:tcPr>
          <w:p w14:paraId="219A0E37" w14:textId="5D7F3360" w:rsidR="00635EC0" w:rsidRDefault="007B2A58" w:rsidP="00A12A6E">
            <w:pPr>
              <w:pStyle w:val="TableParagraph"/>
              <w:spacing w:before="187" w:line="480" w:lineRule="auto"/>
              <w:ind w:left="169" w:right="152"/>
            </w:pPr>
            <w:r>
              <w:t>27.65 ± 1.09</w:t>
            </w:r>
          </w:p>
        </w:tc>
      </w:tr>
    </w:tbl>
    <w:p w14:paraId="3A31B1A8" w14:textId="16AD42F8" w:rsidR="00172776" w:rsidRPr="00464BC1" w:rsidRDefault="00172776" w:rsidP="00A12A6E">
      <w:pPr>
        <w:pStyle w:val="cuerpo-tfg"/>
        <w:spacing w:line="480" w:lineRule="auto"/>
        <w:rPr>
          <w:lang w:val="en-US" w:eastAsia="es-ES"/>
        </w:rPr>
      </w:pPr>
      <w:bookmarkStart w:id="186" w:name="_bookmark16"/>
      <w:bookmarkEnd w:id="186"/>
      <w:r>
        <w:rPr>
          <w:lang w:val="en" w:eastAsia="es-ES"/>
        </w:rPr>
        <w:t xml:space="preserve">The </w:t>
      </w:r>
      <w:r w:rsidRPr="005C4023">
        <w:rPr>
          <w:lang w:val="en" w:eastAsia="es-ES"/>
        </w:rPr>
        <w:t xml:space="preserve">recycling of PLA has certain limitations because of reducing molecular weight with its reuse, resulting in degradation and decrease of mechanical properties. </w:t>
      </w:r>
      <w:r>
        <w:rPr>
          <w:lang w:val="en" w:eastAsia="es-ES"/>
        </w:rPr>
        <w:t>For instance, t</w:t>
      </w:r>
      <w:r w:rsidRPr="005C4023">
        <w:rPr>
          <w:lang w:val="en" w:eastAsia="es-ES"/>
        </w:rPr>
        <w:t xml:space="preserve">he addition of </w:t>
      </w:r>
      <w:proofErr w:type="spellStart"/>
      <w:r w:rsidRPr="005C4023">
        <w:rPr>
          <w:lang w:val="en" w:eastAsia="es-ES"/>
        </w:rPr>
        <w:t>polidopamine</w:t>
      </w:r>
      <w:proofErr w:type="spellEnd"/>
      <w:r w:rsidRPr="005C4023">
        <w:rPr>
          <w:lang w:val="en" w:eastAsia="es-ES"/>
        </w:rPr>
        <w:t xml:space="preserve"> (PDA) on the surface </w:t>
      </w:r>
      <w:r>
        <w:rPr>
          <w:lang w:val="en" w:eastAsia="es-ES"/>
        </w:rPr>
        <w:t>allows improving t</w:t>
      </w:r>
      <w:r w:rsidRPr="005C4023">
        <w:rPr>
          <w:lang w:val="en" w:eastAsia="es-ES"/>
        </w:rPr>
        <w:t>hes</w:t>
      </w:r>
      <w:r>
        <w:rPr>
          <w:lang w:val="en" w:eastAsia="es-ES"/>
        </w:rPr>
        <w:t>e properties</w:t>
      </w:r>
      <w:r w:rsidRPr="005C4023">
        <w:rPr>
          <w:lang w:val="en" w:eastAsia="es-ES"/>
        </w:rPr>
        <w:t>. Viscosity is also reduced with each printing cycle but, it could be corrected by adding virgin plastic</w:t>
      </w:r>
      <w:r w:rsidRPr="005C4023">
        <w:rPr>
          <w:lang w:val="en-US"/>
        </w:rPr>
        <w:t xml:space="preserve"> (Zhao </w:t>
      </w:r>
      <w:r w:rsidR="002A6567" w:rsidRPr="002A6567">
        <w:rPr>
          <w:i/>
          <w:lang w:val="en-US"/>
        </w:rPr>
        <w:t>et al.</w:t>
      </w:r>
      <w:r w:rsidRPr="005C4023">
        <w:rPr>
          <w:i/>
          <w:lang w:val="en-US"/>
        </w:rPr>
        <w:t xml:space="preserve">, </w:t>
      </w:r>
      <w:r w:rsidRPr="005C4023">
        <w:rPr>
          <w:lang w:val="en-US"/>
        </w:rPr>
        <w:t xml:space="preserve">2018a) (Zhao </w:t>
      </w:r>
      <w:r w:rsidR="002A6567" w:rsidRPr="002A6567">
        <w:rPr>
          <w:i/>
          <w:lang w:val="en-US"/>
        </w:rPr>
        <w:t>et al.</w:t>
      </w:r>
      <w:r w:rsidRPr="005C4023">
        <w:rPr>
          <w:lang w:val="en-US"/>
        </w:rPr>
        <w:t>, 2018b).</w:t>
      </w:r>
      <w:r>
        <w:rPr>
          <w:lang w:val="en-US" w:eastAsia="es-ES"/>
        </w:rPr>
        <w:t xml:space="preserve"> </w:t>
      </w:r>
      <w:r w:rsidR="005549D3">
        <w:rPr>
          <w:lang w:val="en-US" w:eastAsia="es-ES"/>
        </w:rPr>
        <w:t xml:space="preserve">When recycling, </w:t>
      </w:r>
      <w:r>
        <w:rPr>
          <w:lang w:val="en"/>
        </w:rPr>
        <w:t xml:space="preserve">there is a decrease in the properties of the material as a result of the presence of carbonyl groups and superficial pitting due to thermomechanical degradation during the process of </w:t>
      </w:r>
      <w:r w:rsidR="005549D3">
        <w:rPr>
          <w:lang w:val="en"/>
        </w:rPr>
        <w:t xml:space="preserve">new </w:t>
      </w:r>
      <w:r>
        <w:rPr>
          <w:lang w:val="en"/>
        </w:rPr>
        <w:t xml:space="preserve">melting </w:t>
      </w:r>
      <w:r w:rsidR="005549D3">
        <w:rPr>
          <w:lang w:val="en"/>
        </w:rPr>
        <w:t xml:space="preserve">process occurring during 3D </w:t>
      </w:r>
      <w:r>
        <w:rPr>
          <w:lang w:val="en"/>
        </w:rPr>
        <w:t>printing</w:t>
      </w:r>
      <w:r w:rsidRPr="00464BC1">
        <w:rPr>
          <w:lang w:val="en-US"/>
        </w:rPr>
        <w:t xml:space="preserve"> (Zhao </w:t>
      </w:r>
      <w:r w:rsidR="002A6567" w:rsidRPr="002A6567">
        <w:rPr>
          <w:i/>
          <w:lang w:val="en-US"/>
        </w:rPr>
        <w:t>et al.</w:t>
      </w:r>
      <w:r w:rsidRPr="00464BC1">
        <w:rPr>
          <w:i/>
          <w:lang w:val="en-US"/>
        </w:rPr>
        <w:t xml:space="preserve">, </w:t>
      </w:r>
      <w:r w:rsidRPr="00464BC1">
        <w:rPr>
          <w:lang w:val="en-US"/>
        </w:rPr>
        <w:t>2018</w:t>
      </w:r>
      <w:r>
        <w:rPr>
          <w:lang w:val="en-US"/>
        </w:rPr>
        <w:t>a</w:t>
      </w:r>
      <w:r w:rsidRPr="00464BC1">
        <w:rPr>
          <w:lang w:val="en-US"/>
        </w:rPr>
        <w:t>).</w:t>
      </w:r>
    </w:p>
    <w:p w14:paraId="7F5407D8" w14:textId="79D99939" w:rsidR="00464BBA" w:rsidRPr="00464BC1" w:rsidRDefault="00464BBA" w:rsidP="00A12A6E">
      <w:pPr>
        <w:pStyle w:val="cuerpo-tfg"/>
        <w:spacing w:line="480" w:lineRule="auto"/>
        <w:rPr>
          <w:lang w:val="en-US"/>
        </w:rPr>
      </w:pPr>
      <w:r>
        <w:rPr>
          <w:lang w:val="en" w:eastAsia="es-ES"/>
        </w:rPr>
        <w:t xml:space="preserve">The mechanical properties of the parts are critical for engineering parts, particularly, for 3D printed parts. </w:t>
      </w:r>
      <w:r w:rsidR="0048364E">
        <w:rPr>
          <w:lang w:val="en" w:eastAsia="es-ES"/>
        </w:rPr>
        <w:t xml:space="preserve">Several studies evaluated the </w:t>
      </w:r>
      <w:r>
        <w:rPr>
          <w:lang w:val="en" w:eastAsia="es-ES"/>
        </w:rPr>
        <w:t xml:space="preserve">mechanical properties of 3D printed parts </w:t>
      </w:r>
      <w:r w:rsidR="0048364E">
        <w:rPr>
          <w:lang w:val="en" w:eastAsia="es-ES"/>
        </w:rPr>
        <w:t>for various</w:t>
      </w:r>
      <w:r>
        <w:rPr>
          <w:lang w:val="en" w:eastAsia="es-ES"/>
        </w:rPr>
        <w:t xml:space="preserve"> </w:t>
      </w:r>
      <w:r w:rsidR="0048364E">
        <w:rPr>
          <w:lang w:val="en" w:eastAsia="es-ES"/>
        </w:rPr>
        <w:t xml:space="preserve">materials; </w:t>
      </w:r>
      <w:r>
        <w:rPr>
          <w:lang w:val="en" w:eastAsia="es-ES"/>
        </w:rPr>
        <w:t xml:space="preserve">Popescu </w:t>
      </w:r>
      <w:r w:rsidR="002A6567" w:rsidRPr="002A6567">
        <w:rPr>
          <w:i/>
          <w:lang w:val="en" w:eastAsia="es-ES"/>
        </w:rPr>
        <w:t>et al.</w:t>
      </w:r>
      <w:r>
        <w:rPr>
          <w:lang w:val="en" w:eastAsia="es-ES"/>
        </w:rPr>
        <w:t xml:space="preserve"> (2018)</w:t>
      </w:r>
      <w:r w:rsidR="0048364E">
        <w:rPr>
          <w:lang w:val="en" w:eastAsia="es-ES"/>
        </w:rPr>
        <w:t xml:space="preserve"> reviewed </w:t>
      </w:r>
      <w:r w:rsidR="0048364E" w:rsidRPr="00092892">
        <w:rPr>
          <w:highlight w:val="yellow"/>
          <w:lang w:val="en" w:eastAsia="es-ES"/>
          <w:rPrChange w:id="187" w:author="Fabio Alberto Cruz Sanchez" w:date="2020-11-08T09:05:00Z">
            <w:rPr>
              <w:lang w:val="en" w:eastAsia="es-ES"/>
            </w:rPr>
          </w:rPrChange>
        </w:rPr>
        <w:t>some of them in their study</w:t>
      </w:r>
      <w:r>
        <w:rPr>
          <w:lang w:val="en" w:eastAsia="es-ES"/>
        </w:rPr>
        <w:t xml:space="preserve">. </w:t>
      </w:r>
      <w:r>
        <w:rPr>
          <w:lang w:val="en-US"/>
        </w:rPr>
        <w:t xml:space="preserve">The printing conditions used to manufacture the parts have an important role on the obtained results. So, it is important to identify the most important parameters among all of the available </w:t>
      </w:r>
      <w:r w:rsidR="00172776">
        <w:rPr>
          <w:lang w:val="en-US"/>
        </w:rPr>
        <w:t>to carry out the process</w:t>
      </w:r>
      <w:r>
        <w:rPr>
          <w:lang w:val="en-US"/>
        </w:rPr>
        <w:t xml:space="preserve"> that may affect the response variable and their expected influence</w:t>
      </w:r>
      <w:r w:rsidR="0048364E">
        <w:rPr>
          <w:lang w:val="en-US"/>
        </w:rPr>
        <w:t xml:space="preserve"> based on the scientific literature</w:t>
      </w:r>
      <w:r w:rsidR="00172776">
        <w:rPr>
          <w:lang w:val="en-US"/>
        </w:rPr>
        <w:t xml:space="preserve"> (</w:t>
      </w:r>
      <w:proofErr w:type="spellStart"/>
      <w:r w:rsidR="00172776">
        <w:rPr>
          <w:lang w:val="en-US"/>
        </w:rPr>
        <w:t>Sheoran</w:t>
      </w:r>
      <w:proofErr w:type="spellEnd"/>
      <w:r w:rsidR="00172776">
        <w:rPr>
          <w:lang w:val="en-US"/>
        </w:rPr>
        <w:t xml:space="preserve"> and Kumar, 2020)</w:t>
      </w:r>
      <w:r>
        <w:rPr>
          <w:lang w:val="en-US"/>
        </w:rPr>
        <w:t xml:space="preserve">. For instance, </w:t>
      </w:r>
      <w:r w:rsidRPr="00464BC1">
        <w:rPr>
          <w:lang w:val="en-US"/>
        </w:rPr>
        <w:t xml:space="preserve">Popescu </w:t>
      </w:r>
      <w:r w:rsidR="002A6567" w:rsidRPr="002A6567">
        <w:rPr>
          <w:i/>
          <w:lang w:val="en-US"/>
        </w:rPr>
        <w:t>et al.</w:t>
      </w:r>
      <w:r w:rsidRPr="00464BC1">
        <w:rPr>
          <w:lang w:val="en-US"/>
        </w:rPr>
        <w:t xml:space="preserve"> (2018) determined that the </w:t>
      </w:r>
      <w:r w:rsidRPr="00464BC1">
        <w:rPr>
          <w:lang w:val="en-US"/>
        </w:rPr>
        <w:lastRenderedPageBreak/>
        <w:t xml:space="preserve">key parameters that influence the mechanical properties in </w:t>
      </w:r>
      <w:r w:rsidR="00172776">
        <w:rPr>
          <w:lang w:val="en-US"/>
        </w:rPr>
        <w:t>3D printing</w:t>
      </w:r>
      <w:r w:rsidRPr="00464BC1">
        <w:rPr>
          <w:lang w:val="en-US"/>
        </w:rPr>
        <w:t xml:space="preserve"> </w:t>
      </w:r>
      <w:r w:rsidR="0048364E" w:rsidRPr="00464BC1">
        <w:rPr>
          <w:lang w:val="en-US"/>
        </w:rPr>
        <w:t>are</w:t>
      </w:r>
      <w:r w:rsidRPr="00464BC1">
        <w:rPr>
          <w:lang w:val="en-US"/>
        </w:rPr>
        <w:t xml:space="preserve"> porosity, layer height, filling density, printing direction and part orientation. In addition, for low values of layer height, as well as the thickness of the deposited or pri</w:t>
      </w:r>
      <w:r>
        <w:rPr>
          <w:lang w:val="en-US"/>
        </w:rPr>
        <w:t xml:space="preserve">nted filament, the </w:t>
      </w:r>
      <w:r w:rsidRPr="00464BC1">
        <w:rPr>
          <w:lang w:val="en-US"/>
        </w:rPr>
        <w:t xml:space="preserve">tensile strength of the material is improved. </w:t>
      </w:r>
      <w:r>
        <w:rPr>
          <w:lang w:val="en-US"/>
        </w:rPr>
        <w:t xml:space="preserve">In addition, by orienting the </w:t>
      </w:r>
      <w:r w:rsidRPr="00464BC1">
        <w:rPr>
          <w:lang w:val="en-US"/>
        </w:rPr>
        <w:t xml:space="preserve">printing direction towards the </w:t>
      </w:r>
      <w:r w:rsidR="00172776">
        <w:rPr>
          <w:lang w:val="en-US"/>
        </w:rPr>
        <w:t xml:space="preserve">direction in which </w:t>
      </w:r>
      <w:r>
        <w:rPr>
          <w:lang w:val="en-US"/>
        </w:rPr>
        <w:t xml:space="preserve">the tensile </w:t>
      </w:r>
      <w:r w:rsidR="00172776">
        <w:rPr>
          <w:lang w:val="en-US"/>
        </w:rPr>
        <w:t xml:space="preserve">load will be applied during tensile </w:t>
      </w:r>
      <w:r>
        <w:rPr>
          <w:lang w:val="en-US"/>
        </w:rPr>
        <w:t>strength</w:t>
      </w:r>
      <w:r w:rsidR="00172776">
        <w:rPr>
          <w:lang w:val="en-US"/>
        </w:rPr>
        <w:t>, the property can be</w:t>
      </w:r>
      <w:r>
        <w:rPr>
          <w:lang w:val="en-US"/>
        </w:rPr>
        <w:t xml:space="preserve"> also maximized. </w:t>
      </w:r>
      <w:r w:rsidR="00D1706C">
        <w:rPr>
          <w:lang w:val="en-US"/>
        </w:rPr>
        <w:t xml:space="preserve">The importance of the printing orientation was also identified by Yao </w:t>
      </w:r>
      <w:r w:rsidR="002A6567" w:rsidRPr="002A6567">
        <w:rPr>
          <w:i/>
          <w:lang w:val="en-US"/>
        </w:rPr>
        <w:t>et al.</w:t>
      </w:r>
      <w:r w:rsidR="00D1706C">
        <w:rPr>
          <w:lang w:val="en-US"/>
        </w:rPr>
        <w:t xml:space="preserve"> (2019).</w:t>
      </w:r>
      <w:r w:rsidR="00D1706C" w:rsidRPr="00464BC1">
        <w:rPr>
          <w:lang w:val="en-US"/>
        </w:rPr>
        <w:t xml:space="preserve"> </w:t>
      </w:r>
      <w:r w:rsidRPr="00464BC1">
        <w:rPr>
          <w:lang w:val="en-US"/>
        </w:rPr>
        <w:t xml:space="preserve">According to </w:t>
      </w:r>
      <w:proofErr w:type="spellStart"/>
      <w:r w:rsidRPr="00464BC1">
        <w:rPr>
          <w:lang w:val="en-US"/>
        </w:rPr>
        <w:t>Alafaghani</w:t>
      </w:r>
      <w:proofErr w:type="spellEnd"/>
      <w:r w:rsidRPr="00464BC1">
        <w:rPr>
          <w:lang w:val="en-US"/>
        </w:rPr>
        <w:t xml:space="preserve"> and </w:t>
      </w:r>
      <w:proofErr w:type="spellStart"/>
      <w:r w:rsidRPr="00464BC1">
        <w:rPr>
          <w:lang w:val="en-US"/>
        </w:rPr>
        <w:t>Qattawi</w:t>
      </w:r>
      <w:proofErr w:type="spellEnd"/>
      <w:r w:rsidRPr="00464BC1">
        <w:rPr>
          <w:lang w:val="en-US"/>
        </w:rPr>
        <w:t xml:space="preserve"> (2018), a higher extrusion temperature and an optimized layer thickness, a triangular filling pattern and a higher filling level </w:t>
      </w:r>
      <w:r w:rsidR="00A43A50">
        <w:rPr>
          <w:lang w:val="en-US"/>
        </w:rPr>
        <w:t>maximize the strength of the parts</w:t>
      </w:r>
      <w:r w:rsidRPr="00464BC1">
        <w:rPr>
          <w:lang w:val="en-US"/>
        </w:rPr>
        <w:t xml:space="preserve">. </w:t>
      </w:r>
      <w:r>
        <w:rPr>
          <w:lang w:val="en-US"/>
        </w:rPr>
        <w:t>Regarding the printing speed, it is identified that higher printing</w:t>
      </w:r>
      <w:r w:rsidRPr="00464BC1">
        <w:rPr>
          <w:lang w:val="en-US"/>
        </w:rPr>
        <w:t xml:space="preserve"> </w:t>
      </w:r>
      <w:r>
        <w:rPr>
          <w:lang w:val="en-US"/>
        </w:rPr>
        <w:t xml:space="preserve">speed with higher layer thickness result in </w:t>
      </w:r>
      <w:r w:rsidRPr="00464BC1">
        <w:rPr>
          <w:lang w:val="en-US"/>
        </w:rPr>
        <w:t>lower part strength.</w:t>
      </w:r>
      <w:r>
        <w:rPr>
          <w:lang w:val="en-US"/>
        </w:rPr>
        <w:t xml:space="preserve"> </w:t>
      </w:r>
      <w:r w:rsidR="00A43A50">
        <w:rPr>
          <w:lang w:val="en-US"/>
        </w:rPr>
        <w:t xml:space="preserve">Among others, </w:t>
      </w:r>
      <w:proofErr w:type="spellStart"/>
      <w:r w:rsidR="00A43A50">
        <w:rPr>
          <w:lang w:val="en-US"/>
        </w:rPr>
        <w:t>Altan</w:t>
      </w:r>
      <w:proofErr w:type="spellEnd"/>
      <w:r w:rsidR="00A43A50">
        <w:rPr>
          <w:lang w:val="en-US"/>
        </w:rPr>
        <w:t xml:space="preserve"> </w:t>
      </w:r>
      <w:r w:rsidR="002A6567" w:rsidRPr="002A6567">
        <w:rPr>
          <w:i/>
          <w:lang w:val="en-US"/>
        </w:rPr>
        <w:t>et al.</w:t>
      </w:r>
      <w:r w:rsidR="00A43A50">
        <w:rPr>
          <w:lang w:val="en-US"/>
        </w:rPr>
        <w:t xml:space="preserve"> (2018) also identified t</w:t>
      </w:r>
      <w:r>
        <w:rPr>
          <w:lang w:val="en-US"/>
        </w:rPr>
        <w:t>he influence of the layer height on the mechanical resistance.</w:t>
      </w:r>
    </w:p>
    <w:p w14:paraId="36637F76" w14:textId="77777777" w:rsidR="00596F9C" w:rsidRDefault="007777AE" w:rsidP="00A12A6E">
      <w:pPr>
        <w:pStyle w:val="cuerpo-tfg"/>
        <w:spacing w:line="480" w:lineRule="auto"/>
        <w:ind w:firstLine="0"/>
        <w:rPr>
          <w:lang w:val="en"/>
        </w:rPr>
      </w:pPr>
      <w:r>
        <w:rPr>
          <w:lang w:val="en"/>
        </w:rPr>
        <w:t>3.</w:t>
      </w:r>
      <w:r w:rsidR="00596F9C">
        <w:rPr>
          <w:lang w:val="en"/>
        </w:rPr>
        <w:t xml:space="preserve"> EXPERIMENTAL PROCEDURE</w:t>
      </w:r>
    </w:p>
    <w:p w14:paraId="33327B39" w14:textId="52D9B54B" w:rsidR="00742F13" w:rsidRDefault="00596F9C" w:rsidP="00A12A6E">
      <w:pPr>
        <w:pStyle w:val="cuerpo-tfg"/>
        <w:spacing w:line="480" w:lineRule="auto"/>
        <w:ind w:firstLine="0"/>
        <w:rPr>
          <w:lang w:val="en-US"/>
        </w:rPr>
      </w:pPr>
      <w:r>
        <w:rPr>
          <w:lang w:val="en"/>
        </w:rPr>
        <w:t xml:space="preserve">3.1 </w:t>
      </w:r>
      <w:r w:rsidR="00742F13">
        <w:rPr>
          <w:lang w:val="en"/>
        </w:rPr>
        <w:t>M</w:t>
      </w:r>
      <w:r>
        <w:rPr>
          <w:lang w:val="en"/>
        </w:rPr>
        <w:t>aterials and equipment</w:t>
      </w:r>
    </w:p>
    <w:p w14:paraId="1578F834" w14:textId="04139E8A" w:rsidR="00F05D39" w:rsidRDefault="00522DEA" w:rsidP="00A12A6E">
      <w:pPr>
        <w:pStyle w:val="cuerpo-tfg"/>
        <w:spacing w:line="480" w:lineRule="auto"/>
        <w:rPr>
          <w:lang w:val="en-US"/>
        </w:rPr>
      </w:pPr>
      <w:r>
        <w:rPr>
          <w:lang w:val="en-US"/>
        </w:rPr>
        <w:t xml:space="preserve">The </w:t>
      </w:r>
      <w:r w:rsidR="00F05D39">
        <w:rPr>
          <w:lang w:val="en-US"/>
        </w:rPr>
        <w:t xml:space="preserve">printing </w:t>
      </w:r>
      <w:r w:rsidR="006345ED">
        <w:rPr>
          <w:lang w:val="en-US"/>
        </w:rPr>
        <w:t xml:space="preserve">materials </w:t>
      </w:r>
      <w:r w:rsidR="00F05D39">
        <w:rPr>
          <w:lang w:val="en-US"/>
        </w:rPr>
        <w:t xml:space="preserve">used in the study </w:t>
      </w:r>
      <w:r w:rsidR="008537F1">
        <w:rPr>
          <w:lang w:val="en-US"/>
        </w:rPr>
        <w:t>we</w:t>
      </w:r>
      <w:r w:rsidR="00F05D39">
        <w:rPr>
          <w:lang w:val="en-US"/>
        </w:rPr>
        <w:t>re</w:t>
      </w:r>
      <w:r w:rsidR="0031042E">
        <w:rPr>
          <w:lang w:val="en-US"/>
        </w:rPr>
        <w:t xml:space="preserve"> </w:t>
      </w:r>
      <w:r w:rsidR="008537F1">
        <w:rPr>
          <w:lang w:val="en-US"/>
        </w:rPr>
        <w:t>virgin</w:t>
      </w:r>
      <w:r w:rsidR="0031042E">
        <w:rPr>
          <w:lang w:val="en-US"/>
        </w:rPr>
        <w:t xml:space="preserve"> and recycled </w:t>
      </w:r>
      <w:r w:rsidR="008537F1">
        <w:rPr>
          <w:lang w:val="en-US"/>
        </w:rPr>
        <w:t xml:space="preserve">PLA </w:t>
      </w:r>
      <w:r w:rsidR="00BE1D5E">
        <w:rPr>
          <w:lang w:val="en-US"/>
        </w:rPr>
        <w:t xml:space="preserve">characterized by data listed in Table </w:t>
      </w:r>
      <w:r w:rsidR="00C250DF">
        <w:rPr>
          <w:lang w:val="en-US"/>
        </w:rPr>
        <w:t>S1</w:t>
      </w:r>
      <w:r w:rsidR="00BE1D5E">
        <w:rPr>
          <w:lang w:val="en-US"/>
        </w:rPr>
        <w:t>.</w:t>
      </w:r>
      <w:r w:rsidR="008537F1">
        <w:rPr>
          <w:lang w:val="en-US"/>
        </w:rPr>
        <w:t xml:space="preserve"> Both materials were commercial ones, so the recycling was not done during the research. The recycled PLA </w:t>
      </w:r>
      <w:r w:rsidR="003F5571">
        <w:rPr>
          <w:lang w:val="en-US"/>
        </w:rPr>
        <w:t>contained 10 % of virgin PLA in the blend.</w:t>
      </w:r>
      <w:r w:rsidR="008537F1">
        <w:rPr>
          <w:lang w:val="en-US"/>
        </w:rPr>
        <w:t xml:space="preserve"> </w:t>
      </w:r>
    </w:p>
    <w:p w14:paraId="398C8C37" w14:textId="46B2008D" w:rsidR="0007188B" w:rsidRDefault="00092892" w:rsidP="00A12A6E">
      <w:pPr>
        <w:pStyle w:val="cuerpo-tfg"/>
        <w:spacing w:line="480" w:lineRule="auto"/>
        <w:ind w:firstLine="0"/>
        <w:rPr>
          <w:lang w:val="en-US"/>
        </w:rPr>
      </w:pPr>
      <w:ins w:id="188" w:author="Fabio Alberto Cruz Sanchez" w:date="2020-11-08T09:07:00Z">
        <w:r>
          <w:rPr>
            <w:lang w:val="en-US"/>
          </w:rPr>
          <w:t>T</w:t>
        </w:r>
      </w:ins>
      <w:r w:rsidR="00DF5871" w:rsidRPr="00B03359">
        <w:rPr>
          <w:lang w:val="en-US"/>
        </w:rPr>
        <w:t xml:space="preserve">he 3D printer used to manufacture the specimens was a BQ’s </w:t>
      </w:r>
      <w:proofErr w:type="spellStart"/>
      <w:r w:rsidR="00DF5871">
        <w:rPr>
          <w:lang w:val="en-US"/>
        </w:rPr>
        <w:t>Witbox</w:t>
      </w:r>
      <w:proofErr w:type="spellEnd"/>
      <w:r w:rsidR="00641DE3">
        <w:rPr>
          <w:lang w:val="en-US"/>
        </w:rPr>
        <w:t>, shown in Fig1a</w:t>
      </w:r>
      <w:r w:rsidR="005F6C5D">
        <w:rPr>
          <w:lang w:val="en-US"/>
        </w:rPr>
        <w:t>.</w:t>
      </w:r>
      <w:r w:rsidR="00DF5871">
        <w:rPr>
          <w:lang w:val="en-US"/>
        </w:rPr>
        <w:t xml:space="preserve"> </w:t>
      </w:r>
      <w:r w:rsidR="003F5571">
        <w:rPr>
          <w:lang w:val="en-US"/>
        </w:rPr>
        <w:t>T</w:t>
      </w:r>
      <w:r w:rsidR="00DF5871">
        <w:rPr>
          <w:lang w:val="en-US"/>
        </w:rPr>
        <w:t xml:space="preserve">he software used to generate the printing code was the </w:t>
      </w:r>
      <w:proofErr w:type="spellStart"/>
      <w:r w:rsidR="00DF5871">
        <w:rPr>
          <w:lang w:val="en-US"/>
        </w:rPr>
        <w:t>Ultimaker</w:t>
      </w:r>
      <w:proofErr w:type="spellEnd"/>
      <w:r w:rsidR="00DF5871">
        <w:rPr>
          <w:lang w:val="en-US"/>
        </w:rPr>
        <w:t xml:space="preserve"> </w:t>
      </w:r>
      <w:proofErr w:type="spellStart"/>
      <w:r w:rsidR="00DF5871">
        <w:rPr>
          <w:lang w:val="en-US"/>
        </w:rPr>
        <w:t>Cura</w:t>
      </w:r>
      <w:proofErr w:type="spellEnd"/>
      <w:r w:rsidR="00DF5871">
        <w:rPr>
          <w:lang w:val="en-US"/>
        </w:rPr>
        <w:t xml:space="preserve"> 3.2.1. </w:t>
      </w:r>
      <w:r w:rsidR="0007188B">
        <w:rPr>
          <w:lang w:val="en-US"/>
        </w:rPr>
        <w:t>To perform</w:t>
      </w:r>
      <w:r w:rsidR="00D0766F">
        <w:rPr>
          <w:lang w:val="en-US"/>
        </w:rPr>
        <w:t xml:space="preserve"> the destructive test, the machine used </w:t>
      </w:r>
      <w:r w:rsidR="006974BA">
        <w:rPr>
          <w:lang w:val="en-US"/>
        </w:rPr>
        <w:t xml:space="preserve">was </w:t>
      </w:r>
      <w:r w:rsidR="003F5571">
        <w:rPr>
          <w:lang w:val="en-US"/>
        </w:rPr>
        <w:t>the</w:t>
      </w:r>
      <w:r w:rsidR="00A916F4">
        <w:rPr>
          <w:lang w:val="en-US"/>
        </w:rPr>
        <w:t xml:space="preserve"> MTS Criterion 43</w:t>
      </w:r>
      <w:r w:rsidR="005624B1">
        <w:rPr>
          <w:lang w:val="en-US"/>
        </w:rPr>
        <w:t xml:space="preserve"> </w:t>
      </w:r>
      <w:r w:rsidR="003F5571">
        <w:rPr>
          <w:lang w:val="en-US"/>
        </w:rPr>
        <w:t xml:space="preserve">universal testing machine </w:t>
      </w:r>
      <w:r w:rsidR="005624B1">
        <w:rPr>
          <w:lang w:val="en-US"/>
        </w:rPr>
        <w:t>(MTS, 2020)</w:t>
      </w:r>
      <w:r w:rsidR="00A916F4">
        <w:rPr>
          <w:lang w:val="en-US"/>
        </w:rPr>
        <w:t xml:space="preserve"> </w:t>
      </w:r>
      <w:r w:rsidR="006974BA">
        <w:rPr>
          <w:lang w:val="en-US"/>
        </w:rPr>
        <w:t xml:space="preserve">(Fig 1b) </w:t>
      </w:r>
      <w:r w:rsidR="00A916F4">
        <w:rPr>
          <w:lang w:val="en-US"/>
        </w:rPr>
        <w:t xml:space="preserve">with a maximum load of 50 </w:t>
      </w:r>
      <w:proofErr w:type="spellStart"/>
      <w:r w:rsidR="00A916F4">
        <w:rPr>
          <w:lang w:val="en-US"/>
        </w:rPr>
        <w:t>kN</w:t>
      </w:r>
      <w:proofErr w:type="spellEnd"/>
      <w:r w:rsidR="00A916F4">
        <w:rPr>
          <w:lang w:val="en-US"/>
        </w:rPr>
        <w:t xml:space="preserve">, being the maximum load supported by the LPS 104 cell of 10 </w:t>
      </w:r>
      <w:proofErr w:type="spellStart"/>
      <w:r w:rsidR="00A916F4">
        <w:rPr>
          <w:lang w:val="en-US"/>
        </w:rPr>
        <w:t>kN.</w:t>
      </w:r>
      <w:proofErr w:type="spellEnd"/>
      <w:r w:rsidR="00A916F4">
        <w:rPr>
          <w:lang w:val="en-US"/>
        </w:rPr>
        <w:t xml:space="preserve"> The clamping system was </w:t>
      </w:r>
      <w:r w:rsidR="00B72E1E">
        <w:rPr>
          <w:lang w:val="en-US"/>
        </w:rPr>
        <w:t>the</w:t>
      </w:r>
      <w:r w:rsidR="00A916F4">
        <w:rPr>
          <w:lang w:val="en-US"/>
        </w:rPr>
        <w:t xml:space="preserve"> </w:t>
      </w:r>
      <w:r w:rsidR="00A916F4">
        <w:rPr>
          <w:lang w:val="en-US"/>
        </w:rPr>
        <w:lastRenderedPageBreak/>
        <w:t xml:space="preserve">Instron 2716-015 </w:t>
      </w:r>
      <w:r w:rsidR="00B72E1E">
        <w:rPr>
          <w:lang w:val="en-US"/>
        </w:rPr>
        <w:t xml:space="preserve">system </w:t>
      </w:r>
      <w:r w:rsidR="00A916F4">
        <w:rPr>
          <w:lang w:val="en-US"/>
        </w:rPr>
        <w:t xml:space="preserve">with a maximum supported load of 30 </w:t>
      </w:r>
      <w:proofErr w:type="spellStart"/>
      <w:r w:rsidR="00A916F4">
        <w:rPr>
          <w:lang w:val="en-US"/>
        </w:rPr>
        <w:t>kN.</w:t>
      </w:r>
      <w:proofErr w:type="spellEnd"/>
      <w:r w:rsidR="00DC1707">
        <w:rPr>
          <w:lang w:val="en-US"/>
        </w:rPr>
        <w:t xml:space="preserve"> The </w:t>
      </w:r>
      <w:r w:rsidR="006974BA">
        <w:rPr>
          <w:lang w:val="en-US"/>
        </w:rPr>
        <w:t xml:space="preserve">selected </w:t>
      </w:r>
      <w:r w:rsidR="00DC1707">
        <w:rPr>
          <w:lang w:val="en-US"/>
        </w:rPr>
        <w:t>strain rate was 0.5 mm/min.</w:t>
      </w:r>
    </w:p>
    <w:p w14:paraId="1E4E4E2D" w14:textId="69B10DF2" w:rsidR="001D782A" w:rsidRDefault="00F05D39" w:rsidP="00A12A6E">
      <w:pPr>
        <w:pStyle w:val="cuerpo-tfg"/>
        <w:spacing w:line="480" w:lineRule="auto"/>
        <w:jc w:val="center"/>
        <w:rPr>
          <w:lang w:val="en-US"/>
        </w:rPr>
      </w:pPr>
      <w:r>
        <w:rPr>
          <w:noProof/>
          <w:lang w:eastAsia="es-ES"/>
        </w:rPr>
        <w:drawing>
          <wp:inline distT="0" distB="0" distL="0" distR="0" wp14:anchorId="5043BD4A" wp14:editId="1A13570C">
            <wp:extent cx="3429000" cy="2825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285" cy="2831753"/>
                    </a:xfrm>
                    <a:prstGeom prst="rect">
                      <a:avLst/>
                    </a:prstGeom>
                    <a:noFill/>
                    <a:ln>
                      <a:noFill/>
                    </a:ln>
                  </pic:spPr>
                </pic:pic>
              </a:graphicData>
            </a:graphic>
          </wp:inline>
        </w:drawing>
      </w:r>
    </w:p>
    <w:p w14:paraId="3D19CDAB" w14:textId="62DEFC5D" w:rsidR="001D782A" w:rsidRPr="003C453A" w:rsidRDefault="001D782A" w:rsidP="00A12A6E">
      <w:pPr>
        <w:spacing w:line="480" w:lineRule="auto"/>
        <w:jc w:val="center"/>
        <w:rPr>
          <w:b/>
          <w:lang w:val="en-US"/>
        </w:rPr>
      </w:pPr>
      <w:r w:rsidRPr="003C453A">
        <w:rPr>
          <w:b/>
          <w:lang w:val="en-US"/>
        </w:rPr>
        <w:t>Figure 1: Equipment used in the study</w:t>
      </w:r>
      <w:r w:rsidR="00641DE3" w:rsidRPr="003C453A">
        <w:rPr>
          <w:b/>
          <w:lang w:val="en-US"/>
        </w:rPr>
        <w:t>: a) 3D printer, b) Universal testing machine</w:t>
      </w:r>
      <w:r w:rsidRPr="003C453A">
        <w:rPr>
          <w:b/>
          <w:lang w:val="en-US"/>
        </w:rPr>
        <w:t>.</w:t>
      </w:r>
    </w:p>
    <w:p w14:paraId="6F44316B" w14:textId="1BDFEFBE" w:rsidR="00812A6B" w:rsidRDefault="00DF6C8A" w:rsidP="00A12A6E">
      <w:pPr>
        <w:pStyle w:val="cuerpo-tfg"/>
        <w:spacing w:line="480" w:lineRule="auto"/>
        <w:rPr>
          <w:lang w:val="en-US"/>
        </w:rPr>
      </w:pPr>
      <w:r>
        <w:rPr>
          <w:lang w:val="en-US"/>
        </w:rPr>
        <w:t xml:space="preserve">In order to save material and time to carry out the experimental plan, the geometry of the specimen was reduced in size from the one recommended by the </w:t>
      </w:r>
      <w:r w:rsidR="006C704C" w:rsidRPr="006C704C">
        <w:rPr>
          <w:lang w:val="en-US"/>
        </w:rPr>
        <w:t>UNE 116005:</w:t>
      </w:r>
      <w:r w:rsidR="006C704C" w:rsidRPr="00DE2569">
        <w:rPr>
          <w:lang w:val="en-US"/>
        </w:rPr>
        <w:t xml:space="preserve">2012 </w:t>
      </w:r>
      <w:r w:rsidRPr="00DE2569">
        <w:rPr>
          <w:lang w:val="en-US"/>
        </w:rPr>
        <w:t>standard</w:t>
      </w:r>
      <w:r w:rsidR="006C704C" w:rsidRPr="00DE2569">
        <w:rPr>
          <w:lang w:val="en-US"/>
        </w:rPr>
        <w:t xml:space="preserve"> (UNE, 2012)</w:t>
      </w:r>
      <w:r w:rsidR="005F58BB" w:rsidRPr="00DE2569">
        <w:rPr>
          <w:lang w:val="en-US"/>
        </w:rPr>
        <w:t xml:space="preserve">, </w:t>
      </w:r>
      <w:r w:rsidR="006C704C" w:rsidRPr="00DE2569">
        <w:rPr>
          <w:lang w:val="en-US"/>
        </w:rPr>
        <w:t>which define the length of the specimen at no less than 120 and 150 mm depending on the orientation. However, in this study the specimen</w:t>
      </w:r>
      <w:r w:rsidR="00DE2569" w:rsidRPr="00DE2569">
        <w:rPr>
          <w:lang w:val="en-US"/>
        </w:rPr>
        <w:t>s</w:t>
      </w:r>
      <w:r w:rsidR="006C704C" w:rsidRPr="00DE2569">
        <w:rPr>
          <w:lang w:val="en-US"/>
        </w:rPr>
        <w:t xml:space="preserve"> are manufactured</w:t>
      </w:r>
      <w:r w:rsidR="006C704C">
        <w:rPr>
          <w:lang w:val="en-US"/>
        </w:rPr>
        <w:t xml:space="preserve"> according to the dimensions proposed by</w:t>
      </w:r>
      <w:r w:rsidR="00812A6B">
        <w:rPr>
          <w:lang w:val="en-US"/>
        </w:rPr>
        <w:t xml:space="preserve"> </w:t>
      </w:r>
      <w:r w:rsidR="00812A6B" w:rsidRPr="00EB0F5B">
        <w:rPr>
          <w:lang w:val="en-US"/>
        </w:rPr>
        <w:t xml:space="preserve">Lin </w:t>
      </w:r>
      <w:r w:rsidR="002A6567" w:rsidRPr="002A6567">
        <w:rPr>
          <w:i/>
          <w:lang w:val="en-US"/>
        </w:rPr>
        <w:t>et al.</w:t>
      </w:r>
      <w:r w:rsidR="00812A6B" w:rsidRPr="00EB0F5B">
        <w:rPr>
          <w:i/>
          <w:lang w:val="en-US"/>
        </w:rPr>
        <w:t xml:space="preserve"> </w:t>
      </w:r>
      <w:r w:rsidR="00812A6B" w:rsidRPr="00F05D39">
        <w:rPr>
          <w:lang w:val="en-US"/>
        </w:rPr>
        <w:t xml:space="preserve">(2018) </w:t>
      </w:r>
      <w:r w:rsidR="006C704C">
        <w:rPr>
          <w:lang w:val="en-US"/>
        </w:rPr>
        <w:t>in which</w:t>
      </w:r>
      <w:r w:rsidR="00812A6B" w:rsidRPr="00F05D39">
        <w:rPr>
          <w:lang w:val="en-US"/>
        </w:rPr>
        <w:t xml:space="preserve"> the </w:t>
      </w:r>
      <w:r w:rsidR="005F58BB">
        <w:rPr>
          <w:lang w:val="en-US"/>
        </w:rPr>
        <w:t xml:space="preserve">length of the specimen </w:t>
      </w:r>
      <w:r w:rsidR="00B72E1E">
        <w:rPr>
          <w:lang w:val="en-US"/>
        </w:rPr>
        <w:t>wa</w:t>
      </w:r>
      <w:r w:rsidR="005F58BB">
        <w:rPr>
          <w:lang w:val="en-US"/>
        </w:rPr>
        <w:t xml:space="preserve">s 75 mm. The dimensions of the specimen are </w:t>
      </w:r>
      <w:r w:rsidR="00DA5F8D">
        <w:rPr>
          <w:lang w:val="en-US"/>
        </w:rPr>
        <w:t xml:space="preserve">the ones </w:t>
      </w:r>
      <w:r w:rsidR="00B72E1E">
        <w:rPr>
          <w:lang w:val="en-US"/>
        </w:rPr>
        <w:t>depicted</w:t>
      </w:r>
      <w:r w:rsidR="005F58BB">
        <w:rPr>
          <w:lang w:val="en-US"/>
        </w:rPr>
        <w:t xml:space="preserve"> in Fig. 2.</w:t>
      </w:r>
    </w:p>
    <w:p w14:paraId="3FD8D992" w14:textId="694F898C" w:rsidR="00812A6B" w:rsidRDefault="00812A6B" w:rsidP="00A12A6E">
      <w:pPr>
        <w:pStyle w:val="cuerpo-tfg"/>
        <w:spacing w:line="480" w:lineRule="auto"/>
        <w:jc w:val="center"/>
        <w:rPr>
          <w:lang w:val="en-US"/>
        </w:rPr>
      </w:pPr>
      <w:r>
        <w:rPr>
          <w:noProof/>
          <w:lang w:eastAsia="es-ES"/>
        </w:rPr>
        <w:lastRenderedPageBreak/>
        <w:drawing>
          <wp:inline distT="0" distB="0" distL="0" distR="0" wp14:anchorId="77E89719" wp14:editId="48330B91">
            <wp:extent cx="2308860" cy="2575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8860" cy="2575560"/>
                    </a:xfrm>
                    <a:prstGeom prst="rect">
                      <a:avLst/>
                    </a:prstGeom>
                    <a:noFill/>
                    <a:ln>
                      <a:noFill/>
                    </a:ln>
                  </pic:spPr>
                </pic:pic>
              </a:graphicData>
            </a:graphic>
          </wp:inline>
        </w:drawing>
      </w:r>
    </w:p>
    <w:p w14:paraId="25DE7428" w14:textId="20831967" w:rsidR="00812A6B" w:rsidRPr="003C453A" w:rsidRDefault="00812A6B" w:rsidP="00A12A6E">
      <w:pPr>
        <w:spacing w:line="480" w:lineRule="auto"/>
        <w:jc w:val="center"/>
        <w:rPr>
          <w:b/>
          <w:lang w:val="en-US"/>
        </w:rPr>
      </w:pPr>
      <w:r w:rsidRPr="003C453A">
        <w:rPr>
          <w:b/>
          <w:lang w:val="en-US"/>
        </w:rPr>
        <w:t xml:space="preserve">Figure 2: Geometry of the </w:t>
      </w:r>
      <w:r w:rsidR="005F58BB" w:rsidRPr="003C453A">
        <w:rPr>
          <w:b/>
          <w:lang w:val="en-US"/>
        </w:rPr>
        <w:t xml:space="preserve">specimen to be 3D printed </w:t>
      </w:r>
      <w:r w:rsidRPr="003C453A">
        <w:rPr>
          <w:b/>
          <w:lang w:val="en-US"/>
        </w:rPr>
        <w:t>(</w:t>
      </w:r>
      <w:r w:rsidR="00F05D39" w:rsidRPr="003C453A">
        <w:rPr>
          <w:b/>
          <w:lang w:val="en-US"/>
        </w:rPr>
        <w:t xml:space="preserve">Based in </w:t>
      </w:r>
      <w:r w:rsidRPr="003C453A">
        <w:rPr>
          <w:b/>
          <w:lang w:val="en-US"/>
        </w:rPr>
        <w:t xml:space="preserve">Lin </w:t>
      </w:r>
      <w:r w:rsidR="002A6567" w:rsidRPr="002A6567">
        <w:rPr>
          <w:b/>
          <w:i/>
          <w:lang w:val="en-US"/>
        </w:rPr>
        <w:t>et al.</w:t>
      </w:r>
      <w:r w:rsidRPr="003C453A">
        <w:rPr>
          <w:b/>
          <w:i/>
          <w:lang w:val="en-US"/>
        </w:rPr>
        <w:t xml:space="preserve"> </w:t>
      </w:r>
      <w:r w:rsidRPr="003C453A">
        <w:rPr>
          <w:b/>
          <w:lang w:val="en-US"/>
        </w:rPr>
        <w:t>(2018)).</w:t>
      </w:r>
    </w:p>
    <w:p w14:paraId="5A20A646" w14:textId="0A50A7C0" w:rsidR="00596F9C" w:rsidRDefault="00596F9C" w:rsidP="00A12A6E">
      <w:pPr>
        <w:pStyle w:val="cuerpo-tfg"/>
        <w:spacing w:line="480" w:lineRule="auto"/>
        <w:ind w:firstLine="0"/>
        <w:rPr>
          <w:lang w:val="en-US"/>
        </w:rPr>
      </w:pPr>
      <w:commentRangeStart w:id="189"/>
      <w:r>
        <w:rPr>
          <w:lang w:val="en"/>
        </w:rPr>
        <w:t>3.2 Methodology</w:t>
      </w:r>
      <w:commentRangeEnd w:id="189"/>
      <w:r w:rsidR="00920BA4">
        <w:rPr>
          <w:rStyle w:val="Marquedecommentaire"/>
          <w:rFonts w:asciiTheme="minorHAnsi" w:hAnsiTheme="minorHAnsi" w:cstheme="minorBidi"/>
        </w:rPr>
        <w:commentReference w:id="189"/>
      </w:r>
    </w:p>
    <w:p w14:paraId="47A6D711" w14:textId="20B4013B" w:rsidR="00464BBA" w:rsidRDefault="00464BBA" w:rsidP="00A12A6E">
      <w:pPr>
        <w:pStyle w:val="cuerpo-tfg"/>
        <w:spacing w:line="480" w:lineRule="auto"/>
        <w:rPr>
          <w:lang w:val="en-US"/>
        </w:rPr>
      </w:pPr>
      <w:commentRangeStart w:id="190"/>
      <w:r>
        <w:rPr>
          <w:lang w:val="en" w:eastAsia="es-ES"/>
        </w:rPr>
        <w:t xml:space="preserve">The aim of the </w:t>
      </w:r>
      <w:r w:rsidRPr="00C25B20">
        <w:rPr>
          <w:lang w:val="en" w:eastAsia="es-ES"/>
        </w:rPr>
        <w:t xml:space="preserve">study </w:t>
      </w:r>
      <w:r>
        <w:rPr>
          <w:lang w:val="en" w:eastAsia="es-ES"/>
        </w:rPr>
        <w:t>is identify</w:t>
      </w:r>
      <w:r w:rsidR="00B72E1E">
        <w:rPr>
          <w:lang w:val="en" w:eastAsia="es-ES"/>
        </w:rPr>
        <w:t xml:space="preserve">ing the most critical factors affecting the mechanical properties in 3D printing, evaluating their </w:t>
      </w:r>
      <w:r w:rsidR="00A12A6E">
        <w:rPr>
          <w:lang w:val="en" w:eastAsia="es-ES"/>
        </w:rPr>
        <w:t xml:space="preserve">influence </w:t>
      </w:r>
      <w:r w:rsidR="00B72E1E">
        <w:rPr>
          <w:lang w:val="en" w:eastAsia="es-ES"/>
        </w:rPr>
        <w:t>on the</w:t>
      </w:r>
      <w:r w:rsidRPr="00C25B20">
        <w:rPr>
          <w:lang w:val="en" w:eastAsia="es-ES"/>
        </w:rPr>
        <w:t xml:space="preserve"> mechanical properties in 3D printin</w:t>
      </w:r>
      <w:r>
        <w:rPr>
          <w:lang w:val="en" w:eastAsia="es-ES"/>
        </w:rPr>
        <w:t xml:space="preserve">g, particularly for </w:t>
      </w:r>
      <w:r w:rsidRPr="00C25B20">
        <w:rPr>
          <w:lang w:val="en" w:eastAsia="es-ES"/>
        </w:rPr>
        <w:t>b</w:t>
      </w:r>
      <w:r>
        <w:rPr>
          <w:lang w:val="en" w:eastAsia="es-ES"/>
        </w:rPr>
        <w:t>oth virgin and recycled PLA</w:t>
      </w:r>
      <w:commentRangeEnd w:id="190"/>
      <w:r w:rsidR="00920BA4">
        <w:rPr>
          <w:rStyle w:val="Marquedecommentaire"/>
          <w:rFonts w:asciiTheme="minorHAnsi" w:hAnsiTheme="minorHAnsi" w:cstheme="minorBidi"/>
        </w:rPr>
        <w:commentReference w:id="190"/>
      </w:r>
      <w:r>
        <w:rPr>
          <w:lang w:val="en" w:eastAsia="es-ES"/>
        </w:rPr>
        <w:t xml:space="preserve">. Thus, based on the results, it is expected to gain a better </w:t>
      </w:r>
      <w:r w:rsidRPr="00C25B20">
        <w:rPr>
          <w:lang w:val="en" w:eastAsia="es-ES"/>
        </w:rPr>
        <w:t>understand</w:t>
      </w:r>
      <w:r>
        <w:rPr>
          <w:lang w:val="en" w:eastAsia="es-ES"/>
        </w:rPr>
        <w:t>ing</w:t>
      </w:r>
      <w:r w:rsidRPr="00C25B20">
        <w:rPr>
          <w:lang w:val="en" w:eastAsia="es-ES"/>
        </w:rPr>
        <w:t xml:space="preserve"> </w:t>
      </w:r>
      <w:r>
        <w:rPr>
          <w:lang w:val="en" w:eastAsia="es-ES"/>
        </w:rPr>
        <w:t xml:space="preserve">on </w:t>
      </w:r>
      <w:r w:rsidRPr="00C25B20">
        <w:rPr>
          <w:lang w:val="en" w:eastAsia="es-ES"/>
        </w:rPr>
        <w:t xml:space="preserve">the suitability of using recycled materials </w:t>
      </w:r>
      <w:r>
        <w:rPr>
          <w:lang w:val="en" w:eastAsia="es-ES"/>
        </w:rPr>
        <w:t>in 3D printing and how to properly select the printing conditions to guarantee sufficient mechanical resistance.</w:t>
      </w:r>
      <w:r>
        <w:rPr>
          <w:lang w:val="en-US"/>
        </w:rPr>
        <w:t xml:space="preserve"> </w:t>
      </w:r>
      <w:r w:rsidRPr="00092892">
        <w:rPr>
          <w:highlight w:val="yellow"/>
          <w:lang w:val="en-US"/>
          <w:rPrChange w:id="191" w:author="Fabio Alberto Cruz Sanchez" w:date="2020-11-08T09:09:00Z">
            <w:rPr>
              <w:lang w:val="en-US"/>
            </w:rPr>
          </w:rPrChange>
        </w:rPr>
        <w:t>In order to do that, an experimental plan compris</w:t>
      </w:r>
      <w:r w:rsidR="00B72E1E" w:rsidRPr="00092892">
        <w:rPr>
          <w:highlight w:val="yellow"/>
          <w:lang w:val="en-US"/>
          <w:rPrChange w:id="192" w:author="Fabio Alberto Cruz Sanchez" w:date="2020-11-08T09:09:00Z">
            <w:rPr>
              <w:lang w:val="en-US"/>
            </w:rPr>
          </w:rPrChange>
        </w:rPr>
        <w:t>ing</w:t>
      </w:r>
      <w:r w:rsidRPr="00092892">
        <w:rPr>
          <w:highlight w:val="yellow"/>
          <w:lang w:val="en-US"/>
          <w:rPrChange w:id="193" w:author="Fabio Alberto Cruz Sanchez" w:date="2020-11-08T09:09:00Z">
            <w:rPr>
              <w:lang w:val="en-US"/>
            </w:rPr>
          </w:rPrChange>
        </w:rPr>
        <w:t xml:space="preserve"> three phases will be developed</w:t>
      </w:r>
      <w:r>
        <w:rPr>
          <w:lang w:val="en-US"/>
        </w:rPr>
        <w:t xml:space="preserve">. </w:t>
      </w:r>
      <w:r w:rsidR="00A43A50" w:rsidRPr="005C4023">
        <w:rPr>
          <w:lang w:val="en-US"/>
        </w:rPr>
        <w:t xml:space="preserve">Based on the </w:t>
      </w:r>
      <w:r w:rsidR="00A43A50">
        <w:rPr>
          <w:lang w:val="en-US"/>
        </w:rPr>
        <w:t>literature research</w:t>
      </w:r>
      <w:r w:rsidR="00A43A50" w:rsidRPr="005C4023">
        <w:rPr>
          <w:lang w:val="en-US"/>
        </w:rPr>
        <w:t xml:space="preserve">, </w:t>
      </w:r>
      <w:r w:rsidR="00B72E1E">
        <w:rPr>
          <w:lang w:val="en-US"/>
        </w:rPr>
        <w:t xml:space="preserve">the </w:t>
      </w:r>
      <w:r w:rsidR="00A43A50">
        <w:rPr>
          <w:lang w:val="en-US"/>
        </w:rPr>
        <w:t xml:space="preserve">critical parameters for the study are </w:t>
      </w:r>
      <w:r w:rsidR="00A43A50" w:rsidRPr="005C4023">
        <w:rPr>
          <w:lang w:val="en-US"/>
        </w:rPr>
        <w:t>the layer height</w:t>
      </w:r>
      <w:r w:rsidR="00A43A50">
        <w:rPr>
          <w:lang w:val="en-US"/>
        </w:rPr>
        <w:t xml:space="preserve"> </w:t>
      </w:r>
      <w:r w:rsidR="00A43A50" w:rsidRPr="00EB0F5B">
        <w:rPr>
          <w:lang w:val="en-US"/>
        </w:rPr>
        <w:t xml:space="preserve">and </w:t>
      </w:r>
      <w:r w:rsidR="00A43A50">
        <w:rPr>
          <w:lang w:val="en-US"/>
        </w:rPr>
        <w:t>in</w:t>
      </w:r>
      <w:r w:rsidR="00A43A50" w:rsidRPr="00EB0F5B">
        <w:rPr>
          <w:lang w:val="en-US"/>
        </w:rPr>
        <w:t>fill pattern.</w:t>
      </w:r>
      <w:r w:rsidR="00A43A50">
        <w:rPr>
          <w:lang w:val="en-US"/>
        </w:rPr>
        <w:t xml:space="preserve"> In addition</w:t>
      </w:r>
      <w:r w:rsidR="00A43A50" w:rsidRPr="00EB0F5B">
        <w:rPr>
          <w:lang w:val="en-US"/>
        </w:rPr>
        <w:t xml:space="preserve">, </w:t>
      </w:r>
      <w:r w:rsidR="00A43A50">
        <w:rPr>
          <w:lang w:val="en-US"/>
        </w:rPr>
        <w:t>taking into</w:t>
      </w:r>
      <w:r w:rsidR="00A43A50" w:rsidRPr="00EB0F5B">
        <w:rPr>
          <w:lang w:val="en-US"/>
        </w:rPr>
        <w:t xml:space="preserve"> account </w:t>
      </w:r>
      <w:r w:rsidR="00A43A50">
        <w:rPr>
          <w:lang w:val="en-US"/>
        </w:rPr>
        <w:t xml:space="preserve">the goal of </w:t>
      </w:r>
      <w:r w:rsidR="00A43A50" w:rsidRPr="00EB0F5B">
        <w:rPr>
          <w:lang w:val="en-US"/>
        </w:rPr>
        <w:t>sustainable manufacturing</w:t>
      </w:r>
      <w:r w:rsidR="00B72E1E">
        <w:rPr>
          <w:lang w:val="en-US"/>
        </w:rPr>
        <w:t xml:space="preserve"> (i.e., trying to optimize the consumption of material), but also</w:t>
      </w:r>
      <w:r w:rsidR="00A43A50">
        <w:rPr>
          <w:lang w:val="en-US"/>
        </w:rPr>
        <w:t xml:space="preserve"> productivity</w:t>
      </w:r>
      <w:r w:rsidR="00B72E1E">
        <w:rPr>
          <w:lang w:val="en-US"/>
        </w:rPr>
        <w:t xml:space="preserve"> (i.e., trying to minimize printing times)</w:t>
      </w:r>
      <w:r w:rsidR="00A43A50">
        <w:rPr>
          <w:lang w:val="en-US"/>
        </w:rPr>
        <w:t>, in</w:t>
      </w:r>
      <w:r w:rsidR="00A43A50" w:rsidRPr="00EB0F5B">
        <w:rPr>
          <w:lang w:val="en-US"/>
        </w:rPr>
        <w:t>fill density and print</w:t>
      </w:r>
      <w:r w:rsidR="00A43A50">
        <w:rPr>
          <w:lang w:val="en-US"/>
        </w:rPr>
        <w:t>ing</w:t>
      </w:r>
      <w:r w:rsidR="00A43A50" w:rsidRPr="00EB0F5B">
        <w:rPr>
          <w:lang w:val="en-US"/>
        </w:rPr>
        <w:t xml:space="preserve"> speed</w:t>
      </w:r>
      <w:r w:rsidR="00A43A50">
        <w:rPr>
          <w:lang w:val="en-US"/>
        </w:rPr>
        <w:t xml:space="preserve"> </w:t>
      </w:r>
      <w:r w:rsidR="00B72E1E">
        <w:rPr>
          <w:lang w:val="en-US"/>
        </w:rPr>
        <w:t xml:space="preserve">were considered </w:t>
      </w:r>
      <w:r w:rsidR="00A43A50">
        <w:rPr>
          <w:lang w:val="en-US"/>
        </w:rPr>
        <w:t>(</w:t>
      </w:r>
      <w:r w:rsidR="00A43A50" w:rsidRPr="00EB0F5B">
        <w:rPr>
          <w:lang w:val="en-US"/>
        </w:rPr>
        <w:t xml:space="preserve">Singh </w:t>
      </w:r>
      <w:r w:rsidR="002A6567" w:rsidRPr="002A6567">
        <w:rPr>
          <w:i/>
          <w:lang w:val="en-US"/>
        </w:rPr>
        <w:t>et al.</w:t>
      </w:r>
      <w:r w:rsidR="00A43A50">
        <w:rPr>
          <w:lang w:val="en-US"/>
        </w:rPr>
        <w:t xml:space="preserve">, </w:t>
      </w:r>
      <w:r w:rsidR="00A43A50" w:rsidRPr="00EB0F5B">
        <w:rPr>
          <w:lang w:val="en-US"/>
        </w:rPr>
        <w:t>2018</w:t>
      </w:r>
      <w:r w:rsidR="00653C35">
        <w:rPr>
          <w:lang w:val="en-US"/>
        </w:rPr>
        <w:t xml:space="preserve">; Tanveer </w:t>
      </w:r>
      <w:r w:rsidR="00653C35" w:rsidRPr="00653C35">
        <w:rPr>
          <w:i/>
          <w:iCs/>
          <w:lang w:val="en-US"/>
        </w:rPr>
        <w:t>et al</w:t>
      </w:r>
      <w:r w:rsidR="00653C35">
        <w:rPr>
          <w:lang w:val="en-US"/>
        </w:rPr>
        <w:t>., 2019</w:t>
      </w:r>
      <w:r w:rsidR="00A43A50" w:rsidRPr="00EB0F5B">
        <w:rPr>
          <w:lang w:val="en-US"/>
        </w:rPr>
        <w:t>)</w:t>
      </w:r>
      <w:r w:rsidR="00B72E1E">
        <w:rPr>
          <w:lang w:val="en-US"/>
        </w:rPr>
        <w:t>.</w:t>
      </w:r>
      <w:r w:rsidR="00A43A50">
        <w:rPr>
          <w:lang w:val="en-US"/>
        </w:rPr>
        <w:t xml:space="preserve"> T</w:t>
      </w:r>
      <w:r w:rsidRPr="00EB0F5B">
        <w:rPr>
          <w:lang w:val="en-US"/>
        </w:rPr>
        <w:t xml:space="preserve">he response variable chosen </w:t>
      </w:r>
      <w:r w:rsidR="00B72E1E">
        <w:rPr>
          <w:lang w:val="en-US"/>
        </w:rPr>
        <w:t>wa</w:t>
      </w:r>
      <w:r w:rsidRPr="00EB0F5B">
        <w:rPr>
          <w:lang w:val="en-US"/>
        </w:rPr>
        <w:t xml:space="preserve">s </w:t>
      </w:r>
      <w:r>
        <w:rPr>
          <w:lang w:val="en-US"/>
        </w:rPr>
        <w:t xml:space="preserve">the </w:t>
      </w:r>
      <w:r w:rsidRPr="00EB0F5B">
        <w:rPr>
          <w:lang w:val="en-US"/>
        </w:rPr>
        <w:t>maximum load</w:t>
      </w:r>
      <w:r>
        <w:rPr>
          <w:lang w:val="en-US"/>
        </w:rPr>
        <w:t xml:space="preserve"> attained during the testing of the specimen</w:t>
      </w:r>
      <w:r w:rsidR="00A43A50">
        <w:rPr>
          <w:lang w:val="en-US"/>
        </w:rPr>
        <w:t xml:space="preserve"> ((</w:t>
      </w:r>
      <w:r w:rsidR="00A43A50" w:rsidRPr="00EB0F5B">
        <w:rPr>
          <w:lang w:val="en-US"/>
        </w:rPr>
        <w:t xml:space="preserve">Kumar </w:t>
      </w:r>
      <w:r w:rsidR="002A6567" w:rsidRPr="002A6567">
        <w:rPr>
          <w:i/>
          <w:lang w:val="en-US"/>
        </w:rPr>
        <w:t>et al.</w:t>
      </w:r>
      <w:r w:rsidR="00A43A50">
        <w:rPr>
          <w:lang w:val="en-US"/>
        </w:rPr>
        <w:t xml:space="preserve">, 2018), (Chacon </w:t>
      </w:r>
      <w:r w:rsidR="002A6567" w:rsidRPr="002A6567">
        <w:rPr>
          <w:i/>
          <w:lang w:val="en-US"/>
        </w:rPr>
        <w:t>et al.</w:t>
      </w:r>
      <w:r w:rsidR="00A43A50">
        <w:rPr>
          <w:lang w:val="en-US"/>
        </w:rPr>
        <w:t>, 2017); (</w:t>
      </w:r>
      <w:r w:rsidR="00A43A50" w:rsidRPr="00EB0F5B">
        <w:rPr>
          <w:lang w:val="en-US"/>
        </w:rPr>
        <w:t xml:space="preserve">Letcher </w:t>
      </w:r>
      <w:r w:rsidR="002A6567" w:rsidRPr="002A6567">
        <w:rPr>
          <w:i/>
          <w:lang w:val="en-US"/>
        </w:rPr>
        <w:t>et al.</w:t>
      </w:r>
      <w:r w:rsidR="00A43A50">
        <w:rPr>
          <w:lang w:val="en-US"/>
        </w:rPr>
        <w:t xml:space="preserve">, </w:t>
      </w:r>
      <w:r w:rsidR="00A43A50" w:rsidRPr="00EB0F5B">
        <w:rPr>
          <w:lang w:val="en-US"/>
        </w:rPr>
        <w:t>2015)</w:t>
      </w:r>
      <w:r w:rsidR="00A43A50">
        <w:rPr>
          <w:lang w:val="en-US"/>
        </w:rPr>
        <w:t>)</w:t>
      </w:r>
      <w:r w:rsidRPr="00EB0F5B">
        <w:rPr>
          <w:lang w:val="en-US"/>
        </w:rPr>
        <w:t>.</w:t>
      </w:r>
    </w:p>
    <w:p w14:paraId="7D816179" w14:textId="11C1E52B" w:rsidR="00423F5B" w:rsidRDefault="00742F13" w:rsidP="00A12A6E">
      <w:pPr>
        <w:pStyle w:val="cuerpo-tfg"/>
        <w:spacing w:line="480" w:lineRule="auto"/>
        <w:rPr>
          <w:lang w:val="en-US"/>
        </w:rPr>
      </w:pPr>
      <w:r>
        <w:rPr>
          <w:lang w:val="en-US"/>
        </w:rPr>
        <w:lastRenderedPageBreak/>
        <w:t xml:space="preserve">The experimental plan </w:t>
      </w:r>
      <w:r w:rsidR="00A43A50">
        <w:rPr>
          <w:lang w:val="en-US"/>
        </w:rPr>
        <w:t>included</w:t>
      </w:r>
      <w:r>
        <w:rPr>
          <w:lang w:val="en-US"/>
        </w:rPr>
        <w:t xml:space="preserve"> </w:t>
      </w:r>
      <w:r w:rsidR="009D1B93">
        <w:rPr>
          <w:lang w:val="en-US"/>
        </w:rPr>
        <w:t>three</w:t>
      </w:r>
      <w:r w:rsidR="00464BBA">
        <w:rPr>
          <w:lang w:val="en-US"/>
        </w:rPr>
        <w:t xml:space="preserve"> different phases </w:t>
      </w:r>
      <w:r w:rsidR="00614653">
        <w:rPr>
          <w:lang w:val="en-US"/>
        </w:rPr>
        <w:t xml:space="preserve">(Figure 2) </w:t>
      </w:r>
      <w:r>
        <w:rPr>
          <w:lang w:val="en-US"/>
        </w:rPr>
        <w:t xml:space="preserve">to carry out a comprehensive study with a limited number of tests not compromising the reliability of the results. </w:t>
      </w:r>
      <w:r w:rsidR="00464BBA">
        <w:rPr>
          <w:lang w:val="en-US"/>
        </w:rPr>
        <w:t xml:space="preserve">In </w:t>
      </w:r>
      <w:r w:rsidR="00585843" w:rsidRPr="00EB0F5B">
        <w:rPr>
          <w:lang w:val="en-US"/>
        </w:rPr>
        <w:t>Phase I</w:t>
      </w:r>
      <w:r w:rsidR="004E04F3">
        <w:rPr>
          <w:lang w:val="en-US"/>
        </w:rPr>
        <w:t>,</w:t>
      </w:r>
      <w:r w:rsidR="00585843" w:rsidRPr="00EB0F5B">
        <w:rPr>
          <w:lang w:val="en-US"/>
        </w:rPr>
        <w:t xml:space="preserve"> the </w:t>
      </w:r>
      <w:r w:rsidR="00A916F4" w:rsidRPr="00EB0F5B">
        <w:rPr>
          <w:lang w:val="en-US"/>
        </w:rPr>
        <w:t>objective</w:t>
      </w:r>
      <w:r w:rsidR="00585843" w:rsidRPr="00EB0F5B">
        <w:rPr>
          <w:lang w:val="en-US"/>
        </w:rPr>
        <w:t xml:space="preserve"> </w:t>
      </w:r>
      <w:r w:rsidR="00D1706C">
        <w:rPr>
          <w:lang w:val="en-US"/>
        </w:rPr>
        <w:t>wa</w:t>
      </w:r>
      <w:r w:rsidR="00585843" w:rsidRPr="00EB0F5B">
        <w:rPr>
          <w:lang w:val="en-US"/>
        </w:rPr>
        <w:t xml:space="preserve">s </w:t>
      </w:r>
      <w:r w:rsidR="009D1B93">
        <w:rPr>
          <w:lang w:val="en-US"/>
        </w:rPr>
        <w:t xml:space="preserve">to identify which </w:t>
      </w:r>
      <w:r w:rsidR="00D1706C">
        <w:rPr>
          <w:lang w:val="en-US"/>
        </w:rPr>
        <w:t>we</w:t>
      </w:r>
      <w:r w:rsidR="009D1B93">
        <w:rPr>
          <w:lang w:val="en-US"/>
        </w:rPr>
        <w:t>re</w:t>
      </w:r>
      <w:r w:rsidR="00585843" w:rsidRPr="00EB0F5B">
        <w:rPr>
          <w:lang w:val="en-US"/>
        </w:rPr>
        <w:t xml:space="preserve"> the most </w:t>
      </w:r>
      <w:r w:rsidR="005F6C5D" w:rsidRPr="00EB0F5B">
        <w:rPr>
          <w:lang w:val="en-US"/>
        </w:rPr>
        <w:t>important</w:t>
      </w:r>
      <w:r w:rsidR="00585843" w:rsidRPr="00EB0F5B">
        <w:rPr>
          <w:lang w:val="en-US"/>
        </w:rPr>
        <w:t xml:space="preserve"> factor</w:t>
      </w:r>
      <w:r w:rsidR="00B75F74" w:rsidRPr="00EB0F5B">
        <w:rPr>
          <w:lang w:val="en-US"/>
        </w:rPr>
        <w:t>s</w:t>
      </w:r>
      <w:r w:rsidR="009D1B93">
        <w:rPr>
          <w:lang w:val="en-US"/>
        </w:rPr>
        <w:t xml:space="preserve"> that have influence on the response variable</w:t>
      </w:r>
      <w:r w:rsidR="00585843" w:rsidRPr="00EB0F5B">
        <w:rPr>
          <w:lang w:val="en-US"/>
        </w:rPr>
        <w:t>.</w:t>
      </w:r>
      <w:r w:rsidR="004E04F3">
        <w:rPr>
          <w:lang w:val="en-US"/>
        </w:rPr>
        <w:t xml:space="preserve"> The </w:t>
      </w:r>
      <w:r w:rsidR="00585843" w:rsidRPr="00EB0F5B">
        <w:rPr>
          <w:lang w:val="en-US"/>
        </w:rPr>
        <w:t>Phase II</w:t>
      </w:r>
      <w:r w:rsidR="004E04F3">
        <w:rPr>
          <w:lang w:val="en-US"/>
        </w:rPr>
        <w:t xml:space="preserve"> </w:t>
      </w:r>
      <w:r w:rsidR="00614653">
        <w:rPr>
          <w:lang w:val="en-US"/>
        </w:rPr>
        <w:t>allow</w:t>
      </w:r>
      <w:r w:rsidR="00D1706C">
        <w:rPr>
          <w:lang w:val="en-US"/>
        </w:rPr>
        <w:t>ed</w:t>
      </w:r>
      <w:r w:rsidR="00614653">
        <w:rPr>
          <w:lang w:val="en-US"/>
        </w:rPr>
        <w:t xml:space="preserve"> studying </w:t>
      </w:r>
      <w:r w:rsidR="004E04F3">
        <w:rPr>
          <w:lang w:val="en-US"/>
        </w:rPr>
        <w:t xml:space="preserve">in </w:t>
      </w:r>
      <w:r w:rsidR="00E468EA" w:rsidRPr="00EB0F5B">
        <w:rPr>
          <w:lang w:val="en-US"/>
        </w:rPr>
        <w:t xml:space="preserve">more detail the influence of the </w:t>
      </w:r>
      <w:r w:rsidR="009D1B93">
        <w:rPr>
          <w:lang w:val="en-US"/>
        </w:rPr>
        <w:t xml:space="preserve">most influential </w:t>
      </w:r>
      <w:r w:rsidR="00E468EA" w:rsidRPr="00EB0F5B">
        <w:rPr>
          <w:lang w:val="en-US"/>
        </w:rPr>
        <w:t>facto</w:t>
      </w:r>
      <w:r w:rsidR="00B75F74" w:rsidRPr="00EB0F5B">
        <w:rPr>
          <w:lang w:val="en-US"/>
        </w:rPr>
        <w:t>r</w:t>
      </w:r>
      <w:r w:rsidR="00E468EA" w:rsidRPr="00EB0F5B">
        <w:rPr>
          <w:lang w:val="en-US"/>
        </w:rPr>
        <w:t xml:space="preserve">s </w:t>
      </w:r>
      <w:r w:rsidR="009D1B93">
        <w:rPr>
          <w:lang w:val="en-US"/>
        </w:rPr>
        <w:t xml:space="preserve">according to </w:t>
      </w:r>
      <w:r w:rsidR="00FF6873" w:rsidRPr="00EB0F5B">
        <w:rPr>
          <w:lang w:val="en-US"/>
        </w:rPr>
        <w:t>phase I</w:t>
      </w:r>
      <w:r w:rsidR="00E468EA" w:rsidRPr="00EB0F5B">
        <w:rPr>
          <w:lang w:val="en-US"/>
        </w:rPr>
        <w:t>.</w:t>
      </w:r>
      <w:r w:rsidR="004E04F3">
        <w:rPr>
          <w:lang w:val="en-US"/>
        </w:rPr>
        <w:t xml:space="preserve"> </w:t>
      </w:r>
      <w:r w:rsidR="00614653">
        <w:rPr>
          <w:lang w:val="en-US"/>
        </w:rPr>
        <w:t>F</w:t>
      </w:r>
      <w:r w:rsidR="004E04F3">
        <w:rPr>
          <w:lang w:val="en-US"/>
        </w:rPr>
        <w:t>inally, the P</w:t>
      </w:r>
      <w:r w:rsidR="00E468EA" w:rsidRPr="00EB0F5B">
        <w:rPr>
          <w:lang w:val="en-US"/>
        </w:rPr>
        <w:t>hase III</w:t>
      </w:r>
      <w:r w:rsidR="004E04F3">
        <w:rPr>
          <w:lang w:val="en-US"/>
        </w:rPr>
        <w:t xml:space="preserve"> </w:t>
      </w:r>
      <w:r w:rsidR="00DA5F8D">
        <w:rPr>
          <w:lang w:val="en-US"/>
        </w:rPr>
        <w:t>aim</w:t>
      </w:r>
      <w:r w:rsidR="00D1706C">
        <w:rPr>
          <w:lang w:val="en-US"/>
        </w:rPr>
        <w:t>ed</w:t>
      </w:r>
      <w:r w:rsidR="00DA5F8D">
        <w:rPr>
          <w:lang w:val="en-US"/>
        </w:rPr>
        <w:t xml:space="preserve"> at evaluating the influence of the</w:t>
      </w:r>
      <w:r w:rsidR="00282405" w:rsidRPr="00EB0F5B">
        <w:rPr>
          <w:lang w:val="en-US"/>
        </w:rPr>
        <w:t xml:space="preserve"> anisotropy of the </w:t>
      </w:r>
      <w:r w:rsidR="009D1B93">
        <w:rPr>
          <w:lang w:val="en-US"/>
        </w:rPr>
        <w:t>specimens</w:t>
      </w:r>
      <w:r w:rsidR="00FB2EFD">
        <w:rPr>
          <w:lang w:val="en-US"/>
        </w:rPr>
        <w:t xml:space="preserve"> depending on the printing </w:t>
      </w:r>
      <w:r w:rsidR="00083B21">
        <w:rPr>
          <w:lang w:val="en-US"/>
        </w:rPr>
        <w:t>orientation</w:t>
      </w:r>
      <w:r w:rsidR="00FB2EFD">
        <w:rPr>
          <w:lang w:val="en-US"/>
        </w:rPr>
        <w:t>, which may notably affect the mechanical resistance of the specimen</w:t>
      </w:r>
      <w:r w:rsidR="00BC79D9" w:rsidRPr="00EB0F5B">
        <w:rPr>
          <w:lang w:val="en-US"/>
        </w:rPr>
        <w:t>.</w:t>
      </w:r>
      <w:r w:rsidR="005C54EE">
        <w:rPr>
          <w:lang w:val="en-US"/>
        </w:rPr>
        <w:t xml:space="preserve"> </w:t>
      </w:r>
      <w:r w:rsidR="005C54EE" w:rsidRPr="005C54EE">
        <w:rPr>
          <w:lang w:val="en-US"/>
        </w:rPr>
        <w:t xml:space="preserve">Table </w:t>
      </w:r>
      <w:r w:rsidR="00C250DF">
        <w:rPr>
          <w:lang w:val="en-US"/>
        </w:rPr>
        <w:t>S2</w:t>
      </w:r>
      <w:r w:rsidR="00DA5F8D">
        <w:rPr>
          <w:lang w:val="en-US"/>
        </w:rPr>
        <w:t xml:space="preserve"> summarizes the te</w:t>
      </w:r>
      <w:r w:rsidR="00614653">
        <w:rPr>
          <w:lang w:val="en-US"/>
        </w:rPr>
        <w:t xml:space="preserve">sts of </w:t>
      </w:r>
      <w:r w:rsidR="00D4617B" w:rsidRPr="005C54EE">
        <w:rPr>
          <w:lang w:val="en-US"/>
        </w:rPr>
        <w:t>three phases</w:t>
      </w:r>
      <w:r w:rsidR="00FC76C5" w:rsidRPr="005C54EE">
        <w:rPr>
          <w:lang w:val="en-US"/>
        </w:rPr>
        <w:t>.</w:t>
      </w:r>
    </w:p>
    <w:p w14:paraId="372F1216" w14:textId="77777777" w:rsidR="00423F5B" w:rsidRDefault="00423F5B" w:rsidP="00A12A6E">
      <w:pPr>
        <w:pStyle w:val="cuerpo-tfg"/>
        <w:spacing w:line="480" w:lineRule="auto"/>
        <w:rPr>
          <w:lang w:val="en-US"/>
        </w:rPr>
      </w:pPr>
      <w:r>
        <w:rPr>
          <w:noProof/>
          <w:lang w:eastAsia="es-ES"/>
        </w:rPr>
        <w:drawing>
          <wp:inline distT="0" distB="0" distL="0" distR="0" wp14:anchorId="73334A04" wp14:editId="4BBF1FE0">
            <wp:extent cx="5486400" cy="3200400"/>
            <wp:effectExtent l="0" t="0" r="1270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D5A006" w14:textId="3849ECBC" w:rsidR="00423F5B" w:rsidRPr="003C453A" w:rsidRDefault="00423F5B" w:rsidP="00A12A6E">
      <w:pPr>
        <w:spacing w:line="480" w:lineRule="auto"/>
        <w:jc w:val="center"/>
        <w:rPr>
          <w:b/>
          <w:lang w:val="en-US"/>
        </w:rPr>
      </w:pPr>
      <w:r w:rsidRPr="003C453A">
        <w:rPr>
          <w:b/>
          <w:lang w:val="en-US"/>
        </w:rPr>
        <w:t>Figure 3: Summary of the three phases of the experimental plan.</w:t>
      </w:r>
    </w:p>
    <w:p w14:paraId="58EF8FFE" w14:textId="3FE3EEF1" w:rsidR="00922F93" w:rsidRDefault="00614653" w:rsidP="00A12A6E">
      <w:pPr>
        <w:pStyle w:val="cuerpo-tfg"/>
        <w:spacing w:line="480" w:lineRule="auto"/>
        <w:rPr>
          <w:lang w:val="en-US"/>
        </w:rPr>
      </w:pPr>
      <w:r>
        <w:rPr>
          <w:lang w:val="en"/>
        </w:rPr>
        <w:t xml:space="preserve">In Phase I, </w:t>
      </w:r>
      <w:r w:rsidR="00DA5F8D">
        <w:rPr>
          <w:lang w:val="en"/>
        </w:rPr>
        <w:t xml:space="preserve">the factors analyzed were those identified </w:t>
      </w:r>
      <w:r w:rsidR="0062456A">
        <w:rPr>
          <w:lang w:val="en"/>
        </w:rPr>
        <w:t>in previous sections</w:t>
      </w:r>
      <w:r w:rsidR="00DA5F8D">
        <w:rPr>
          <w:lang w:val="en"/>
        </w:rPr>
        <w:t xml:space="preserve"> as critical</w:t>
      </w:r>
      <w:r w:rsidR="00C278F5">
        <w:rPr>
          <w:lang w:val="en"/>
        </w:rPr>
        <w:t xml:space="preserve">. Thus, layer height, infill pattern, infill density and printing speed </w:t>
      </w:r>
      <w:r w:rsidR="0062456A">
        <w:rPr>
          <w:lang w:val="en"/>
        </w:rPr>
        <w:t>we</w:t>
      </w:r>
      <w:r w:rsidR="00C278F5">
        <w:rPr>
          <w:lang w:val="en"/>
        </w:rPr>
        <w:t xml:space="preserve">re </w:t>
      </w:r>
      <w:r w:rsidR="0062456A">
        <w:rPr>
          <w:lang w:val="en"/>
        </w:rPr>
        <w:t>selected</w:t>
      </w:r>
      <w:r w:rsidR="00C278F5">
        <w:rPr>
          <w:lang w:val="en"/>
        </w:rPr>
        <w:t xml:space="preserve"> using two levels for each of them, with large ranges,</w:t>
      </w:r>
      <w:r w:rsidR="0062456A">
        <w:rPr>
          <w:lang w:val="en"/>
        </w:rPr>
        <w:t xml:space="preserve"> especially for the infill density</w:t>
      </w:r>
      <w:r w:rsidR="0032515E">
        <w:rPr>
          <w:lang w:val="en"/>
        </w:rPr>
        <w:t>. Thus, the factors and their levels used were: layer height (0.15 and 0.3 mm), infill pattern (tri-hexagonal and grid</w:t>
      </w:r>
      <w:proofErr w:type="gramStart"/>
      <w:r w:rsidR="0032515E">
        <w:rPr>
          <w:lang w:val="en"/>
        </w:rPr>
        <w:t>) ,</w:t>
      </w:r>
      <w:proofErr w:type="gramEnd"/>
      <w:r w:rsidR="0032515E">
        <w:rPr>
          <w:lang w:val="en"/>
        </w:rPr>
        <w:t xml:space="preserve"> infill density (60 and 100 %) and printing speed (40 </w:t>
      </w:r>
      <w:r w:rsidR="0032515E">
        <w:rPr>
          <w:lang w:val="en"/>
        </w:rPr>
        <w:lastRenderedPageBreak/>
        <w:t>and 80 mm/s)</w:t>
      </w:r>
      <w:r w:rsidR="00E74CA6" w:rsidRPr="00EB0F5B">
        <w:rPr>
          <w:lang w:val="en-US"/>
        </w:rPr>
        <w:t xml:space="preserve">. </w:t>
      </w:r>
      <w:r w:rsidR="00C278F5">
        <w:rPr>
          <w:lang w:val="en-US"/>
        </w:rPr>
        <w:t xml:space="preserve">The </w:t>
      </w:r>
      <w:r w:rsidR="00E74CA6" w:rsidRPr="00EB0F5B">
        <w:rPr>
          <w:lang w:val="en-US"/>
        </w:rPr>
        <w:t>print</w:t>
      </w:r>
      <w:r w:rsidR="00C278F5">
        <w:rPr>
          <w:lang w:val="en-US"/>
        </w:rPr>
        <w:t>ing</w:t>
      </w:r>
      <w:r w:rsidR="00E74CA6" w:rsidRPr="00EB0F5B">
        <w:rPr>
          <w:lang w:val="en-US"/>
        </w:rPr>
        <w:t xml:space="preserve"> temperatur</w:t>
      </w:r>
      <w:r w:rsidR="001D782A">
        <w:rPr>
          <w:lang w:val="en-US"/>
        </w:rPr>
        <w:t>e</w:t>
      </w:r>
      <w:r w:rsidR="00E74CA6" w:rsidRPr="00EB0F5B">
        <w:rPr>
          <w:lang w:val="en-US"/>
        </w:rPr>
        <w:t xml:space="preserve"> </w:t>
      </w:r>
      <w:r w:rsidR="00B75F74" w:rsidRPr="00EB0F5B">
        <w:rPr>
          <w:lang w:val="en-US"/>
        </w:rPr>
        <w:t xml:space="preserve">chosen </w:t>
      </w:r>
      <w:r w:rsidR="0062456A">
        <w:rPr>
          <w:lang w:val="en-US"/>
        </w:rPr>
        <w:t>wa</w:t>
      </w:r>
      <w:r w:rsidR="00B75F74" w:rsidRPr="00EB0F5B">
        <w:rPr>
          <w:lang w:val="en-US"/>
        </w:rPr>
        <w:t>s</w:t>
      </w:r>
      <w:r w:rsidR="00E74CA6" w:rsidRPr="00EB0F5B">
        <w:rPr>
          <w:lang w:val="en-US"/>
        </w:rPr>
        <w:t xml:space="preserve"> 210 ºC</w:t>
      </w:r>
      <w:r w:rsidR="0062456A">
        <w:rPr>
          <w:lang w:val="en-US"/>
        </w:rPr>
        <w:t xml:space="preserve">, which was the </w:t>
      </w:r>
      <w:r w:rsidR="00C278F5">
        <w:rPr>
          <w:lang w:val="en-US"/>
        </w:rPr>
        <w:t xml:space="preserve">recommended </w:t>
      </w:r>
      <w:r w:rsidR="0062456A">
        <w:rPr>
          <w:lang w:val="en-US"/>
        </w:rPr>
        <w:t>one</w:t>
      </w:r>
      <w:r w:rsidR="00C278F5">
        <w:rPr>
          <w:lang w:val="en-US"/>
        </w:rPr>
        <w:t xml:space="preserve"> for these materials</w:t>
      </w:r>
      <w:r w:rsidR="00E74CA6" w:rsidRPr="00EB0F5B">
        <w:rPr>
          <w:lang w:val="en-US"/>
        </w:rPr>
        <w:t xml:space="preserve"> (filament2print.com/es/).</w:t>
      </w:r>
    </w:p>
    <w:p w14:paraId="51DB875B" w14:textId="15537E12" w:rsidR="002567E7" w:rsidRDefault="00DA5F8D" w:rsidP="00A12A6E">
      <w:pPr>
        <w:pStyle w:val="cuerpo-tfg"/>
        <w:spacing w:line="480" w:lineRule="auto"/>
        <w:rPr>
          <w:lang w:val="en-US"/>
        </w:rPr>
      </w:pPr>
      <w:r>
        <w:rPr>
          <w:lang w:val="en-US"/>
        </w:rPr>
        <w:t>Fractional de</w:t>
      </w:r>
      <w:r w:rsidR="00C5798C">
        <w:rPr>
          <w:lang w:val="en-US"/>
        </w:rPr>
        <w:t>sign</w:t>
      </w:r>
      <w:r>
        <w:rPr>
          <w:lang w:val="en-US"/>
        </w:rPr>
        <w:t>s are useful for reducing the number of tests reducing time and money</w:t>
      </w:r>
      <w:r w:rsidR="002C4420">
        <w:rPr>
          <w:lang w:val="en-US"/>
        </w:rPr>
        <w:t xml:space="preserve"> </w:t>
      </w:r>
      <w:r w:rsidR="002C4420" w:rsidRPr="00EB0F5B">
        <w:rPr>
          <w:lang w:val="en-US"/>
        </w:rPr>
        <w:t>(Montgomery, 2001)</w:t>
      </w:r>
      <w:r>
        <w:rPr>
          <w:lang w:val="en-US"/>
        </w:rPr>
        <w:t xml:space="preserve">, </w:t>
      </w:r>
      <w:r w:rsidR="0062456A">
        <w:rPr>
          <w:lang w:val="en-US"/>
        </w:rPr>
        <w:t>being use as screening designs. S</w:t>
      </w:r>
      <w:r>
        <w:rPr>
          <w:lang w:val="en-US"/>
        </w:rPr>
        <w:t>o</w:t>
      </w:r>
      <w:r w:rsidR="0062456A">
        <w:rPr>
          <w:lang w:val="en-US"/>
        </w:rPr>
        <w:t xml:space="preserve">, in order to identify and discard factors depending on their influence with a limited number of tests, </w:t>
      </w:r>
      <w:r>
        <w:rPr>
          <w:lang w:val="en-US"/>
        </w:rPr>
        <w:t>phase I</w:t>
      </w:r>
      <w:r w:rsidR="00BF759A">
        <w:rPr>
          <w:lang w:val="en-US"/>
        </w:rPr>
        <w:t xml:space="preserve"> </w:t>
      </w:r>
      <w:r>
        <w:rPr>
          <w:lang w:val="en-US"/>
        </w:rPr>
        <w:t>recurred to fractional designs.</w:t>
      </w:r>
      <w:r w:rsidR="002C4420" w:rsidRPr="00EB0F5B">
        <w:rPr>
          <w:lang w:val="en-US"/>
        </w:rPr>
        <w:t xml:space="preserve"> </w:t>
      </w:r>
      <w:r>
        <w:rPr>
          <w:lang w:val="en-US"/>
        </w:rPr>
        <w:t xml:space="preserve">The design included only </w:t>
      </w:r>
      <w:r w:rsidR="002C4420" w:rsidRPr="00EB0F5B">
        <w:rPr>
          <w:lang w:val="en-US"/>
        </w:rPr>
        <w:t>s</w:t>
      </w:r>
      <w:r w:rsidR="00BF759A">
        <w:rPr>
          <w:lang w:val="en-US"/>
        </w:rPr>
        <w:t>pecime</w:t>
      </w:r>
      <w:r w:rsidR="00614653">
        <w:rPr>
          <w:lang w:val="en-US"/>
        </w:rPr>
        <w:t>n</w:t>
      </w:r>
      <w:r w:rsidR="00BF759A">
        <w:rPr>
          <w:lang w:val="en-US"/>
        </w:rPr>
        <w:t xml:space="preserve"> </w:t>
      </w:r>
      <w:r>
        <w:rPr>
          <w:lang w:val="en-US"/>
        </w:rPr>
        <w:t xml:space="preserve">printed in the </w:t>
      </w:r>
      <w:r w:rsidR="00350419" w:rsidRPr="00EB0F5B">
        <w:rPr>
          <w:lang w:val="en-US"/>
        </w:rPr>
        <w:t xml:space="preserve">horizontal </w:t>
      </w:r>
      <w:r w:rsidR="00083B21">
        <w:rPr>
          <w:lang w:val="en-US"/>
        </w:rPr>
        <w:t>orientation</w:t>
      </w:r>
      <w:r w:rsidR="00BF759A">
        <w:rPr>
          <w:lang w:val="en-US"/>
        </w:rPr>
        <w:t xml:space="preserve"> </w:t>
      </w:r>
      <w:r>
        <w:rPr>
          <w:lang w:val="en-US"/>
        </w:rPr>
        <w:t>f</w:t>
      </w:r>
      <w:r w:rsidR="00BF759A">
        <w:rPr>
          <w:lang w:val="en-US"/>
        </w:rPr>
        <w:t>or each of the combinations</w:t>
      </w:r>
      <w:r w:rsidR="0062456A">
        <w:rPr>
          <w:lang w:val="en-US"/>
        </w:rPr>
        <w:t>, not evaluating the influence of the orientation,</w:t>
      </w:r>
      <w:r w:rsidR="00BF759A">
        <w:rPr>
          <w:lang w:val="en-US"/>
        </w:rPr>
        <w:t xml:space="preserve"> in order to save time and material</w:t>
      </w:r>
      <w:r w:rsidR="00350419" w:rsidRPr="00EB0F5B">
        <w:rPr>
          <w:lang w:val="en-US"/>
        </w:rPr>
        <w:t>.</w:t>
      </w:r>
      <w:r w:rsidR="003929B9">
        <w:rPr>
          <w:lang w:val="en-US"/>
        </w:rPr>
        <w:t xml:space="preserve"> </w:t>
      </w:r>
      <w:r w:rsidR="00324CEB">
        <w:rPr>
          <w:lang w:val="en-US"/>
        </w:rPr>
        <w:t xml:space="preserve">The </w:t>
      </w:r>
      <w:r>
        <w:rPr>
          <w:lang w:val="en-US"/>
        </w:rPr>
        <w:t xml:space="preserve">use of </w:t>
      </w:r>
      <w:r w:rsidR="00C5798C">
        <w:rPr>
          <w:lang w:val="en-US"/>
        </w:rPr>
        <w:t xml:space="preserve">random </w:t>
      </w:r>
      <w:r w:rsidR="00324CEB">
        <w:rPr>
          <w:lang w:val="en-US"/>
        </w:rPr>
        <w:t xml:space="preserve">order </w:t>
      </w:r>
      <w:r>
        <w:rPr>
          <w:lang w:val="en-US"/>
        </w:rPr>
        <w:t>allowed guaranteeing</w:t>
      </w:r>
      <w:r w:rsidR="00324CEB">
        <w:rPr>
          <w:lang w:val="en-US"/>
        </w:rPr>
        <w:t xml:space="preserve"> </w:t>
      </w:r>
      <w:r>
        <w:rPr>
          <w:lang w:val="en-US"/>
        </w:rPr>
        <w:t xml:space="preserve">that </w:t>
      </w:r>
      <w:r w:rsidR="00324CEB">
        <w:rPr>
          <w:lang w:val="en-US"/>
        </w:rPr>
        <w:t xml:space="preserve">the hypothesis that the </w:t>
      </w:r>
      <w:r w:rsidR="003929B9">
        <w:rPr>
          <w:lang w:val="en-US"/>
        </w:rPr>
        <w:t>errors are independently distributed random</w:t>
      </w:r>
      <w:r w:rsidR="00324CEB">
        <w:rPr>
          <w:lang w:val="en-US"/>
        </w:rPr>
        <w:t xml:space="preserve"> variables</w:t>
      </w:r>
      <w:r w:rsidR="0062456A">
        <w:rPr>
          <w:lang w:val="en-US"/>
        </w:rPr>
        <w:t xml:space="preserve"> was fulfilled</w:t>
      </w:r>
      <w:r w:rsidR="00324CEB">
        <w:rPr>
          <w:lang w:val="en-US"/>
        </w:rPr>
        <w:t xml:space="preserve"> </w:t>
      </w:r>
      <w:r w:rsidR="00324CEB" w:rsidRPr="00EB0F5B">
        <w:rPr>
          <w:lang w:val="en-US"/>
        </w:rPr>
        <w:t>(Montgomery,</w:t>
      </w:r>
      <w:r w:rsidR="00324CEB" w:rsidRPr="00EB0F5B">
        <w:rPr>
          <w:spacing w:val="3"/>
          <w:lang w:val="en-US"/>
        </w:rPr>
        <w:t xml:space="preserve"> </w:t>
      </w:r>
      <w:r w:rsidR="00324CEB" w:rsidRPr="00EB0F5B">
        <w:rPr>
          <w:lang w:val="en-US"/>
        </w:rPr>
        <w:t>2001).</w:t>
      </w:r>
    </w:p>
    <w:p w14:paraId="102DBE2D" w14:textId="4837AADF" w:rsidR="002567E7" w:rsidRDefault="008A5371" w:rsidP="00A12A6E">
      <w:pPr>
        <w:pStyle w:val="cuerpo-tfg"/>
        <w:spacing w:line="480" w:lineRule="auto"/>
        <w:rPr>
          <w:lang w:val="en-US"/>
        </w:rPr>
      </w:pPr>
      <w:r>
        <w:rPr>
          <w:lang w:val="en-US"/>
        </w:rPr>
        <w:t>Phase II</w:t>
      </w:r>
      <w:r w:rsidR="00C952E6">
        <w:rPr>
          <w:lang w:val="en-US"/>
        </w:rPr>
        <w:t xml:space="preserve"> </w:t>
      </w:r>
      <w:r>
        <w:rPr>
          <w:lang w:val="en-US"/>
        </w:rPr>
        <w:t>depen</w:t>
      </w:r>
      <w:r w:rsidR="0062456A">
        <w:rPr>
          <w:lang w:val="en-US"/>
        </w:rPr>
        <w:t>ded</w:t>
      </w:r>
      <w:r>
        <w:rPr>
          <w:lang w:val="en-US"/>
        </w:rPr>
        <w:t xml:space="preserve"> on</w:t>
      </w:r>
      <w:r w:rsidR="00DA77A0" w:rsidRPr="00EB0F5B">
        <w:rPr>
          <w:lang w:val="en-US"/>
        </w:rPr>
        <w:t xml:space="preserve"> the results of </w:t>
      </w:r>
      <w:r>
        <w:rPr>
          <w:lang w:val="en-US"/>
        </w:rPr>
        <w:t>the previous phase. In this phase, the most influential parameter of the ones studied in Phase I</w:t>
      </w:r>
      <w:r w:rsidR="005C54EE">
        <w:rPr>
          <w:lang w:val="en-US"/>
        </w:rPr>
        <w:t xml:space="preserve"> (note: </w:t>
      </w:r>
      <w:r w:rsidR="0062456A">
        <w:rPr>
          <w:lang w:val="en-US"/>
        </w:rPr>
        <w:t>the factor</w:t>
      </w:r>
      <w:r>
        <w:rPr>
          <w:lang w:val="en-US"/>
        </w:rPr>
        <w:t xml:space="preserve"> </w:t>
      </w:r>
      <w:r w:rsidR="005C54EE">
        <w:rPr>
          <w:lang w:val="en-US"/>
        </w:rPr>
        <w:t>resulted to be</w:t>
      </w:r>
      <w:r>
        <w:rPr>
          <w:lang w:val="en-US"/>
        </w:rPr>
        <w:t xml:space="preserve"> the infill density</w:t>
      </w:r>
      <w:r w:rsidR="005C54EE">
        <w:rPr>
          <w:lang w:val="en-US"/>
        </w:rPr>
        <w:t>)</w:t>
      </w:r>
      <w:r>
        <w:rPr>
          <w:lang w:val="en-US"/>
        </w:rPr>
        <w:t xml:space="preserve"> </w:t>
      </w:r>
      <w:r w:rsidR="00C952E6">
        <w:rPr>
          <w:lang w:val="en-US"/>
        </w:rPr>
        <w:t xml:space="preserve">was </w:t>
      </w:r>
      <w:r>
        <w:rPr>
          <w:lang w:val="en-US"/>
        </w:rPr>
        <w:t>evaluated in more detail. T</w:t>
      </w:r>
      <w:r w:rsidR="00816A91" w:rsidRPr="00EB0F5B">
        <w:rPr>
          <w:lang w:val="en-US"/>
        </w:rPr>
        <w:t xml:space="preserve">he </w:t>
      </w:r>
      <w:r w:rsidR="00C952E6">
        <w:rPr>
          <w:lang w:val="en-US"/>
        </w:rPr>
        <w:t xml:space="preserve">selection of levels for </w:t>
      </w:r>
      <w:r w:rsidR="00FF5F9E" w:rsidRPr="00EB0F5B">
        <w:rPr>
          <w:lang w:val="en-US"/>
        </w:rPr>
        <w:t>the</w:t>
      </w:r>
      <w:r w:rsidR="00816A91" w:rsidRPr="00EB0F5B">
        <w:rPr>
          <w:lang w:val="en-US"/>
        </w:rPr>
        <w:t xml:space="preserve"> </w:t>
      </w:r>
      <w:r>
        <w:rPr>
          <w:lang w:val="en-US"/>
        </w:rPr>
        <w:t>other three</w:t>
      </w:r>
      <w:r w:rsidR="00816A91" w:rsidRPr="00EB0F5B">
        <w:rPr>
          <w:lang w:val="en-US"/>
        </w:rPr>
        <w:t xml:space="preserve"> factors </w:t>
      </w:r>
      <w:r w:rsidR="00C952E6">
        <w:rPr>
          <w:lang w:val="en-US"/>
        </w:rPr>
        <w:t>aimed at minimizing the</w:t>
      </w:r>
      <w:r>
        <w:rPr>
          <w:lang w:val="en-US"/>
        </w:rPr>
        <w:t xml:space="preserve"> printing time</w:t>
      </w:r>
      <w:r w:rsidR="00FC76C5">
        <w:rPr>
          <w:lang w:val="en-US"/>
        </w:rPr>
        <w:t xml:space="preserve">. Thus, </w:t>
      </w:r>
      <w:r w:rsidR="0062456A">
        <w:rPr>
          <w:lang w:val="en-US"/>
        </w:rPr>
        <w:t xml:space="preserve">the selection of the factors was </w:t>
      </w:r>
      <w:r w:rsidR="00FC76C5">
        <w:rPr>
          <w:lang w:val="en-US"/>
        </w:rPr>
        <w:t>layer height of 0.3 mm, infill pattern tri-hexagonal</w:t>
      </w:r>
      <w:r w:rsidR="003C453A">
        <w:rPr>
          <w:lang w:val="en-US"/>
        </w:rPr>
        <w:t xml:space="preserve"> and</w:t>
      </w:r>
      <w:r w:rsidR="00FC76C5">
        <w:rPr>
          <w:lang w:val="en-US"/>
        </w:rPr>
        <w:t xml:space="preserve"> printing speed of 80 mm/s with an estimated printing time of 20 min.</w:t>
      </w:r>
      <w:r w:rsidR="000033EA">
        <w:rPr>
          <w:lang w:val="en-US"/>
        </w:rPr>
        <w:t xml:space="preserve"> </w:t>
      </w:r>
      <w:r w:rsidR="00FF5F9E" w:rsidRPr="00EB0F5B">
        <w:rPr>
          <w:lang w:val="en-US"/>
        </w:rPr>
        <w:t xml:space="preserve">Regarding the </w:t>
      </w:r>
      <w:r>
        <w:rPr>
          <w:lang w:val="en-US"/>
        </w:rPr>
        <w:t>in</w:t>
      </w:r>
      <w:r w:rsidR="00FF5F9E" w:rsidRPr="00EB0F5B">
        <w:rPr>
          <w:lang w:val="en-US"/>
        </w:rPr>
        <w:t>fill density,</w:t>
      </w:r>
      <w:r w:rsidR="00A4300E" w:rsidRPr="00EB0F5B">
        <w:rPr>
          <w:lang w:val="en-US"/>
        </w:rPr>
        <w:t xml:space="preserve"> </w:t>
      </w:r>
      <w:r>
        <w:rPr>
          <w:lang w:val="en-US"/>
        </w:rPr>
        <w:t xml:space="preserve">five levels were </w:t>
      </w:r>
      <w:r w:rsidR="00A4300E" w:rsidRPr="00EB0F5B">
        <w:rPr>
          <w:lang w:val="en-US"/>
        </w:rPr>
        <w:t xml:space="preserve">chosen </w:t>
      </w:r>
      <w:r>
        <w:rPr>
          <w:lang w:val="en-US"/>
        </w:rPr>
        <w:t>ranging from</w:t>
      </w:r>
      <w:r w:rsidR="00FF5F9E" w:rsidRPr="00EB0F5B">
        <w:rPr>
          <w:lang w:val="en-US"/>
        </w:rPr>
        <w:t xml:space="preserve"> 40 </w:t>
      </w:r>
      <w:r>
        <w:rPr>
          <w:lang w:val="en-US"/>
        </w:rPr>
        <w:t>to</w:t>
      </w:r>
      <w:r w:rsidR="00FF5F9E" w:rsidRPr="00EB0F5B">
        <w:rPr>
          <w:lang w:val="en-US"/>
        </w:rPr>
        <w:t xml:space="preserve"> 100</w:t>
      </w:r>
      <w:r w:rsidR="003C453A">
        <w:rPr>
          <w:lang w:val="en-US"/>
        </w:rPr>
        <w:t xml:space="preserve"> </w:t>
      </w:r>
      <w:r w:rsidR="00FF5F9E" w:rsidRPr="00EB0F5B">
        <w:rPr>
          <w:lang w:val="en-US"/>
        </w:rPr>
        <w:t xml:space="preserve">% </w:t>
      </w:r>
      <w:r>
        <w:rPr>
          <w:lang w:val="en-US"/>
        </w:rPr>
        <w:t xml:space="preserve">to evaluate </w:t>
      </w:r>
      <w:r w:rsidR="003C453A">
        <w:rPr>
          <w:lang w:val="en-US"/>
        </w:rPr>
        <w:t xml:space="preserve">the </w:t>
      </w:r>
      <w:r>
        <w:rPr>
          <w:lang w:val="en-US"/>
        </w:rPr>
        <w:t>evolution of the maximum load versus the infill density for both vir</w:t>
      </w:r>
      <w:r w:rsidR="00A4300E" w:rsidRPr="00EB0F5B">
        <w:rPr>
          <w:lang w:val="en-US"/>
        </w:rPr>
        <w:t xml:space="preserve">gin and recycled PLA. The </w:t>
      </w:r>
      <w:r w:rsidR="00C25C60">
        <w:rPr>
          <w:lang w:val="en-US"/>
        </w:rPr>
        <w:t xml:space="preserve">specific </w:t>
      </w:r>
      <w:r w:rsidR="00A4300E" w:rsidRPr="00EB0F5B">
        <w:rPr>
          <w:lang w:val="en-US"/>
        </w:rPr>
        <w:t xml:space="preserve">levels </w:t>
      </w:r>
      <w:r w:rsidR="00C25C60">
        <w:rPr>
          <w:lang w:val="en-US"/>
        </w:rPr>
        <w:t>selected were</w:t>
      </w:r>
      <w:r w:rsidR="00A4300E" w:rsidRPr="00EB0F5B">
        <w:rPr>
          <w:lang w:val="en-US"/>
        </w:rPr>
        <w:t xml:space="preserve"> 40, 55, 70, 85 and 100</w:t>
      </w:r>
      <w:r w:rsidR="003C453A">
        <w:rPr>
          <w:lang w:val="en-US"/>
        </w:rPr>
        <w:t xml:space="preserve"> </w:t>
      </w:r>
      <w:r w:rsidR="00A4300E" w:rsidRPr="00EB0F5B">
        <w:rPr>
          <w:lang w:val="en-US"/>
        </w:rPr>
        <w:t>%</w:t>
      </w:r>
      <w:r w:rsidR="00282405" w:rsidRPr="00EB0F5B">
        <w:rPr>
          <w:lang w:val="en-US"/>
        </w:rPr>
        <w:t>.</w:t>
      </w:r>
    </w:p>
    <w:p w14:paraId="6097DC54" w14:textId="56950C8F" w:rsidR="002B15F8" w:rsidRDefault="00722059" w:rsidP="00A12A6E">
      <w:pPr>
        <w:pStyle w:val="cuerpo-tfg"/>
        <w:spacing w:line="480" w:lineRule="auto"/>
        <w:rPr>
          <w:lang w:val="en-US"/>
        </w:rPr>
      </w:pPr>
      <w:r>
        <w:rPr>
          <w:lang w:val="en"/>
        </w:rPr>
        <w:t>Phase III aim</w:t>
      </w:r>
      <w:r w:rsidR="00D76202">
        <w:rPr>
          <w:lang w:val="en"/>
        </w:rPr>
        <w:t>ed</w:t>
      </w:r>
      <w:r>
        <w:rPr>
          <w:lang w:val="en"/>
        </w:rPr>
        <w:t xml:space="preserve"> at analyzing the influence of the orientation. </w:t>
      </w:r>
      <w:r w:rsidR="00614653">
        <w:rPr>
          <w:lang w:val="en"/>
        </w:rPr>
        <w:t xml:space="preserve">Because of the </w:t>
      </w:r>
      <w:r w:rsidR="00FF6A5F">
        <w:rPr>
          <w:lang w:val="en"/>
        </w:rPr>
        <w:t>an</w:t>
      </w:r>
      <w:r w:rsidR="00282405" w:rsidRPr="00EB0F5B">
        <w:rPr>
          <w:lang w:val="en-US"/>
        </w:rPr>
        <w:t>isotropy</w:t>
      </w:r>
      <w:r w:rsidR="00614653">
        <w:rPr>
          <w:lang w:val="en-US"/>
        </w:rPr>
        <w:t xml:space="preserve">, </w:t>
      </w:r>
      <w:r w:rsidR="00FF6A5F">
        <w:rPr>
          <w:lang w:val="en-US"/>
        </w:rPr>
        <w:t xml:space="preserve">the UNE </w:t>
      </w:r>
      <w:r w:rsidR="00FF6A5F" w:rsidRPr="00EB0F5B">
        <w:rPr>
          <w:lang w:val="en-US"/>
        </w:rPr>
        <w:t>116005:2012</w:t>
      </w:r>
      <w:r w:rsidR="00FF6A5F">
        <w:rPr>
          <w:lang w:val="en-US"/>
        </w:rPr>
        <w:t xml:space="preserve"> (UNE, 2012) </w:t>
      </w:r>
      <w:r w:rsidR="00614653">
        <w:rPr>
          <w:lang w:val="en-US"/>
        </w:rPr>
        <w:t xml:space="preserve">standard </w:t>
      </w:r>
      <w:r w:rsidR="00FF6A5F">
        <w:rPr>
          <w:lang w:val="en-US"/>
        </w:rPr>
        <w:t xml:space="preserve">requires </w:t>
      </w:r>
      <w:r w:rsidR="00D76202">
        <w:rPr>
          <w:lang w:val="en-US"/>
        </w:rPr>
        <w:t>printing</w:t>
      </w:r>
      <w:r w:rsidR="00FF6A5F">
        <w:rPr>
          <w:lang w:val="en-US"/>
        </w:rPr>
        <w:t xml:space="preserve"> specimens in three different </w:t>
      </w:r>
      <w:r w:rsidR="00083B21">
        <w:rPr>
          <w:lang w:val="en-US"/>
        </w:rPr>
        <w:t>orientation</w:t>
      </w:r>
      <w:r w:rsidR="00FF6A5F">
        <w:rPr>
          <w:lang w:val="en-US"/>
        </w:rPr>
        <w:t>s: edgewise</w:t>
      </w:r>
      <w:r w:rsidR="00A97120">
        <w:rPr>
          <w:lang w:val="en-US"/>
        </w:rPr>
        <w:t xml:space="preserve"> (E)</w:t>
      </w:r>
      <w:r w:rsidR="00FF6A5F">
        <w:rPr>
          <w:lang w:val="en-US"/>
        </w:rPr>
        <w:t>, horizontal</w:t>
      </w:r>
      <w:r w:rsidR="00A97120">
        <w:rPr>
          <w:lang w:val="en-US"/>
        </w:rPr>
        <w:t xml:space="preserve"> (H)</w:t>
      </w:r>
      <w:r w:rsidR="00FF6A5F">
        <w:rPr>
          <w:lang w:val="en-US"/>
        </w:rPr>
        <w:t xml:space="preserve"> and vertical</w:t>
      </w:r>
      <w:r w:rsidR="00A97120">
        <w:rPr>
          <w:lang w:val="en-US"/>
        </w:rPr>
        <w:t xml:space="preserve"> (V)</w:t>
      </w:r>
      <w:r w:rsidR="00FF6A5F">
        <w:rPr>
          <w:lang w:val="en-US"/>
        </w:rPr>
        <w:t xml:space="preserve">, </w:t>
      </w:r>
      <w:r w:rsidR="00D76202">
        <w:rPr>
          <w:lang w:val="en-US"/>
        </w:rPr>
        <w:t>testing</w:t>
      </w:r>
      <w:r w:rsidR="00FF6A5F">
        <w:rPr>
          <w:lang w:val="en-US"/>
        </w:rPr>
        <w:t xml:space="preserve"> five samples in each </w:t>
      </w:r>
      <w:r w:rsidR="00083B21">
        <w:rPr>
          <w:lang w:val="en-US"/>
        </w:rPr>
        <w:t>orientation</w:t>
      </w:r>
      <w:r w:rsidR="00AA5CD6" w:rsidRPr="00EB0F5B">
        <w:rPr>
          <w:lang w:val="en-US"/>
        </w:rPr>
        <w:t>. T</w:t>
      </w:r>
      <w:r w:rsidR="00FF6A5F">
        <w:rPr>
          <w:lang w:val="en-US"/>
        </w:rPr>
        <w:t>h</w:t>
      </w:r>
      <w:r w:rsidR="00614653">
        <w:rPr>
          <w:lang w:val="en-US"/>
        </w:rPr>
        <w:t>e selected printing conditions w</w:t>
      </w:r>
      <w:r>
        <w:rPr>
          <w:lang w:val="en-US"/>
        </w:rPr>
        <w:t xml:space="preserve">ere </w:t>
      </w:r>
      <w:r w:rsidR="00A97120">
        <w:rPr>
          <w:lang w:val="en-US"/>
        </w:rPr>
        <w:t>in</w:t>
      </w:r>
      <w:r w:rsidR="00740181" w:rsidRPr="00EB0F5B">
        <w:rPr>
          <w:lang w:val="en-US"/>
        </w:rPr>
        <w:t>fill density of 50</w:t>
      </w:r>
      <w:r w:rsidR="00614653">
        <w:rPr>
          <w:lang w:val="en-US"/>
        </w:rPr>
        <w:t xml:space="preserve"> </w:t>
      </w:r>
      <w:r w:rsidR="00740181" w:rsidRPr="00EB0F5B">
        <w:rPr>
          <w:lang w:val="en-US"/>
        </w:rPr>
        <w:t>%, print</w:t>
      </w:r>
      <w:r w:rsidR="00A97120">
        <w:rPr>
          <w:lang w:val="en-US"/>
        </w:rPr>
        <w:t>ing</w:t>
      </w:r>
      <w:r w:rsidR="00740181" w:rsidRPr="00EB0F5B">
        <w:rPr>
          <w:lang w:val="en-US"/>
        </w:rPr>
        <w:t xml:space="preserve"> speed of 80 mm/s, tri-hexagonal </w:t>
      </w:r>
      <w:r w:rsidR="00A97120">
        <w:rPr>
          <w:lang w:val="en-US"/>
        </w:rPr>
        <w:t xml:space="preserve">infill pattern </w:t>
      </w:r>
      <w:r w:rsidR="00740181" w:rsidRPr="00EB0F5B">
        <w:rPr>
          <w:lang w:val="en-US"/>
        </w:rPr>
        <w:t xml:space="preserve">and layer </w:t>
      </w:r>
      <w:r w:rsidR="00B501BF" w:rsidRPr="00EB0F5B">
        <w:rPr>
          <w:lang w:val="en-US"/>
        </w:rPr>
        <w:t>height</w:t>
      </w:r>
      <w:r w:rsidR="00740181" w:rsidRPr="00EB0F5B">
        <w:rPr>
          <w:lang w:val="en-US"/>
        </w:rPr>
        <w:t xml:space="preserve"> of 0</w:t>
      </w:r>
      <w:r w:rsidR="00B501BF">
        <w:rPr>
          <w:lang w:val="en-US"/>
        </w:rPr>
        <w:t>.</w:t>
      </w:r>
      <w:r w:rsidR="00740181" w:rsidRPr="00EB0F5B">
        <w:rPr>
          <w:lang w:val="en-US"/>
        </w:rPr>
        <w:t>3 mm</w:t>
      </w:r>
      <w:r>
        <w:rPr>
          <w:lang w:val="en-US"/>
        </w:rPr>
        <w:t xml:space="preserve">, </w:t>
      </w:r>
      <w:r>
        <w:rPr>
          <w:lang w:val="en-US"/>
        </w:rPr>
        <w:lastRenderedPageBreak/>
        <w:t xml:space="preserve">with the objective of limiting the use of material and the time required for printing. </w:t>
      </w:r>
      <w:r w:rsidR="00A97120">
        <w:rPr>
          <w:lang w:val="en-US"/>
        </w:rPr>
        <w:t xml:space="preserve">In total, </w:t>
      </w:r>
      <w:r>
        <w:rPr>
          <w:lang w:val="en-US"/>
        </w:rPr>
        <w:t xml:space="preserve">the phase included the printing of </w:t>
      </w:r>
      <w:r w:rsidR="0053728F" w:rsidRPr="00EB0F5B">
        <w:rPr>
          <w:lang w:val="en-US"/>
        </w:rPr>
        <w:t>15 s</w:t>
      </w:r>
      <w:r w:rsidR="00A97120">
        <w:rPr>
          <w:lang w:val="en-US"/>
        </w:rPr>
        <w:t>pecimens of</w:t>
      </w:r>
      <w:r w:rsidR="0053728F" w:rsidRPr="00EB0F5B">
        <w:rPr>
          <w:lang w:val="en-US"/>
        </w:rPr>
        <w:t xml:space="preserve"> </w:t>
      </w:r>
      <w:r>
        <w:rPr>
          <w:lang w:val="en-US"/>
        </w:rPr>
        <w:t xml:space="preserve">each </w:t>
      </w:r>
      <w:r w:rsidR="0053728F" w:rsidRPr="00EB0F5B">
        <w:rPr>
          <w:lang w:val="en-US"/>
        </w:rPr>
        <w:t>virgin and recycled</w:t>
      </w:r>
      <w:r>
        <w:rPr>
          <w:lang w:val="en-US"/>
        </w:rPr>
        <w:t xml:space="preserve"> PLA</w:t>
      </w:r>
      <w:r w:rsidR="0053728F" w:rsidRPr="00EB0F5B">
        <w:rPr>
          <w:lang w:val="en-US"/>
        </w:rPr>
        <w:t>.</w:t>
      </w:r>
    </w:p>
    <w:p w14:paraId="29FA4356" w14:textId="62BB88FD" w:rsidR="00B4017D" w:rsidRDefault="00596F9C" w:rsidP="00A12A6E">
      <w:pPr>
        <w:pStyle w:val="cuerpo-tfg"/>
        <w:spacing w:line="480" w:lineRule="auto"/>
        <w:ind w:firstLine="0"/>
        <w:rPr>
          <w:lang w:val="en-US"/>
        </w:rPr>
      </w:pPr>
      <w:r>
        <w:rPr>
          <w:lang w:val="en-US"/>
        </w:rPr>
        <w:t>4</w:t>
      </w:r>
      <w:r w:rsidR="007777AE">
        <w:rPr>
          <w:lang w:val="en-US"/>
        </w:rPr>
        <w:t>.</w:t>
      </w:r>
      <w:r w:rsidR="00102C26" w:rsidRPr="007777AE">
        <w:rPr>
          <w:lang w:val="en-US"/>
        </w:rPr>
        <w:t>RESULTS AND DISCUSIONS</w:t>
      </w:r>
    </w:p>
    <w:p w14:paraId="62D33E39" w14:textId="04C9BAD9" w:rsidR="007D698A" w:rsidRDefault="00C952E6" w:rsidP="00A12A6E">
      <w:pPr>
        <w:pStyle w:val="cuerpo-tfg"/>
        <w:spacing w:line="480" w:lineRule="auto"/>
        <w:ind w:firstLine="0"/>
        <w:rPr>
          <w:color w:val="FF0000"/>
          <w:lang w:val="en-US"/>
        </w:rPr>
      </w:pPr>
      <w:r>
        <w:rPr>
          <w:lang w:val="en-US"/>
        </w:rPr>
        <w:t xml:space="preserve">Table </w:t>
      </w:r>
      <w:r w:rsidR="00C250DF">
        <w:rPr>
          <w:lang w:val="en-US"/>
        </w:rPr>
        <w:t>S3</w:t>
      </w:r>
      <w:r>
        <w:rPr>
          <w:lang w:val="en-US"/>
        </w:rPr>
        <w:t xml:space="preserve"> lists all the </w:t>
      </w:r>
      <w:r w:rsidR="008131FF">
        <w:rPr>
          <w:lang w:val="en-US"/>
        </w:rPr>
        <w:t xml:space="preserve">maximum load </w:t>
      </w:r>
      <w:r>
        <w:rPr>
          <w:lang w:val="en-US"/>
        </w:rPr>
        <w:t xml:space="preserve">results </w:t>
      </w:r>
      <w:r w:rsidR="008131FF">
        <w:rPr>
          <w:lang w:val="en-US"/>
        </w:rPr>
        <w:t xml:space="preserve">attained </w:t>
      </w:r>
      <w:r w:rsidR="00F9075F">
        <w:rPr>
          <w:lang w:val="en-US"/>
        </w:rPr>
        <w:t>during testing</w:t>
      </w:r>
      <w:r w:rsidR="008131FF">
        <w:rPr>
          <w:lang w:val="en-US"/>
        </w:rPr>
        <w:t>.</w:t>
      </w:r>
    </w:p>
    <w:p w14:paraId="04D73370" w14:textId="6BD56EFF" w:rsidR="00C25C60" w:rsidRDefault="00C250DF" w:rsidP="00A12A6E">
      <w:pPr>
        <w:pStyle w:val="cuerpo-tfg"/>
        <w:spacing w:line="480" w:lineRule="auto"/>
        <w:ind w:firstLine="0"/>
        <w:rPr>
          <w:lang w:val="en" w:eastAsia="es-ES"/>
        </w:rPr>
      </w:pPr>
      <w:r>
        <w:rPr>
          <w:lang w:val="en-US"/>
        </w:rPr>
        <w:t>4</w:t>
      </w:r>
      <w:r w:rsidR="00C25C60">
        <w:rPr>
          <w:lang w:val="en-US"/>
        </w:rPr>
        <w:t>.1. Phase I</w:t>
      </w:r>
      <w:r w:rsidR="00464BBA">
        <w:rPr>
          <w:lang w:val="en-US"/>
        </w:rPr>
        <w:t>: Screening phase</w:t>
      </w:r>
    </w:p>
    <w:p w14:paraId="14712958" w14:textId="697466CD" w:rsidR="0060521C" w:rsidRPr="007777AE" w:rsidRDefault="0060521C" w:rsidP="00A12A6E">
      <w:pPr>
        <w:pStyle w:val="cuerpo-tfg"/>
        <w:spacing w:line="480" w:lineRule="auto"/>
        <w:rPr>
          <w:lang w:val="en-US"/>
        </w:rPr>
      </w:pPr>
      <w:r>
        <w:rPr>
          <w:lang w:val="en-US"/>
        </w:rPr>
        <w:t>In general, shortly after</w:t>
      </w:r>
      <w:r w:rsidR="00F9075F">
        <w:rPr>
          <w:lang w:val="en-US"/>
        </w:rPr>
        <w:t xml:space="preserve"> attaining the maximum load</w:t>
      </w:r>
      <w:r>
        <w:rPr>
          <w:lang w:val="en-US"/>
        </w:rPr>
        <w:t>, the fracture of the specimen occurred. However, the nature of the fracture was not homogenous</w:t>
      </w:r>
      <w:r w:rsidR="009C36C0">
        <w:rPr>
          <w:lang w:val="en-US"/>
        </w:rPr>
        <w:t xml:space="preserve"> </w:t>
      </w:r>
      <w:r w:rsidR="00F9075F">
        <w:rPr>
          <w:lang w:val="en-US"/>
        </w:rPr>
        <w:t xml:space="preserve">as shown in </w:t>
      </w:r>
      <w:r w:rsidR="009C36C0">
        <w:rPr>
          <w:lang w:val="en-US"/>
        </w:rPr>
        <w:t xml:space="preserve">Fig </w:t>
      </w:r>
      <w:r w:rsidR="00423F5B">
        <w:rPr>
          <w:lang w:val="en-US"/>
        </w:rPr>
        <w:t>4</w:t>
      </w:r>
      <w:r>
        <w:rPr>
          <w:lang w:val="en-US"/>
        </w:rPr>
        <w:t xml:space="preserve">. Thus, in </w:t>
      </w:r>
      <w:r w:rsidRPr="007777AE">
        <w:rPr>
          <w:lang w:val="en-US"/>
        </w:rPr>
        <w:t xml:space="preserve">most </w:t>
      </w:r>
      <w:r>
        <w:rPr>
          <w:lang w:val="en-US"/>
        </w:rPr>
        <w:t>cases, the specimens showed a fragile behavior and the fracture, either horizontally or with a lower inclination angle, is clean</w:t>
      </w:r>
      <w:r w:rsidRPr="007777AE">
        <w:rPr>
          <w:lang w:val="en-US"/>
        </w:rPr>
        <w:t xml:space="preserve">. </w:t>
      </w:r>
      <w:r w:rsidR="000F5844">
        <w:rPr>
          <w:lang w:val="en-US"/>
        </w:rPr>
        <w:t>However</w:t>
      </w:r>
      <w:r>
        <w:rPr>
          <w:lang w:val="en-US"/>
        </w:rPr>
        <w:t>, for the recycled material, the specimens showed a ductile behavior and, properly, the fracture did not occur after the maximum load was attained</w:t>
      </w:r>
      <w:r w:rsidR="000F5844">
        <w:rPr>
          <w:lang w:val="en-US"/>
        </w:rPr>
        <w:t xml:space="preserve">, canceling the </w:t>
      </w:r>
      <w:r>
        <w:rPr>
          <w:lang w:val="en-US"/>
        </w:rPr>
        <w:t xml:space="preserve">tests minutes after the maximum load was attained. The breakage in these cases occurred at a 45º angle and, in the cases of the </w:t>
      </w:r>
      <w:r w:rsidRPr="007777AE">
        <w:rPr>
          <w:lang w:val="en-US"/>
        </w:rPr>
        <w:t>RE-2</w:t>
      </w:r>
      <w:r>
        <w:rPr>
          <w:lang w:val="en-US"/>
        </w:rPr>
        <w:t xml:space="preserve"> specimen,</w:t>
      </w:r>
      <w:r w:rsidRPr="007777AE">
        <w:rPr>
          <w:lang w:val="en-US"/>
        </w:rPr>
        <w:t xml:space="preserve"> </w:t>
      </w:r>
      <w:r>
        <w:rPr>
          <w:lang w:val="en-US"/>
        </w:rPr>
        <w:t xml:space="preserve">two parallel </w:t>
      </w:r>
      <w:r w:rsidRPr="007777AE">
        <w:rPr>
          <w:lang w:val="en-US"/>
        </w:rPr>
        <w:t>fracture</w:t>
      </w:r>
      <w:r>
        <w:rPr>
          <w:lang w:val="en-US"/>
        </w:rPr>
        <w:t xml:space="preserve"> lines can be </w:t>
      </w:r>
      <w:r w:rsidR="009C36C0">
        <w:rPr>
          <w:lang w:val="en-US"/>
        </w:rPr>
        <w:t xml:space="preserve">clearly </w:t>
      </w:r>
      <w:r>
        <w:rPr>
          <w:lang w:val="en-US"/>
        </w:rPr>
        <w:t>seen</w:t>
      </w:r>
      <w:r w:rsidRPr="007777AE">
        <w:rPr>
          <w:lang w:val="en-US"/>
        </w:rPr>
        <w:t>.</w:t>
      </w:r>
      <w:r w:rsidR="00395C02">
        <w:rPr>
          <w:lang w:val="en-US"/>
        </w:rPr>
        <w:t xml:space="preserve"> </w:t>
      </w:r>
      <w:r w:rsidR="000F5844">
        <w:rPr>
          <w:lang w:val="en-US"/>
        </w:rPr>
        <w:t>The printing conditions did not allow seen a clear</w:t>
      </w:r>
      <w:r w:rsidR="00395C02">
        <w:rPr>
          <w:lang w:val="en-US"/>
        </w:rPr>
        <w:t xml:space="preserve"> </w:t>
      </w:r>
      <w:r w:rsidR="009C7AB5">
        <w:rPr>
          <w:lang w:val="en-US"/>
        </w:rPr>
        <w:t>relation to the fracture of</w:t>
      </w:r>
      <w:r w:rsidR="000F5844">
        <w:rPr>
          <w:lang w:val="en-US"/>
        </w:rPr>
        <w:t xml:space="preserve"> the specimens</w:t>
      </w:r>
      <w:r w:rsidR="00395C02">
        <w:rPr>
          <w:lang w:val="en-US"/>
        </w:rPr>
        <w:t xml:space="preserve">. This behavior may </w:t>
      </w:r>
      <w:r w:rsidR="00F9075F">
        <w:rPr>
          <w:lang w:val="en-US"/>
        </w:rPr>
        <w:t xml:space="preserve">relate </w:t>
      </w:r>
      <w:r w:rsidR="00395C02">
        <w:rPr>
          <w:lang w:val="en-US"/>
        </w:rPr>
        <w:t xml:space="preserve">to that explained by Yao </w:t>
      </w:r>
      <w:r w:rsidR="002A6567" w:rsidRPr="002A6567">
        <w:rPr>
          <w:i/>
          <w:lang w:val="en-US"/>
        </w:rPr>
        <w:t>et al.</w:t>
      </w:r>
      <w:r w:rsidR="00395C02">
        <w:rPr>
          <w:lang w:val="en-US"/>
        </w:rPr>
        <w:t xml:space="preserve"> (2020). </w:t>
      </w:r>
      <w:r w:rsidR="009C7AB5">
        <w:rPr>
          <w:lang w:val="en-US"/>
        </w:rPr>
        <w:t>T</w:t>
      </w:r>
      <w:r w:rsidR="00395C02">
        <w:rPr>
          <w:lang w:val="en-US"/>
        </w:rPr>
        <w:t>he authors identif</w:t>
      </w:r>
      <w:r w:rsidR="009C7AB5">
        <w:rPr>
          <w:lang w:val="en-US"/>
        </w:rPr>
        <w:t>ied</w:t>
      </w:r>
      <w:r w:rsidR="00395C02">
        <w:rPr>
          <w:lang w:val="en-US"/>
        </w:rPr>
        <w:t xml:space="preserve"> </w:t>
      </w:r>
      <w:r w:rsidR="009C7AB5">
        <w:rPr>
          <w:lang w:val="en-US"/>
        </w:rPr>
        <w:t xml:space="preserve">two different types of fracture: </w:t>
      </w:r>
      <w:r w:rsidR="00395C02">
        <w:rPr>
          <w:lang w:val="en-US"/>
        </w:rPr>
        <w:t>in-layer and interlayer</w:t>
      </w:r>
      <w:r w:rsidR="005B446A">
        <w:rPr>
          <w:lang w:val="en-US"/>
        </w:rPr>
        <w:t>. In general, the fracture occurs at the interface of two layer</w:t>
      </w:r>
      <w:r w:rsidR="00F9075F">
        <w:rPr>
          <w:lang w:val="en-US"/>
        </w:rPr>
        <w:t>s when printing</w:t>
      </w:r>
      <w:r w:rsidR="005B446A">
        <w:rPr>
          <w:lang w:val="en-US"/>
        </w:rPr>
        <w:t xml:space="preserve"> in vertical position, even w</w:t>
      </w:r>
      <w:r w:rsidR="004A1257">
        <w:rPr>
          <w:lang w:val="en-US"/>
        </w:rPr>
        <w:t xml:space="preserve">hen varying the printing orientation </w:t>
      </w:r>
      <w:r w:rsidR="005B446A">
        <w:rPr>
          <w:lang w:val="en-US"/>
        </w:rPr>
        <w:t>up to 45º</w:t>
      </w:r>
      <w:r w:rsidR="004A1257">
        <w:rPr>
          <w:lang w:val="en-US"/>
        </w:rPr>
        <w:t xml:space="preserve"> from the vertical position</w:t>
      </w:r>
      <w:r w:rsidR="005B446A">
        <w:rPr>
          <w:lang w:val="en-US"/>
        </w:rPr>
        <w:t>. In-layer fracture is more likely when the specimen is printed using an edgewise position (or, inclined up to 45º</w:t>
      </w:r>
      <w:r w:rsidR="004A1257">
        <w:rPr>
          <w:lang w:val="en-US"/>
        </w:rPr>
        <w:t xml:space="preserve"> from that position</w:t>
      </w:r>
      <w:r w:rsidR="005B446A">
        <w:rPr>
          <w:lang w:val="en-US"/>
        </w:rPr>
        <w:t xml:space="preserve">). In this second case, the printing direction </w:t>
      </w:r>
      <w:r w:rsidR="00F9075F">
        <w:rPr>
          <w:lang w:val="en-US"/>
        </w:rPr>
        <w:t>is the same as the tensile stress direction</w:t>
      </w:r>
      <w:r w:rsidR="005B446A">
        <w:rPr>
          <w:lang w:val="en-US"/>
        </w:rPr>
        <w:t>, which also happens when the horizontal orientation is used.</w:t>
      </w:r>
      <w:r w:rsidR="004A1257">
        <w:rPr>
          <w:lang w:val="en-US"/>
        </w:rPr>
        <w:t xml:space="preserve"> In these cases, the material layer is not intact after the fracture.</w:t>
      </w:r>
      <w:r w:rsidR="005B446A">
        <w:rPr>
          <w:lang w:val="en-US"/>
        </w:rPr>
        <w:t xml:space="preserve"> </w:t>
      </w:r>
      <w:r w:rsidR="005B446A">
        <w:rPr>
          <w:lang w:val="en-US"/>
        </w:rPr>
        <w:lastRenderedPageBreak/>
        <w:t>Thus, it is likely that both modes coexist in this study, which may explain the heterogeneity of the different fractures.</w:t>
      </w:r>
    </w:p>
    <w:p w14:paraId="6CFE26AD" w14:textId="3E90F4AD" w:rsidR="00756AC2" w:rsidRDefault="00756AC2" w:rsidP="00A12A6E">
      <w:pPr>
        <w:pStyle w:val="cuerpo-tfg"/>
        <w:spacing w:line="480" w:lineRule="auto"/>
        <w:jc w:val="center"/>
        <w:rPr>
          <w:lang w:val="es-ES_tradnl"/>
        </w:rPr>
      </w:pPr>
      <w:r>
        <w:rPr>
          <w:noProof/>
          <w:sz w:val="20"/>
          <w:lang w:eastAsia="es-ES"/>
        </w:rPr>
        <w:drawing>
          <wp:inline distT="0" distB="0" distL="0" distR="0" wp14:anchorId="5A076597" wp14:editId="68D13C67">
            <wp:extent cx="3950353" cy="3650361"/>
            <wp:effectExtent l="0" t="0" r="0" b="0"/>
            <wp:docPr id="3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0.jpeg"/>
                    <pic:cNvPicPr/>
                  </pic:nvPicPr>
                  <pic:blipFill>
                    <a:blip r:embed="rId19" cstate="print"/>
                    <a:stretch>
                      <a:fillRect/>
                    </a:stretch>
                  </pic:blipFill>
                  <pic:spPr>
                    <a:xfrm>
                      <a:off x="0" y="0"/>
                      <a:ext cx="3950353" cy="3650361"/>
                    </a:xfrm>
                    <a:prstGeom prst="rect">
                      <a:avLst/>
                    </a:prstGeom>
                  </pic:spPr>
                </pic:pic>
              </a:graphicData>
            </a:graphic>
          </wp:inline>
        </w:drawing>
      </w:r>
    </w:p>
    <w:p w14:paraId="026CC169" w14:textId="64F6AF50" w:rsidR="00756AC2" w:rsidRPr="00E0139B" w:rsidRDefault="00756AC2" w:rsidP="00A12A6E">
      <w:pPr>
        <w:spacing w:line="480" w:lineRule="auto"/>
        <w:jc w:val="center"/>
        <w:rPr>
          <w:b/>
          <w:sz w:val="18"/>
          <w:szCs w:val="18"/>
          <w:lang w:val="en-US"/>
        </w:rPr>
      </w:pPr>
      <w:r>
        <w:rPr>
          <w:b/>
          <w:sz w:val="18"/>
          <w:szCs w:val="18"/>
          <w:lang w:val="en-US"/>
        </w:rPr>
        <w:t xml:space="preserve">Figure </w:t>
      </w:r>
      <w:r w:rsidR="00423F5B">
        <w:rPr>
          <w:b/>
          <w:sz w:val="18"/>
          <w:szCs w:val="18"/>
          <w:lang w:val="en-US"/>
        </w:rPr>
        <w:t>4</w:t>
      </w:r>
      <w:r w:rsidRPr="00464BC1">
        <w:rPr>
          <w:b/>
          <w:sz w:val="18"/>
          <w:szCs w:val="18"/>
          <w:lang w:val="en-US"/>
        </w:rPr>
        <w:t xml:space="preserve">: </w:t>
      </w:r>
      <w:r w:rsidR="00395C02">
        <w:rPr>
          <w:b/>
          <w:sz w:val="18"/>
          <w:szCs w:val="18"/>
          <w:lang w:val="en-US"/>
        </w:rPr>
        <w:t>Specimens</w:t>
      </w:r>
      <w:r>
        <w:rPr>
          <w:b/>
          <w:sz w:val="18"/>
          <w:szCs w:val="18"/>
          <w:lang w:val="en-US"/>
        </w:rPr>
        <w:t xml:space="preserve"> tested to traction (phase I).</w:t>
      </w:r>
    </w:p>
    <w:p w14:paraId="399A3BEE" w14:textId="5246DC0D" w:rsidR="000775D1" w:rsidRDefault="000F5844" w:rsidP="00A12A6E">
      <w:pPr>
        <w:pStyle w:val="cuerpo-tfg"/>
        <w:spacing w:line="480" w:lineRule="auto"/>
        <w:rPr>
          <w:lang w:val="en-US"/>
        </w:rPr>
      </w:pPr>
      <w:r>
        <w:rPr>
          <w:lang w:val="en-US"/>
        </w:rPr>
        <w:t>The a</w:t>
      </w:r>
      <w:r w:rsidR="0027771A">
        <w:rPr>
          <w:lang w:val="en-US"/>
        </w:rPr>
        <w:t xml:space="preserve">nalysis </w:t>
      </w:r>
      <w:r w:rsidR="0083618C" w:rsidRPr="007777AE">
        <w:rPr>
          <w:lang w:val="en-US"/>
        </w:rPr>
        <w:t xml:space="preserve">of variance </w:t>
      </w:r>
      <w:r w:rsidR="0027771A">
        <w:rPr>
          <w:lang w:val="en-US"/>
        </w:rPr>
        <w:t>(</w:t>
      </w:r>
      <w:r w:rsidR="0083618C" w:rsidRPr="007777AE">
        <w:rPr>
          <w:lang w:val="en-US"/>
        </w:rPr>
        <w:t>ANOVA</w:t>
      </w:r>
      <w:r w:rsidR="0027771A">
        <w:rPr>
          <w:lang w:val="en-US"/>
        </w:rPr>
        <w:t>)</w:t>
      </w:r>
      <w:r w:rsidR="000775D1" w:rsidRPr="007777AE">
        <w:rPr>
          <w:lang w:val="en-US"/>
        </w:rPr>
        <w:t xml:space="preserve"> </w:t>
      </w:r>
      <w:r w:rsidR="0027771A">
        <w:rPr>
          <w:lang w:val="en-US"/>
        </w:rPr>
        <w:t>performed using R software</w:t>
      </w:r>
      <w:r>
        <w:rPr>
          <w:lang w:val="en-US"/>
        </w:rPr>
        <w:t xml:space="preserve"> allowed identifying the influential factors on the response variables</w:t>
      </w:r>
      <w:r w:rsidR="0027771A">
        <w:rPr>
          <w:lang w:val="en-US"/>
        </w:rPr>
        <w:t>.</w:t>
      </w:r>
      <w:r w:rsidR="000775D1" w:rsidRPr="007777AE">
        <w:rPr>
          <w:lang w:val="en-US"/>
        </w:rPr>
        <w:t xml:space="preserve"> </w:t>
      </w:r>
      <w:r>
        <w:rPr>
          <w:lang w:val="en-US"/>
        </w:rPr>
        <w:t>As criterion, c</w:t>
      </w:r>
      <w:r w:rsidR="0027771A">
        <w:rPr>
          <w:lang w:val="en-US"/>
        </w:rPr>
        <w:t>ritical factors for the response variable</w:t>
      </w:r>
      <w:r>
        <w:rPr>
          <w:lang w:val="en-US"/>
        </w:rPr>
        <w:t xml:space="preserve"> were those with p-values lower than 0.</w:t>
      </w:r>
      <w:r w:rsidRPr="007777AE">
        <w:rPr>
          <w:lang w:val="en-US"/>
        </w:rPr>
        <w:t>05</w:t>
      </w:r>
      <w:r w:rsidR="0027771A">
        <w:rPr>
          <w:lang w:val="en-US"/>
        </w:rPr>
        <w:t xml:space="preserve"> (Pérez </w:t>
      </w:r>
      <w:r w:rsidR="002A6567" w:rsidRPr="002A6567">
        <w:rPr>
          <w:i/>
          <w:lang w:val="en-US"/>
        </w:rPr>
        <w:t>et al.</w:t>
      </w:r>
      <w:r w:rsidR="0027771A">
        <w:rPr>
          <w:lang w:val="en-US"/>
        </w:rPr>
        <w:t xml:space="preserve">, 2018). </w:t>
      </w:r>
      <w:r w:rsidR="00252E89" w:rsidRPr="007777AE">
        <w:rPr>
          <w:lang w:val="en-US"/>
        </w:rPr>
        <w:t>Shapiro-Wilk</w:t>
      </w:r>
      <w:r w:rsidR="00C952E6">
        <w:rPr>
          <w:lang w:val="en-US"/>
        </w:rPr>
        <w:t xml:space="preserve"> normality tests allowed verifying the normality of the residuals</w:t>
      </w:r>
      <w:r w:rsidR="00252E89" w:rsidRPr="007777AE">
        <w:rPr>
          <w:lang w:val="en-US"/>
        </w:rPr>
        <w:t>.</w:t>
      </w:r>
      <w:r w:rsidR="0027771A">
        <w:rPr>
          <w:lang w:val="en-US"/>
        </w:rPr>
        <w:t xml:space="preserve"> </w:t>
      </w:r>
      <w:r w:rsidR="00C952E6">
        <w:rPr>
          <w:lang w:val="en-US"/>
        </w:rPr>
        <w:t xml:space="preserve">Table </w:t>
      </w:r>
      <w:r w:rsidR="0032515E">
        <w:rPr>
          <w:lang w:val="en-US"/>
        </w:rPr>
        <w:t>2</w:t>
      </w:r>
      <w:r w:rsidR="00C952E6">
        <w:rPr>
          <w:lang w:val="en-US"/>
        </w:rPr>
        <w:t xml:space="preserve"> lists th</w:t>
      </w:r>
      <w:r w:rsidR="0027771A">
        <w:rPr>
          <w:lang w:val="en-US"/>
        </w:rPr>
        <w:t>e results of the ANOVAs carried out for both virgin</w:t>
      </w:r>
      <w:r w:rsidR="00C952E6">
        <w:rPr>
          <w:lang w:val="en-US"/>
        </w:rPr>
        <w:t xml:space="preserve"> and recycled PLA</w:t>
      </w:r>
      <w:r w:rsidR="002B6F43">
        <w:rPr>
          <w:lang w:val="en-US"/>
        </w:rPr>
        <w:t>.</w:t>
      </w:r>
    </w:p>
    <w:p w14:paraId="1AE10D89" w14:textId="77777777" w:rsidR="00A12A6E" w:rsidRDefault="00A12A6E">
      <w:pPr>
        <w:rPr>
          <w:b/>
          <w:szCs w:val="28"/>
          <w:lang w:val="en-US"/>
        </w:rPr>
      </w:pPr>
      <w:r>
        <w:rPr>
          <w:b/>
          <w:szCs w:val="28"/>
          <w:lang w:val="en-US"/>
        </w:rPr>
        <w:br w:type="page"/>
      </w:r>
    </w:p>
    <w:p w14:paraId="5B71A939" w14:textId="5C89D2CF" w:rsidR="008131FF" w:rsidRPr="003C453A" w:rsidRDefault="008131FF" w:rsidP="00A12A6E">
      <w:pPr>
        <w:spacing w:line="480" w:lineRule="auto"/>
        <w:ind w:left="2655"/>
        <w:rPr>
          <w:b/>
          <w:szCs w:val="28"/>
          <w:lang w:val="en-US"/>
        </w:rPr>
      </w:pPr>
      <w:r w:rsidRPr="003C453A">
        <w:rPr>
          <w:b/>
          <w:szCs w:val="28"/>
          <w:lang w:val="en-US"/>
        </w:rPr>
        <w:lastRenderedPageBreak/>
        <w:t xml:space="preserve">Table </w:t>
      </w:r>
      <w:r w:rsidR="0032515E">
        <w:rPr>
          <w:b/>
          <w:szCs w:val="28"/>
          <w:lang w:val="en-US"/>
        </w:rPr>
        <w:t>2</w:t>
      </w:r>
      <w:r w:rsidRPr="003C453A">
        <w:rPr>
          <w:b/>
          <w:szCs w:val="28"/>
          <w:lang w:val="en-US"/>
        </w:rPr>
        <w:t>: Results of ANOVA in phase I.</w:t>
      </w:r>
    </w:p>
    <w:tbl>
      <w:tblPr>
        <w:tblStyle w:val="TableNormal"/>
        <w:tblW w:w="0" w:type="auto"/>
        <w:tblLook w:val="01E0" w:firstRow="1" w:lastRow="1" w:firstColumn="1" w:lastColumn="1" w:noHBand="0" w:noVBand="0"/>
      </w:tblPr>
      <w:tblGrid>
        <w:gridCol w:w="1485"/>
        <w:gridCol w:w="2105"/>
        <w:gridCol w:w="1514"/>
        <w:gridCol w:w="1599"/>
        <w:gridCol w:w="1274"/>
        <w:gridCol w:w="1093"/>
      </w:tblGrid>
      <w:tr w:rsidR="00963C9F" w14:paraId="73DE9142" w14:textId="77777777" w:rsidTr="003C453A">
        <w:trPr>
          <w:trHeight w:val="499"/>
        </w:trPr>
        <w:tc>
          <w:tcPr>
            <w:tcW w:w="0" w:type="auto"/>
            <w:gridSpan w:val="6"/>
            <w:tcBorders>
              <w:top w:val="single" w:sz="4" w:space="0" w:color="auto"/>
            </w:tcBorders>
            <w:shd w:val="clear" w:color="auto" w:fill="auto"/>
          </w:tcPr>
          <w:p w14:paraId="759BC4EC" w14:textId="4AD15F1A" w:rsidR="00963C9F" w:rsidRPr="002B6F43" w:rsidRDefault="00963C9F" w:rsidP="00A12A6E">
            <w:pPr>
              <w:pStyle w:val="TableParagraph"/>
              <w:spacing w:before="120" w:line="480" w:lineRule="auto"/>
              <w:ind w:left="124" w:right="111"/>
            </w:pPr>
            <w:r w:rsidRPr="002B6F43">
              <w:t>Virgin PLA</w:t>
            </w:r>
          </w:p>
        </w:tc>
      </w:tr>
      <w:tr w:rsidR="002B6F43" w14:paraId="154C81C1" w14:textId="77777777" w:rsidTr="003C453A">
        <w:trPr>
          <w:trHeight w:val="499"/>
        </w:trPr>
        <w:tc>
          <w:tcPr>
            <w:tcW w:w="0" w:type="auto"/>
            <w:tcBorders>
              <w:bottom w:val="single" w:sz="4" w:space="0" w:color="auto"/>
            </w:tcBorders>
            <w:shd w:val="clear" w:color="auto" w:fill="auto"/>
          </w:tcPr>
          <w:p w14:paraId="29327BE9" w14:textId="46ED86F3" w:rsidR="000775D1" w:rsidRPr="002B6F43" w:rsidRDefault="002B6F43" w:rsidP="00A12A6E">
            <w:pPr>
              <w:pStyle w:val="TableParagraph"/>
              <w:spacing w:line="480" w:lineRule="auto"/>
              <w:ind w:left="109" w:right="97"/>
              <w:jc w:val="left"/>
            </w:pPr>
            <w:r w:rsidRPr="002B6F43">
              <w:t>Factor</w:t>
            </w:r>
          </w:p>
        </w:tc>
        <w:tc>
          <w:tcPr>
            <w:tcW w:w="0" w:type="auto"/>
            <w:tcBorders>
              <w:bottom w:val="single" w:sz="4" w:space="0" w:color="auto"/>
            </w:tcBorders>
            <w:shd w:val="clear" w:color="auto" w:fill="auto"/>
          </w:tcPr>
          <w:p w14:paraId="72376DEB" w14:textId="4F236133" w:rsidR="000775D1" w:rsidRPr="002B6F43" w:rsidRDefault="000775D1" w:rsidP="00A12A6E">
            <w:pPr>
              <w:pStyle w:val="TableParagraph"/>
              <w:spacing w:before="1" w:line="480" w:lineRule="auto"/>
              <w:ind w:left="108" w:right="105"/>
            </w:pPr>
            <w:r w:rsidRPr="002B6F43">
              <w:t xml:space="preserve">Degrees of </w:t>
            </w:r>
            <w:r w:rsidR="002B6F43" w:rsidRPr="002B6F43">
              <w:t>freedom</w:t>
            </w:r>
          </w:p>
        </w:tc>
        <w:tc>
          <w:tcPr>
            <w:tcW w:w="0" w:type="auto"/>
            <w:tcBorders>
              <w:bottom w:val="single" w:sz="4" w:space="0" w:color="auto"/>
            </w:tcBorders>
            <w:shd w:val="clear" w:color="auto" w:fill="auto"/>
          </w:tcPr>
          <w:p w14:paraId="0E4A5A89" w14:textId="0C3DFA87" w:rsidR="000775D1" w:rsidRPr="002B6F43" w:rsidRDefault="000775D1" w:rsidP="00A12A6E">
            <w:pPr>
              <w:pStyle w:val="TableParagraph"/>
              <w:spacing w:line="480" w:lineRule="auto"/>
            </w:pPr>
            <w:r w:rsidRPr="002B6F43">
              <w:t>S</w:t>
            </w:r>
            <w:r w:rsidR="002B6F43" w:rsidRPr="002B6F43">
              <w:t>um of squares</w:t>
            </w:r>
          </w:p>
        </w:tc>
        <w:tc>
          <w:tcPr>
            <w:tcW w:w="0" w:type="auto"/>
            <w:tcBorders>
              <w:bottom w:val="single" w:sz="4" w:space="0" w:color="auto"/>
            </w:tcBorders>
            <w:shd w:val="clear" w:color="auto" w:fill="auto"/>
          </w:tcPr>
          <w:p w14:paraId="2A8EDB19" w14:textId="7E2A3C5D" w:rsidR="000775D1" w:rsidRPr="002B6F43" w:rsidRDefault="000775D1" w:rsidP="00A12A6E">
            <w:pPr>
              <w:pStyle w:val="TableParagraph"/>
              <w:spacing w:before="1" w:line="480" w:lineRule="auto"/>
              <w:ind w:left="118" w:right="111"/>
            </w:pPr>
            <w:r w:rsidRPr="002B6F43">
              <w:t>Me</w:t>
            </w:r>
            <w:r w:rsidR="002B6F43" w:rsidRPr="002B6F43">
              <w:t>an</w:t>
            </w:r>
            <w:r w:rsidRPr="002B6F43">
              <w:t xml:space="preserve"> squares</w:t>
            </w:r>
          </w:p>
        </w:tc>
        <w:tc>
          <w:tcPr>
            <w:tcW w:w="0" w:type="auto"/>
            <w:tcBorders>
              <w:bottom w:val="single" w:sz="4" w:space="0" w:color="auto"/>
            </w:tcBorders>
            <w:shd w:val="clear" w:color="auto" w:fill="auto"/>
          </w:tcPr>
          <w:p w14:paraId="457828E5" w14:textId="77777777" w:rsidR="000775D1" w:rsidRPr="002B6F43" w:rsidRDefault="000775D1" w:rsidP="00A12A6E">
            <w:pPr>
              <w:pStyle w:val="TableParagraph"/>
              <w:spacing w:before="120" w:line="480" w:lineRule="auto"/>
              <w:ind w:left="159" w:right="154"/>
            </w:pPr>
            <w:r w:rsidRPr="002B6F43">
              <w:t>F-Valor</w:t>
            </w:r>
          </w:p>
        </w:tc>
        <w:tc>
          <w:tcPr>
            <w:tcW w:w="0" w:type="auto"/>
            <w:tcBorders>
              <w:bottom w:val="single" w:sz="4" w:space="0" w:color="auto"/>
            </w:tcBorders>
            <w:shd w:val="clear" w:color="auto" w:fill="auto"/>
          </w:tcPr>
          <w:p w14:paraId="2DC5B8BA" w14:textId="77777777" w:rsidR="000775D1" w:rsidRPr="002B6F43" w:rsidRDefault="000775D1" w:rsidP="00A12A6E">
            <w:pPr>
              <w:pStyle w:val="TableParagraph"/>
              <w:spacing w:before="120" w:line="480" w:lineRule="auto"/>
              <w:ind w:left="124" w:right="111"/>
            </w:pPr>
            <w:proofErr w:type="spellStart"/>
            <w:r w:rsidRPr="002B6F43">
              <w:t>Pr</w:t>
            </w:r>
            <w:proofErr w:type="spellEnd"/>
            <w:r w:rsidRPr="002B6F43">
              <w:t>(&gt;F)</w:t>
            </w:r>
          </w:p>
        </w:tc>
      </w:tr>
      <w:tr w:rsidR="002B6F43" w14:paraId="77CB5516" w14:textId="77777777" w:rsidTr="003C453A">
        <w:trPr>
          <w:trHeight w:val="503"/>
        </w:trPr>
        <w:tc>
          <w:tcPr>
            <w:tcW w:w="0" w:type="auto"/>
            <w:tcBorders>
              <w:top w:val="single" w:sz="4" w:space="0" w:color="auto"/>
            </w:tcBorders>
            <w:shd w:val="clear" w:color="auto" w:fill="auto"/>
          </w:tcPr>
          <w:p w14:paraId="331A75D9" w14:textId="4A4C42C1" w:rsidR="000775D1" w:rsidRDefault="002B6F43" w:rsidP="00A12A6E">
            <w:pPr>
              <w:pStyle w:val="TableParagraph"/>
              <w:spacing w:before="3" w:line="480" w:lineRule="auto"/>
              <w:ind w:right="300"/>
              <w:jc w:val="left"/>
            </w:pPr>
            <w:r>
              <w:t xml:space="preserve">Layer </w:t>
            </w:r>
            <w:r w:rsidR="000775D1">
              <w:t>height</w:t>
            </w:r>
          </w:p>
        </w:tc>
        <w:tc>
          <w:tcPr>
            <w:tcW w:w="0" w:type="auto"/>
            <w:tcBorders>
              <w:top w:val="single" w:sz="4" w:space="0" w:color="auto"/>
            </w:tcBorders>
            <w:shd w:val="clear" w:color="auto" w:fill="auto"/>
          </w:tcPr>
          <w:p w14:paraId="1927CA2B" w14:textId="77777777" w:rsidR="000775D1" w:rsidRDefault="000775D1" w:rsidP="00A12A6E">
            <w:pPr>
              <w:pStyle w:val="TableParagraph"/>
              <w:spacing w:before="46" w:line="480" w:lineRule="auto"/>
              <w:ind w:right="111"/>
            </w:pPr>
            <w:r>
              <w:t>1</w:t>
            </w:r>
          </w:p>
        </w:tc>
        <w:tc>
          <w:tcPr>
            <w:tcW w:w="0" w:type="auto"/>
            <w:tcBorders>
              <w:top w:val="single" w:sz="4" w:space="0" w:color="auto"/>
            </w:tcBorders>
            <w:shd w:val="clear" w:color="auto" w:fill="auto"/>
          </w:tcPr>
          <w:p w14:paraId="2683A046" w14:textId="77777777" w:rsidR="000775D1" w:rsidRDefault="000775D1" w:rsidP="00A12A6E">
            <w:pPr>
              <w:pStyle w:val="TableParagraph"/>
              <w:spacing w:before="46" w:line="480" w:lineRule="auto"/>
              <w:ind w:right="111"/>
            </w:pPr>
            <w:r>
              <w:t>32026</w:t>
            </w:r>
          </w:p>
        </w:tc>
        <w:tc>
          <w:tcPr>
            <w:tcW w:w="0" w:type="auto"/>
            <w:tcBorders>
              <w:top w:val="single" w:sz="4" w:space="0" w:color="auto"/>
            </w:tcBorders>
            <w:shd w:val="clear" w:color="auto" w:fill="auto"/>
          </w:tcPr>
          <w:p w14:paraId="22A8704D" w14:textId="77777777" w:rsidR="000775D1" w:rsidRDefault="000775D1" w:rsidP="00A12A6E">
            <w:pPr>
              <w:pStyle w:val="TableParagraph"/>
              <w:spacing w:before="46" w:line="480" w:lineRule="auto"/>
              <w:ind w:right="111"/>
            </w:pPr>
            <w:r>
              <w:t>32026</w:t>
            </w:r>
          </w:p>
        </w:tc>
        <w:tc>
          <w:tcPr>
            <w:tcW w:w="0" w:type="auto"/>
            <w:tcBorders>
              <w:top w:val="single" w:sz="4" w:space="0" w:color="auto"/>
            </w:tcBorders>
            <w:shd w:val="clear" w:color="auto" w:fill="auto"/>
          </w:tcPr>
          <w:p w14:paraId="32E90FC4" w14:textId="7ECA916D" w:rsidR="000775D1" w:rsidRDefault="000775D1" w:rsidP="00A12A6E">
            <w:pPr>
              <w:pStyle w:val="TableParagraph"/>
              <w:spacing w:before="46" w:line="480" w:lineRule="auto"/>
              <w:ind w:right="111"/>
            </w:pPr>
            <w:r>
              <w:t>9</w:t>
            </w:r>
            <w:r w:rsidR="00963C9F">
              <w:t>.</w:t>
            </w:r>
            <w:r>
              <w:t>87540</w:t>
            </w:r>
          </w:p>
        </w:tc>
        <w:tc>
          <w:tcPr>
            <w:tcW w:w="0" w:type="auto"/>
            <w:tcBorders>
              <w:top w:val="single" w:sz="4" w:space="0" w:color="auto"/>
            </w:tcBorders>
            <w:shd w:val="clear" w:color="auto" w:fill="auto"/>
          </w:tcPr>
          <w:p w14:paraId="320EAB38" w14:textId="635901F9" w:rsidR="000775D1" w:rsidRPr="00DB3BFD" w:rsidRDefault="000775D1" w:rsidP="00A12A6E">
            <w:pPr>
              <w:pStyle w:val="TableParagraph"/>
              <w:spacing w:before="46" w:line="480" w:lineRule="auto"/>
              <w:ind w:right="111"/>
              <w:rPr>
                <w:sz w:val="36"/>
              </w:rPr>
            </w:pPr>
            <w:r>
              <w:t>0</w:t>
            </w:r>
            <w:r w:rsidR="00963C9F">
              <w:t>.</w:t>
            </w:r>
            <w:r w:rsidR="002B6F43">
              <w:t>05156</w:t>
            </w:r>
          </w:p>
        </w:tc>
      </w:tr>
      <w:tr w:rsidR="002B6F43" w14:paraId="0AAE17CD" w14:textId="77777777" w:rsidTr="003C453A">
        <w:trPr>
          <w:trHeight w:val="495"/>
        </w:trPr>
        <w:tc>
          <w:tcPr>
            <w:tcW w:w="0" w:type="auto"/>
            <w:shd w:val="clear" w:color="auto" w:fill="auto"/>
          </w:tcPr>
          <w:p w14:paraId="73A8BDBB" w14:textId="60865CAF" w:rsidR="000775D1" w:rsidRDefault="002B6F43" w:rsidP="00A12A6E">
            <w:pPr>
              <w:pStyle w:val="TableParagraph"/>
              <w:spacing w:before="1" w:line="480" w:lineRule="auto"/>
              <w:ind w:right="99"/>
              <w:jc w:val="left"/>
            </w:pPr>
            <w:r>
              <w:t>Inf</w:t>
            </w:r>
            <w:r w:rsidR="000775D1">
              <w:t>ill pattern</w:t>
            </w:r>
          </w:p>
        </w:tc>
        <w:tc>
          <w:tcPr>
            <w:tcW w:w="0" w:type="auto"/>
            <w:shd w:val="clear" w:color="auto" w:fill="auto"/>
          </w:tcPr>
          <w:p w14:paraId="2B83AF5D" w14:textId="77777777" w:rsidR="000775D1" w:rsidRDefault="000775D1" w:rsidP="00A12A6E">
            <w:pPr>
              <w:pStyle w:val="TableParagraph"/>
              <w:spacing w:before="46" w:line="480" w:lineRule="auto"/>
              <w:ind w:right="111"/>
            </w:pPr>
            <w:r>
              <w:t>1</w:t>
            </w:r>
          </w:p>
        </w:tc>
        <w:tc>
          <w:tcPr>
            <w:tcW w:w="0" w:type="auto"/>
            <w:shd w:val="clear" w:color="auto" w:fill="auto"/>
          </w:tcPr>
          <w:p w14:paraId="75EB4325" w14:textId="77777777" w:rsidR="000775D1" w:rsidRDefault="000775D1" w:rsidP="00A12A6E">
            <w:pPr>
              <w:pStyle w:val="TableParagraph"/>
              <w:spacing w:before="46" w:line="480" w:lineRule="auto"/>
              <w:ind w:right="111"/>
            </w:pPr>
            <w:r>
              <w:t>5</w:t>
            </w:r>
          </w:p>
        </w:tc>
        <w:tc>
          <w:tcPr>
            <w:tcW w:w="0" w:type="auto"/>
            <w:shd w:val="clear" w:color="auto" w:fill="auto"/>
          </w:tcPr>
          <w:p w14:paraId="5D7BE3C4" w14:textId="77777777" w:rsidR="000775D1" w:rsidRDefault="000775D1" w:rsidP="00A12A6E">
            <w:pPr>
              <w:pStyle w:val="TableParagraph"/>
              <w:spacing w:before="46" w:line="480" w:lineRule="auto"/>
              <w:ind w:right="111"/>
            </w:pPr>
            <w:r>
              <w:t>5</w:t>
            </w:r>
          </w:p>
        </w:tc>
        <w:tc>
          <w:tcPr>
            <w:tcW w:w="0" w:type="auto"/>
            <w:shd w:val="clear" w:color="auto" w:fill="auto"/>
          </w:tcPr>
          <w:p w14:paraId="74DDC3D2" w14:textId="732F9475" w:rsidR="000775D1" w:rsidRDefault="000775D1" w:rsidP="00A12A6E">
            <w:pPr>
              <w:pStyle w:val="TableParagraph"/>
              <w:spacing w:before="46" w:line="480" w:lineRule="auto"/>
              <w:ind w:right="111"/>
            </w:pPr>
            <w:r>
              <w:t>0</w:t>
            </w:r>
            <w:r w:rsidR="00963C9F">
              <w:t>.</w:t>
            </w:r>
            <w:r>
              <w:t>00160</w:t>
            </w:r>
          </w:p>
        </w:tc>
        <w:tc>
          <w:tcPr>
            <w:tcW w:w="0" w:type="auto"/>
            <w:shd w:val="clear" w:color="auto" w:fill="auto"/>
          </w:tcPr>
          <w:p w14:paraId="7AAE4586" w14:textId="7A9B6716" w:rsidR="000775D1" w:rsidRDefault="000775D1" w:rsidP="00A12A6E">
            <w:pPr>
              <w:pStyle w:val="TableParagraph"/>
              <w:spacing w:before="122" w:line="480" w:lineRule="auto"/>
              <w:ind w:right="111"/>
            </w:pPr>
            <w:r>
              <w:t>0</w:t>
            </w:r>
            <w:r w:rsidR="00963C9F">
              <w:t>.</w:t>
            </w:r>
            <w:r>
              <w:t>97059</w:t>
            </w:r>
          </w:p>
        </w:tc>
      </w:tr>
      <w:tr w:rsidR="002B6F43" w14:paraId="68116385" w14:textId="77777777" w:rsidTr="003C453A">
        <w:trPr>
          <w:trHeight w:val="503"/>
        </w:trPr>
        <w:tc>
          <w:tcPr>
            <w:tcW w:w="0" w:type="auto"/>
            <w:shd w:val="clear" w:color="auto" w:fill="auto"/>
          </w:tcPr>
          <w:p w14:paraId="53D3B929" w14:textId="1176C653" w:rsidR="000775D1" w:rsidRDefault="002B6F43" w:rsidP="00A12A6E">
            <w:pPr>
              <w:pStyle w:val="TableParagraph"/>
              <w:spacing w:before="3" w:line="480" w:lineRule="auto"/>
              <w:ind w:right="123"/>
              <w:jc w:val="left"/>
            </w:pPr>
            <w:r>
              <w:t>Inf</w:t>
            </w:r>
            <w:r w:rsidR="000775D1">
              <w:t>ill density</w:t>
            </w:r>
          </w:p>
        </w:tc>
        <w:tc>
          <w:tcPr>
            <w:tcW w:w="0" w:type="auto"/>
            <w:shd w:val="clear" w:color="auto" w:fill="auto"/>
          </w:tcPr>
          <w:p w14:paraId="7C7341BE" w14:textId="77777777" w:rsidR="000775D1" w:rsidRDefault="000775D1" w:rsidP="00A12A6E">
            <w:pPr>
              <w:pStyle w:val="TableParagraph"/>
              <w:spacing w:before="46" w:line="480" w:lineRule="auto"/>
              <w:ind w:right="111"/>
            </w:pPr>
            <w:r>
              <w:t>1</w:t>
            </w:r>
          </w:p>
        </w:tc>
        <w:tc>
          <w:tcPr>
            <w:tcW w:w="0" w:type="auto"/>
            <w:shd w:val="clear" w:color="auto" w:fill="auto"/>
          </w:tcPr>
          <w:p w14:paraId="6CAE0CC8" w14:textId="77777777" w:rsidR="000775D1" w:rsidRDefault="000775D1" w:rsidP="00A12A6E">
            <w:pPr>
              <w:pStyle w:val="TableParagraph"/>
              <w:spacing w:before="46" w:line="480" w:lineRule="auto"/>
              <w:ind w:right="111"/>
            </w:pPr>
            <w:r>
              <w:t>4575597</w:t>
            </w:r>
          </w:p>
        </w:tc>
        <w:tc>
          <w:tcPr>
            <w:tcW w:w="0" w:type="auto"/>
            <w:shd w:val="clear" w:color="auto" w:fill="auto"/>
          </w:tcPr>
          <w:p w14:paraId="6C2D511C" w14:textId="77777777" w:rsidR="000775D1" w:rsidRDefault="000775D1" w:rsidP="00A12A6E">
            <w:pPr>
              <w:pStyle w:val="TableParagraph"/>
              <w:spacing w:before="46" w:line="480" w:lineRule="auto"/>
              <w:ind w:right="111"/>
            </w:pPr>
            <w:r>
              <w:t>4575597</w:t>
            </w:r>
          </w:p>
        </w:tc>
        <w:tc>
          <w:tcPr>
            <w:tcW w:w="0" w:type="auto"/>
            <w:shd w:val="clear" w:color="auto" w:fill="auto"/>
          </w:tcPr>
          <w:p w14:paraId="218D9423" w14:textId="31C17D39" w:rsidR="000775D1" w:rsidRDefault="000775D1" w:rsidP="00A12A6E">
            <w:pPr>
              <w:pStyle w:val="TableParagraph"/>
              <w:spacing w:before="46" w:line="480" w:lineRule="auto"/>
              <w:ind w:right="111"/>
            </w:pPr>
            <w:r>
              <w:t>1410</w:t>
            </w:r>
            <w:r w:rsidR="00963C9F">
              <w:t>.</w:t>
            </w:r>
            <w:r>
              <w:t>90320</w:t>
            </w:r>
          </w:p>
        </w:tc>
        <w:tc>
          <w:tcPr>
            <w:tcW w:w="0" w:type="auto"/>
            <w:shd w:val="clear" w:color="auto" w:fill="auto"/>
          </w:tcPr>
          <w:p w14:paraId="4F78CB05" w14:textId="0111E83F" w:rsidR="000775D1" w:rsidRDefault="000775D1" w:rsidP="00A12A6E">
            <w:pPr>
              <w:pStyle w:val="TableParagraph"/>
              <w:spacing w:before="125" w:line="480" w:lineRule="auto"/>
              <w:ind w:right="111"/>
            </w:pPr>
            <w:r>
              <w:t>4</w:t>
            </w:r>
            <w:r w:rsidR="00963C9F">
              <w:t>.</w:t>
            </w:r>
            <w:r w:rsidR="002B6F43">
              <w:t>151e-05</w:t>
            </w:r>
          </w:p>
        </w:tc>
      </w:tr>
      <w:tr w:rsidR="002B6F43" w14:paraId="79DA5E77" w14:textId="77777777" w:rsidTr="003C453A">
        <w:trPr>
          <w:trHeight w:val="496"/>
        </w:trPr>
        <w:tc>
          <w:tcPr>
            <w:tcW w:w="0" w:type="auto"/>
            <w:shd w:val="clear" w:color="auto" w:fill="auto"/>
          </w:tcPr>
          <w:p w14:paraId="3D212AED" w14:textId="513478B5" w:rsidR="000775D1" w:rsidRDefault="000775D1" w:rsidP="00A12A6E">
            <w:pPr>
              <w:pStyle w:val="TableParagraph"/>
              <w:spacing w:before="1" w:line="480" w:lineRule="auto"/>
              <w:ind w:right="94"/>
              <w:jc w:val="left"/>
            </w:pPr>
            <w:r>
              <w:t>Print</w:t>
            </w:r>
            <w:r w:rsidR="002B6F43">
              <w:t>ing</w:t>
            </w:r>
            <w:r>
              <w:t xml:space="preserve"> speed</w:t>
            </w:r>
          </w:p>
        </w:tc>
        <w:tc>
          <w:tcPr>
            <w:tcW w:w="0" w:type="auto"/>
            <w:shd w:val="clear" w:color="auto" w:fill="auto"/>
          </w:tcPr>
          <w:p w14:paraId="3C78A46F" w14:textId="77777777" w:rsidR="000775D1" w:rsidRDefault="000775D1" w:rsidP="00A12A6E">
            <w:pPr>
              <w:pStyle w:val="TableParagraph"/>
              <w:spacing w:before="46" w:line="480" w:lineRule="auto"/>
              <w:ind w:right="111"/>
            </w:pPr>
            <w:r>
              <w:t>1</w:t>
            </w:r>
          </w:p>
        </w:tc>
        <w:tc>
          <w:tcPr>
            <w:tcW w:w="0" w:type="auto"/>
            <w:shd w:val="clear" w:color="auto" w:fill="auto"/>
          </w:tcPr>
          <w:p w14:paraId="7B490419" w14:textId="77777777" w:rsidR="000775D1" w:rsidRDefault="000775D1" w:rsidP="00A12A6E">
            <w:pPr>
              <w:pStyle w:val="TableParagraph"/>
              <w:spacing w:before="46" w:line="480" w:lineRule="auto"/>
              <w:ind w:right="111"/>
            </w:pPr>
            <w:r>
              <w:t>102</w:t>
            </w:r>
          </w:p>
        </w:tc>
        <w:tc>
          <w:tcPr>
            <w:tcW w:w="0" w:type="auto"/>
            <w:shd w:val="clear" w:color="auto" w:fill="auto"/>
          </w:tcPr>
          <w:p w14:paraId="3B2F21C0" w14:textId="77777777" w:rsidR="000775D1" w:rsidRDefault="000775D1" w:rsidP="00A12A6E">
            <w:pPr>
              <w:pStyle w:val="TableParagraph"/>
              <w:spacing w:before="46" w:line="480" w:lineRule="auto"/>
              <w:ind w:right="111"/>
            </w:pPr>
            <w:r>
              <w:t>102</w:t>
            </w:r>
          </w:p>
        </w:tc>
        <w:tc>
          <w:tcPr>
            <w:tcW w:w="0" w:type="auto"/>
            <w:shd w:val="clear" w:color="auto" w:fill="auto"/>
          </w:tcPr>
          <w:p w14:paraId="1A2EA788" w14:textId="4C2F1B39" w:rsidR="000775D1" w:rsidRDefault="000775D1" w:rsidP="00A12A6E">
            <w:pPr>
              <w:pStyle w:val="TableParagraph"/>
              <w:spacing w:before="46" w:line="480" w:lineRule="auto"/>
              <w:ind w:right="111"/>
            </w:pPr>
            <w:r>
              <w:t>0</w:t>
            </w:r>
            <w:r w:rsidR="00963C9F">
              <w:t>.</w:t>
            </w:r>
            <w:r>
              <w:t>03160</w:t>
            </w:r>
          </w:p>
        </w:tc>
        <w:tc>
          <w:tcPr>
            <w:tcW w:w="0" w:type="auto"/>
            <w:shd w:val="clear" w:color="auto" w:fill="auto"/>
          </w:tcPr>
          <w:p w14:paraId="0ADDCBA6" w14:textId="5CF4E4A8" w:rsidR="000775D1" w:rsidRDefault="000775D1" w:rsidP="00A12A6E">
            <w:pPr>
              <w:pStyle w:val="TableParagraph"/>
              <w:spacing w:before="122" w:line="480" w:lineRule="auto"/>
              <w:ind w:right="111"/>
            </w:pPr>
            <w:r>
              <w:t>0</w:t>
            </w:r>
            <w:r w:rsidR="00963C9F">
              <w:t>.</w:t>
            </w:r>
            <w:r>
              <w:t>87030</w:t>
            </w:r>
          </w:p>
        </w:tc>
      </w:tr>
      <w:tr w:rsidR="002B6F43" w14:paraId="72BE95A0" w14:textId="77777777" w:rsidTr="003C453A">
        <w:trPr>
          <w:trHeight w:val="250"/>
        </w:trPr>
        <w:tc>
          <w:tcPr>
            <w:tcW w:w="0" w:type="auto"/>
            <w:shd w:val="clear" w:color="auto" w:fill="auto"/>
          </w:tcPr>
          <w:p w14:paraId="49670027" w14:textId="7FF414BB" w:rsidR="000775D1" w:rsidRDefault="002B6F43" w:rsidP="00A12A6E">
            <w:pPr>
              <w:pStyle w:val="TableParagraph"/>
              <w:spacing w:line="480" w:lineRule="auto"/>
              <w:jc w:val="left"/>
            </w:pPr>
            <w:r>
              <w:t>Residuals</w:t>
            </w:r>
          </w:p>
        </w:tc>
        <w:tc>
          <w:tcPr>
            <w:tcW w:w="0" w:type="auto"/>
            <w:shd w:val="clear" w:color="auto" w:fill="auto"/>
          </w:tcPr>
          <w:p w14:paraId="0F7DBB00" w14:textId="77777777" w:rsidR="000775D1" w:rsidRDefault="000775D1" w:rsidP="00A12A6E">
            <w:pPr>
              <w:pStyle w:val="TableParagraph"/>
              <w:spacing w:before="46" w:line="480" w:lineRule="auto"/>
              <w:ind w:right="111"/>
            </w:pPr>
            <w:r>
              <w:t>3</w:t>
            </w:r>
          </w:p>
        </w:tc>
        <w:tc>
          <w:tcPr>
            <w:tcW w:w="0" w:type="auto"/>
            <w:shd w:val="clear" w:color="auto" w:fill="auto"/>
          </w:tcPr>
          <w:p w14:paraId="657BB8E1" w14:textId="77777777" w:rsidR="000775D1" w:rsidRDefault="000775D1" w:rsidP="00A12A6E">
            <w:pPr>
              <w:pStyle w:val="TableParagraph"/>
              <w:spacing w:before="46" w:line="480" w:lineRule="auto"/>
              <w:ind w:right="111"/>
            </w:pPr>
            <w:r>
              <w:t>9729</w:t>
            </w:r>
          </w:p>
        </w:tc>
        <w:tc>
          <w:tcPr>
            <w:tcW w:w="0" w:type="auto"/>
            <w:shd w:val="clear" w:color="auto" w:fill="auto"/>
          </w:tcPr>
          <w:p w14:paraId="56706D53" w14:textId="77777777" w:rsidR="000775D1" w:rsidRDefault="000775D1" w:rsidP="00A12A6E">
            <w:pPr>
              <w:pStyle w:val="TableParagraph"/>
              <w:spacing w:before="46" w:line="480" w:lineRule="auto"/>
              <w:ind w:right="111"/>
            </w:pPr>
            <w:r>
              <w:t>3243</w:t>
            </w:r>
          </w:p>
        </w:tc>
        <w:tc>
          <w:tcPr>
            <w:tcW w:w="0" w:type="auto"/>
            <w:shd w:val="clear" w:color="auto" w:fill="auto"/>
          </w:tcPr>
          <w:p w14:paraId="321EDDF9" w14:textId="77777777" w:rsidR="000775D1" w:rsidRDefault="000775D1" w:rsidP="00A12A6E">
            <w:pPr>
              <w:pStyle w:val="TableParagraph"/>
              <w:spacing w:before="46" w:line="480" w:lineRule="auto"/>
              <w:ind w:right="111"/>
            </w:pPr>
            <w:r>
              <w:t>-</w:t>
            </w:r>
          </w:p>
        </w:tc>
        <w:tc>
          <w:tcPr>
            <w:tcW w:w="0" w:type="auto"/>
            <w:shd w:val="clear" w:color="auto" w:fill="auto"/>
          </w:tcPr>
          <w:p w14:paraId="6536649C" w14:textId="77777777" w:rsidR="000775D1" w:rsidRDefault="000775D1" w:rsidP="00A12A6E">
            <w:pPr>
              <w:pStyle w:val="TableParagraph"/>
              <w:spacing w:line="480" w:lineRule="auto"/>
            </w:pPr>
            <w:r>
              <w:t>-</w:t>
            </w:r>
          </w:p>
        </w:tc>
      </w:tr>
      <w:tr w:rsidR="00BC7F52" w14:paraId="1569ADFB" w14:textId="77777777" w:rsidTr="003C453A">
        <w:trPr>
          <w:trHeight w:val="250"/>
        </w:trPr>
        <w:tc>
          <w:tcPr>
            <w:tcW w:w="0" w:type="auto"/>
            <w:tcBorders>
              <w:bottom w:val="single" w:sz="4" w:space="0" w:color="auto"/>
            </w:tcBorders>
            <w:shd w:val="clear" w:color="auto" w:fill="auto"/>
          </w:tcPr>
          <w:p w14:paraId="681A1212" w14:textId="54CB3D52" w:rsidR="00BC7F52" w:rsidRDefault="00BC7F52" w:rsidP="00A12A6E">
            <w:pPr>
              <w:pStyle w:val="TableParagraph"/>
              <w:spacing w:line="480" w:lineRule="auto"/>
              <w:jc w:val="left"/>
            </w:pPr>
            <w:r>
              <w:t>Total</w:t>
            </w:r>
          </w:p>
        </w:tc>
        <w:tc>
          <w:tcPr>
            <w:tcW w:w="0" w:type="auto"/>
            <w:tcBorders>
              <w:bottom w:val="single" w:sz="4" w:space="0" w:color="auto"/>
            </w:tcBorders>
            <w:shd w:val="clear" w:color="auto" w:fill="auto"/>
          </w:tcPr>
          <w:p w14:paraId="4B3428A9" w14:textId="7796E06A" w:rsidR="00BC7F52" w:rsidRDefault="00BC7F52" w:rsidP="00A12A6E">
            <w:pPr>
              <w:pStyle w:val="TableParagraph"/>
              <w:spacing w:before="46" w:line="480" w:lineRule="auto"/>
              <w:ind w:right="111"/>
            </w:pPr>
            <w:r>
              <w:t>7</w:t>
            </w:r>
          </w:p>
        </w:tc>
        <w:tc>
          <w:tcPr>
            <w:tcW w:w="0" w:type="auto"/>
            <w:tcBorders>
              <w:bottom w:val="single" w:sz="4" w:space="0" w:color="auto"/>
            </w:tcBorders>
            <w:shd w:val="clear" w:color="auto" w:fill="auto"/>
          </w:tcPr>
          <w:p w14:paraId="2B08B95B" w14:textId="3A59C9A8" w:rsidR="00BC7F52" w:rsidRDefault="00BC7F52" w:rsidP="00A12A6E">
            <w:pPr>
              <w:pStyle w:val="TableParagraph"/>
              <w:spacing w:before="46" w:line="480" w:lineRule="auto"/>
              <w:ind w:right="111"/>
            </w:pPr>
            <w:r>
              <w:t>4617459</w:t>
            </w:r>
          </w:p>
        </w:tc>
        <w:tc>
          <w:tcPr>
            <w:tcW w:w="0" w:type="auto"/>
            <w:tcBorders>
              <w:bottom w:val="single" w:sz="4" w:space="0" w:color="auto"/>
            </w:tcBorders>
            <w:shd w:val="clear" w:color="auto" w:fill="auto"/>
          </w:tcPr>
          <w:p w14:paraId="08BBA95C" w14:textId="77777777" w:rsidR="00BC7F52" w:rsidRDefault="00BC7F52" w:rsidP="00A12A6E">
            <w:pPr>
              <w:pStyle w:val="TableParagraph"/>
              <w:spacing w:before="46" w:line="480" w:lineRule="auto"/>
              <w:ind w:right="111"/>
            </w:pPr>
          </w:p>
        </w:tc>
        <w:tc>
          <w:tcPr>
            <w:tcW w:w="0" w:type="auto"/>
            <w:tcBorders>
              <w:bottom w:val="single" w:sz="4" w:space="0" w:color="auto"/>
            </w:tcBorders>
            <w:shd w:val="clear" w:color="auto" w:fill="auto"/>
          </w:tcPr>
          <w:p w14:paraId="225CE4F9" w14:textId="77777777" w:rsidR="00BC7F52" w:rsidRDefault="00BC7F52" w:rsidP="00A12A6E">
            <w:pPr>
              <w:pStyle w:val="TableParagraph"/>
              <w:spacing w:before="46" w:line="480" w:lineRule="auto"/>
              <w:ind w:right="111"/>
            </w:pPr>
          </w:p>
        </w:tc>
        <w:tc>
          <w:tcPr>
            <w:tcW w:w="0" w:type="auto"/>
            <w:tcBorders>
              <w:bottom w:val="single" w:sz="4" w:space="0" w:color="auto"/>
            </w:tcBorders>
            <w:shd w:val="clear" w:color="auto" w:fill="auto"/>
          </w:tcPr>
          <w:p w14:paraId="60C8E0EC" w14:textId="77777777" w:rsidR="00BC7F52" w:rsidRDefault="00BC7F52" w:rsidP="00A12A6E">
            <w:pPr>
              <w:pStyle w:val="TableParagraph"/>
              <w:spacing w:line="480" w:lineRule="auto"/>
            </w:pPr>
          </w:p>
        </w:tc>
      </w:tr>
      <w:tr w:rsidR="00963C9F" w14:paraId="5CDA32B9" w14:textId="77777777" w:rsidTr="003C453A">
        <w:trPr>
          <w:trHeight w:val="424"/>
        </w:trPr>
        <w:tc>
          <w:tcPr>
            <w:tcW w:w="0" w:type="auto"/>
            <w:gridSpan w:val="6"/>
            <w:tcBorders>
              <w:top w:val="single" w:sz="4" w:space="0" w:color="auto"/>
            </w:tcBorders>
            <w:shd w:val="clear" w:color="auto" w:fill="auto"/>
            <w:vAlign w:val="center"/>
          </w:tcPr>
          <w:p w14:paraId="54E12877" w14:textId="074C7EA6" w:rsidR="00963C9F" w:rsidRPr="002B6F43" w:rsidRDefault="00963C9F" w:rsidP="00A12A6E">
            <w:pPr>
              <w:pStyle w:val="TableParagraph"/>
              <w:spacing w:line="480" w:lineRule="auto"/>
              <w:ind w:left="18"/>
            </w:pPr>
            <w:r w:rsidRPr="002B6F43">
              <w:t>Recycled PLA</w:t>
            </w:r>
          </w:p>
        </w:tc>
      </w:tr>
      <w:tr w:rsidR="002B6F43" w14:paraId="5DEC4A4B" w14:textId="77777777" w:rsidTr="003C453A">
        <w:trPr>
          <w:trHeight w:val="250"/>
        </w:trPr>
        <w:tc>
          <w:tcPr>
            <w:tcW w:w="0" w:type="auto"/>
            <w:tcBorders>
              <w:bottom w:val="single" w:sz="4" w:space="0" w:color="auto"/>
            </w:tcBorders>
            <w:shd w:val="clear" w:color="auto" w:fill="auto"/>
            <w:vAlign w:val="center"/>
          </w:tcPr>
          <w:p w14:paraId="38481258" w14:textId="327363C5" w:rsidR="00963C9F" w:rsidRPr="002B6F43" w:rsidRDefault="002B6F43" w:rsidP="00A12A6E">
            <w:pPr>
              <w:pStyle w:val="TableParagraph"/>
              <w:spacing w:line="480" w:lineRule="auto"/>
              <w:ind w:left="109" w:right="97"/>
              <w:jc w:val="left"/>
            </w:pPr>
            <w:r w:rsidRPr="002B6F43">
              <w:t>Factor</w:t>
            </w:r>
          </w:p>
        </w:tc>
        <w:tc>
          <w:tcPr>
            <w:tcW w:w="0" w:type="auto"/>
            <w:tcBorders>
              <w:bottom w:val="single" w:sz="4" w:space="0" w:color="auto"/>
            </w:tcBorders>
            <w:shd w:val="clear" w:color="auto" w:fill="auto"/>
            <w:vAlign w:val="center"/>
          </w:tcPr>
          <w:p w14:paraId="3FF48679" w14:textId="3B957D07" w:rsidR="00963C9F" w:rsidRPr="002B6F43" w:rsidRDefault="00963C9F" w:rsidP="00A12A6E">
            <w:pPr>
              <w:pStyle w:val="TableParagraph"/>
              <w:spacing w:line="480" w:lineRule="auto"/>
              <w:ind w:left="16"/>
            </w:pPr>
            <w:r w:rsidRPr="002B6F43">
              <w:t xml:space="preserve">Degrees of </w:t>
            </w:r>
            <w:r w:rsidR="002B6F43" w:rsidRPr="002B6F43">
              <w:t>freedom</w:t>
            </w:r>
          </w:p>
        </w:tc>
        <w:tc>
          <w:tcPr>
            <w:tcW w:w="0" w:type="auto"/>
            <w:tcBorders>
              <w:bottom w:val="single" w:sz="4" w:space="0" w:color="auto"/>
            </w:tcBorders>
            <w:shd w:val="clear" w:color="auto" w:fill="auto"/>
            <w:vAlign w:val="center"/>
          </w:tcPr>
          <w:p w14:paraId="22D794E5" w14:textId="1D98711E" w:rsidR="00963C9F" w:rsidRPr="002B6F43" w:rsidRDefault="00963C9F" w:rsidP="00A12A6E">
            <w:pPr>
              <w:pStyle w:val="TableParagraph"/>
              <w:spacing w:line="480" w:lineRule="auto"/>
            </w:pPr>
            <w:r w:rsidRPr="002B6F43">
              <w:t>Sum of squares</w:t>
            </w:r>
          </w:p>
        </w:tc>
        <w:tc>
          <w:tcPr>
            <w:tcW w:w="0" w:type="auto"/>
            <w:tcBorders>
              <w:bottom w:val="single" w:sz="4" w:space="0" w:color="auto"/>
            </w:tcBorders>
            <w:shd w:val="clear" w:color="auto" w:fill="auto"/>
            <w:vAlign w:val="center"/>
          </w:tcPr>
          <w:p w14:paraId="4377CCDD" w14:textId="0B646293" w:rsidR="00963C9F" w:rsidRPr="002B6F43" w:rsidRDefault="00963C9F" w:rsidP="00A12A6E">
            <w:pPr>
              <w:pStyle w:val="TableParagraph"/>
              <w:spacing w:line="480" w:lineRule="auto"/>
              <w:ind w:left="122" w:right="111"/>
            </w:pPr>
            <w:r w:rsidRPr="002B6F43">
              <w:t>Me</w:t>
            </w:r>
            <w:r w:rsidR="002B6F43" w:rsidRPr="002B6F43">
              <w:t>an</w:t>
            </w:r>
            <w:r w:rsidRPr="002B6F43">
              <w:t xml:space="preserve"> squares</w:t>
            </w:r>
          </w:p>
        </w:tc>
        <w:tc>
          <w:tcPr>
            <w:tcW w:w="0" w:type="auto"/>
            <w:tcBorders>
              <w:bottom w:val="single" w:sz="4" w:space="0" w:color="auto"/>
            </w:tcBorders>
            <w:shd w:val="clear" w:color="auto" w:fill="auto"/>
            <w:vAlign w:val="center"/>
          </w:tcPr>
          <w:p w14:paraId="65FB128C" w14:textId="25C41758" w:rsidR="00963C9F" w:rsidRPr="002B6F43" w:rsidRDefault="00963C9F" w:rsidP="00A12A6E">
            <w:pPr>
              <w:pStyle w:val="TableParagraph"/>
              <w:spacing w:line="480" w:lineRule="auto"/>
              <w:ind w:left="13"/>
            </w:pPr>
            <w:r w:rsidRPr="002B6F43">
              <w:t>F-Valor</w:t>
            </w:r>
          </w:p>
        </w:tc>
        <w:tc>
          <w:tcPr>
            <w:tcW w:w="0" w:type="auto"/>
            <w:tcBorders>
              <w:bottom w:val="single" w:sz="4" w:space="0" w:color="auto"/>
            </w:tcBorders>
            <w:shd w:val="clear" w:color="auto" w:fill="auto"/>
            <w:vAlign w:val="center"/>
          </w:tcPr>
          <w:p w14:paraId="6C038403" w14:textId="6EC04556" w:rsidR="00963C9F" w:rsidRPr="002B6F43" w:rsidRDefault="00963C9F" w:rsidP="00A12A6E">
            <w:pPr>
              <w:pStyle w:val="TableParagraph"/>
              <w:spacing w:line="480" w:lineRule="auto"/>
              <w:ind w:left="18"/>
            </w:pPr>
            <w:proofErr w:type="spellStart"/>
            <w:r w:rsidRPr="002B6F43">
              <w:t>Pr</w:t>
            </w:r>
            <w:proofErr w:type="spellEnd"/>
            <w:r w:rsidRPr="002B6F43">
              <w:t>(&gt;F)</w:t>
            </w:r>
          </w:p>
        </w:tc>
      </w:tr>
      <w:tr w:rsidR="002B6F43" w14:paraId="25C9E0CD" w14:textId="77777777" w:rsidTr="003C453A">
        <w:trPr>
          <w:trHeight w:val="250"/>
        </w:trPr>
        <w:tc>
          <w:tcPr>
            <w:tcW w:w="0" w:type="auto"/>
            <w:tcBorders>
              <w:top w:val="single" w:sz="4" w:space="0" w:color="auto"/>
            </w:tcBorders>
            <w:shd w:val="clear" w:color="auto" w:fill="auto"/>
          </w:tcPr>
          <w:p w14:paraId="354EB285" w14:textId="7F85A878" w:rsidR="002B6F43" w:rsidRDefault="002B6F43" w:rsidP="00A12A6E">
            <w:pPr>
              <w:pStyle w:val="TableParagraph"/>
              <w:spacing w:line="480" w:lineRule="auto"/>
              <w:jc w:val="left"/>
            </w:pPr>
            <w:r>
              <w:t>Layer height</w:t>
            </w:r>
          </w:p>
        </w:tc>
        <w:tc>
          <w:tcPr>
            <w:tcW w:w="0" w:type="auto"/>
            <w:tcBorders>
              <w:top w:val="single" w:sz="4" w:space="0" w:color="auto"/>
            </w:tcBorders>
            <w:shd w:val="clear" w:color="auto" w:fill="auto"/>
            <w:vAlign w:val="center"/>
          </w:tcPr>
          <w:p w14:paraId="27237634" w14:textId="0944B781" w:rsidR="002B6F43" w:rsidRDefault="002B6F43" w:rsidP="00A12A6E">
            <w:pPr>
              <w:pStyle w:val="TableParagraph"/>
              <w:spacing w:line="480" w:lineRule="auto"/>
              <w:ind w:left="16"/>
            </w:pPr>
            <w:r>
              <w:t>1</w:t>
            </w:r>
          </w:p>
        </w:tc>
        <w:tc>
          <w:tcPr>
            <w:tcW w:w="0" w:type="auto"/>
            <w:tcBorders>
              <w:top w:val="single" w:sz="4" w:space="0" w:color="auto"/>
            </w:tcBorders>
            <w:shd w:val="clear" w:color="auto" w:fill="auto"/>
            <w:vAlign w:val="center"/>
          </w:tcPr>
          <w:p w14:paraId="167A7339" w14:textId="2C407FBE" w:rsidR="002B6F43" w:rsidRDefault="002B6F43" w:rsidP="00A12A6E">
            <w:pPr>
              <w:pStyle w:val="TableParagraph"/>
              <w:spacing w:line="480" w:lineRule="auto"/>
              <w:ind w:right="111"/>
            </w:pPr>
            <w:r>
              <w:t>49</w:t>
            </w:r>
          </w:p>
        </w:tc>
        <w:tc>
          <w:tcPr>
            <w:tcW w:w="0" w:type="auto"/>
            <w:tcBorders>
              <w:top w:val="single" w:sz="4" w:space="0" w:color="auto"/>
            </w:tcBorders>
            <w:shd w:val="clear" w:color="auto" w:fill="auto"/>
            <w:vAlign w:val="center"/>
          </w:tcPr>
          <w:p w14:paraId="72A30C60" w14:textId="4171787C" w:rsidR="002B6F43" w:rsidRDefault="002B6F43" w:rsidP="00A12A6E">
            <w:pPr>
              <w:pStyle w:val="TableParagraph"/>
              <w:spacing w:line="480" w:lineRule="auto"/>
              <w:ind w:right="111"/>
            </w:pPr>
            <w:r>
              <w:t>49</w:t>
            </w:r>
          </w:p>
        </w:tc>
        <w:tc>
          <w:tcPr>
            <w:tcW w:w="0" w:type="auto"/>
            <w:tcBorders>
              <w:top w:val="single" w:sz="4" w:space="0" w:color="auto"/>
            </w:tcBorders>
            <w:shd w:val="clear" w:color="auto" w:fill="auto"/>
            <w:vAlign w:val="center"/>
          </w:tcPr>
          <w:p w14:paraId="741EA154" w14:textId="0523A4A8" w:rsidR="002B6F43" w:rsidRDefault="002B6F43" w:rsidP="00A12A6E">
            <w:pPr>
              <w:pStyle w:val="TableParagraph"/>
              <w:spacing w:line="480" w:lineRule="auto"/>
            </w:pPr>
            <w:r>
              <w:t>0.0058</w:t>
            </w:r>
          </w:p>
        </w:tc>
        <w:tc>
          <w:tcPr>
            <w:tcW w:w="0" w:type="auto"/>
            <w:tcBorders>
              <w:top w:val="single" w:sz="4" w:space="0" w:color="auto"/>
            </w:tcBorders>
            <w:shd w:val="clear" w:color="auto" w:fill="auto"/>
            <w:vAlign w:val="center"/>
          </w:tcPr>
          <w:p w14:paraId="5620076E" w14:textId="4CA28BDB" w:rsidR="002B6F43" w:rsidRDefault="002B6F43" w:rsidP="00A12A6E">
            <w:pPr>
              <w:pStyle w:val="TableParagraph"/>
              <w:spacing w:line="480" w:lineRule="auto"/>
            </w:pPr>
            <w:r>
              <w:t>0.943986</w:t>
            </w:r>
          </w:p>
        </w:tc>
      </w:tr>
      <w:tr w:rsidR="002B6F43" w14:paraId="277D77FF" w14:textId="77777777" w:rsidTr="003C453A">
        <w:trPr>
          <w:trHeight w:val="375"/>
        </w:trPr>
        <w:tc>
          <w:tcPr>
            <w:tcW w:w="0" w:type="auto"/>
            <w:shd w:val="clear" w:color="auto" w:fill="auto"/>
          </w:tcPr>
          <w:p w14:paraId="18E14758" w14:textId="31C77061" w:rsidR="002B6F43" w:rsidRDefault="002B6F43" w:rsidP="00A12A6E">
            <w:pPr>
              <w:pStyle w:val="TableParagraph"/>
              <w:spacing w:line="480" w:lineRule="auto"/>
              <w:jc w:val="left"/>
            </w:pPr>
            <w:r>
              <w:t>Infill pattern</w:t>
            </w:r>
          </w:p>
        </w:tc>
        <w:tc>
          <w:tcPr>
            <w:tcW w:w="0" w:type="auto"/>
            <w:shd w:val="clear" w:color="auto" w:fill="auto"/>
            <w:vAlign w:val="center"/>
          </w:tcPr>
          <w:p w14:paraId="157AB3B1" w14:textId="360F2804" w:rsidR="002B6F43" w:rsidRDefault="002B6F43" w:rsidP="00A12A6E">
            <w:pPr>
              <w:pStyle w:val="TableParagraph"/>
              <w:spacing w:line="480" w:lineRule="auto"/>
              <w:ind w:left="16"/>
            </w:pPr>
            <w:r>
              <w:t>1</w:t>
            </w:r>
          </w:p>
        </w:tc>
        <w:tc>
          <w:tcPr>
            <w:tcW w:w="0" w:type="auto"/>
            <w:shd w:val="clear" w:color="auto" w:fill="auto"/>
            <w:vAlign w:val="center"/>
          </w:tcPr>
          <w:p w14:paraId="1F4C5409" w14:textId="7E7EE509" w:rsidR="002B6F43" w:rsidRDefault="002B6F43" w:rsidP="00A12A6E">
            <w:pPr>
              <w:pStyle w:val="TableParagraph"/>
              <w:spacing w:line="480" w:lineRule="auto"/>
              <w:ind w:right="111"/>
            </w:pPr>
            <w:r>
              <w:t>1349</w:t>
            </w:r>
          </w:p>
        </w:tc>
        <w:tc>
          <w:tcPr>
            <w:tcW w:w="0" w:type="auto"/>
            <w:shd w:val="clear" w:color="auto" w:fill="auto"/>
            <w:vAlign w:val="center"/>
          </w:tcPr>
          <w:p w14:paraId="4E40A2BA" w14:textId="65258453" w:rsidR="002B6F43" w:rsidRDefault="002B6F43" w:rsidP="00A12A6E">
            <w:pPr>
              <w:pStyle w:val="TableParagraph"/>
              <w:spacing w:line="480" w:lineRule="auto"/>
              <w:ind w:right="111"/>
            </w:pPr>
            <w:r>
              <w:t>1349</w:t>
            </w:r>
          </w:p>
        </w:tc>
        <w:tc>
          <w:tcPr>
            <w:tcW w:w="0" w:type="auto"/>
            <w:shd w:val="clear" w:color="auto" w:fill="auto"/>
            <w:vAlign w:val="center"/>
          </w:tcPr>
          <w:p w14:paraId="20AFA206" w14:textId="222B4A0D" w:rsidR="002B6F43" w:rsidRDefault="002B6F43" w:rsidP="00A12A6E">
            <w:pPr>
              <w:pStyle w:val="TableParagraph"/>
              <w:spacing w:line="480" w:lineRule="auto"/>
            </w:pPr>
            <w:r>
              <w:t>0.1598</w:t>
            </w:r>
          </w:p>
        </w:tc>
        <w:tc>
          <w:tcPr>
            <w:tcW w:w="0" w:type="auto"/>
            <w:shd w:val="clear" w:color="auto" w:fill="auto"/>
            <w:vAlign w:val="center"/>
          </w:tcPr>
          <w:p w14:paraId="0CE77B9A" w14:textId="1BF77AB6" w:rsidR="002B6F43" w:rsidRDefault="002B6F43" w:rsidP="00A12A6E">
            <w:pPr>
              <w:pStyle w:val="TableParagraph"/>
              <w:spacing w:line="480" w:lineRule="auto"/>
            </w:pPr>
            <w:r>
              <w:t>0.716091</w:t>
            </w:r>
          </w:p>
        </w:tc>
      </w:tr>
      <w:tr w:rsidR="002B6F43" w14:paraId="2EE0476F" w14:textId="77777777" w:rsidTr="003C453A">
        <w:trPr>
          <w:trHeight w:val="422"/>
        </w:trPr>
        <w:tc>
          <w:tcPr>
            <w:tcW w:w="0" w:type="auto"/>
            <w:shd w:val="clear" w:color="auto" w:fill="auto"/>
          </w:tcPr>
          <w:p w14:paraId="7C5BB7DA" w14:textId="67915CB8" w:rsidR="002B6F43" w:rsidRDefault="002B6F43" w:rsidP="00A12A6E">
            <w:pPr>
              <w:pStyle w:val="TableParagraph"/>
              <w:spacing w:line="480" w:lineRule="auto"/>
              <w:jc w:val="left"/>
            </w:pPr>
            <w:r>
              <w:t>Infill density</w:t>
            </w:r>
          </w:p>
        </w:tc>
        <w:tc>
          <w:tcPr>
            <w:tcW w:w="0" w:type="auto"/>
            <w:shd w:val="clear" w:color="auto" w:fill="auto"/>
            <w:vAlign w:val="center"/>
          </w:tcPr>
          <w:p w14:paraId="65A90F78" w14:textId="51A7313A" w:rsidR="002B6F43" w:rsidRDefault="002B6F43" w:rsidP="00A12A6E">
            <w:pPr>
              <w:pStyle w:val="TableParagraph"/>
              <w:spacing w:line="480" w:lineRule="auto"/>
              <w:ind w:left="16"/>
            </w:pPr>
            <w:r>
              <w:t>1</w:t>
            </w:r>
          </w:p>
        </w:tc>
        <w:tc>
          <w:tcPr>
            <w:tcW w:w="0" w:type="auto"/>
            <w:shd w:val="clear" w:color="auto" w:fill="auto"/>
            <w:vAlign w:val="center"/>
          </w:tcPr>
          <w:p w14:paraId="21C35061" w14:textId="16185E6E" w:rsidR="002B6F43" w:rsidRDefault="002B6F43" w:rsidP="00A12A6E">
            <w:pPr>
              <w:pStyle w:val="TableParagraph"/>
              <w:spacing w:line="480" w:lineRule="auto"/>
              <w:ind w:right="111"/>
            </w:pPr>
            <w:r>
              <w:t>3378909</w:t>
            </w:r>
          </w:p>
        </w:tc>
        <w:tc>
          <w:tcPr>
            <w:tcW w:w="0" w:type="auto"/>
            <w:shd w:val="clear" w:color="auto" w:fill="auto"/>
            <w:vAlign w:val="center"/>
          </w:tcPr>
          <w:p w14:paraId="5CEF4E49" w14:textId="3FEB6C11" w:rsidR="002B6F43" w:rsidRDefault="002B6F43" w:rsidP="00A12A6E">
            <w:pPr>
              <w:pStyle w:val="TableParagraph"/>
              <w:spacing w:line="480" w:lineRule="auto"/>
              <w:ind w:right="111"/>
            </w:pPr>
            <w:r>
              <w:t>3378909</w:t>
            </w:r>
          </w:p>
        </w:tc>
        <w:tc>
          <w:tcPr>
            <w:tcW w:w="0" w:type="auto"/>
            <w:shd w:val="clear" w:color="auto" w:fill="auto"/>
            <w:vAlign w:val="center"/>
          </w:tcPr>
          <w:p w14:paraId="639B376F" w14:textId="188411F2" w:rsidR="002B6F43" w:rsidRDefault="002B6F43" w:rsidP="00A12A6E">
            <w:pPr>
              <w:pStyle w:val="TableParagraph"/>
              <w:spacing w:line="480" w:lineRule="auto"/>
            </w:pPr>
            <w:r>
              <w:t>400.1721</w:t>
            </w:r>
          </w:p>
        </w:tc>
        <w:tc>
          <w:tcPr>
            <w:tcW w:w="0" w:type="auto"/>
            <w:shd w:val="clear" w:color="auto" w:fill="auto"/>
            <w:vAlign w:val="center"/>
          </w:tcPr>
          <w:p w14:paraId="54AA9343" w14:textId="222E5B62" w:rsidR="002B6F43" w:rsidRDefault="002B6F43" w:rsidP="00A12A6E">
            <w:pPr>
              <w:pStyle w:val="TableParagraph"/>
              <w:spacing w:line="480" w:lineRule="auto"/>
            </w:pPr>
            <w:r>
              <w:t>0.000273</w:t>
            </w:r>
          </w:p>
        </w:tc>
      </w:tr>
      <w:tr w:rsidR="002B6F43" w14:paraId="70EC2830" w14:textId="77777777" w:rsidTr="003C453A">
        <w:trPr>
          <w:trHeight w:val="414"/>
        </w:trPr>
        <w:tc>
          <w:tcPr>
            <w:tcW w:w="0" w:type="auto"/>
            <w:shd w:val="clear" w:color="auto" w:fill="auto"/>
          </w:tcPr>
          <w:p w14:paraId="18A76F2D" w14:textId="4474A37D" w:rsidR="002B6F43" w:rsidRDefault="002B6F43" w:rsidP="00A12A6E">
            <w:pPr>
              <w:pStyle w:val="TableParagraph"/>
              <w:spacing w:line="480" w:lineRule="auto"/>
              <w:jc w:val="left"/>
            </w:pPr>
            <w:r>
              <w:t>Printing speed</w:t>
            </w:r>
          </w:p>
        </w:tc>
        <w:tc>
          <w:tcPr>
            <w:tcW w:w="0" w:type="auto"/>
            <w:shd w:val="clear" w:color="auto" w:fill="auto"/>
            <w:vAlign w:val="center"/>
          </w:tcPr>
          <w:p w14:paraId="6A60DDC6" w14:textId="7FDC0405" w:rsidR="002B6F43" w:rsidRDefault="002B6F43" w:rsidP="00A12A6E">
            <w:pPr>
              <w:pStyle w:val="TableParagraph"/>
              <w:spacing w:line="480" w:lineRule="auto"/>
              <w:ind w:left="16"/>
            </w:pPr>
            <w:r>
              <w:t>1</w:t>
            </w:r>
          </w:p>
        </w:tc>
        <w:tc>
          <w:tcPr>
            <w:tcW w:w="0" w:type="auto"/>
            <w:shd w:val="clear" w:color="auto" w:fill="auto"/>
            <w:vAlign w:val="center"/>
          </w:tcPr>
          <w:p w14:paraId="2128D943" w14:textId="36933093" w:rsidR="002B6F43" w:rsidRDefault="002B6F43" w:rsidP="00A12A6E">
            <w:pPr>
              <w:pStyle w:val="TableParagraph"/>
              <w:spacing w:line="480" w:lineRule="auto"/>
              <w:ind w:right="111"/>
            </w:pPr>
            <w:r>
              <w:t>3388</w:t>
            </w:r>
          </w:p>
        </w:tc>
        <w:tc>
          <w:tcPr>
            <w:tcW w:w="0" w:type="auto"/>
            <w:shd w:val="clear" w:color="auto" w:fill="auto"/>
            <w:vAlign w:val="center"/>
          </w:tcPr>
          <w:p w14:paraId="37239B22" w14:textId="47BB3B83" w:rsidR="002B6F43" w:rsidRDefault="002B6F43" w:rsidP="00A12A6E">
            <w:pPr>
              <w:pStyle w:val="TableParagraph"/>
              <w:spacing w:line="480" w:lineRule="auto"/>
              <w:ind w:right="111"/>
            </w:pPr>
            <w:r>
              <w:t>3388</w:t>
            </w:r>
          </w:p>
        </w:tc>
        <w:tc>
          <w:tcPr>
            <w:tcW w:w="0" w:type="auto"/>
            <w:shd w:val="clear" w:color="auto" w:fill="auto"/>
            <w:vAlign w:val="center"/>
          </w:tcPr>
          <w:p w14:paraId="6C033F3D" w14:textId="65E31EEC" w:rsidR="002B6F43" w:rsidRDefault="002B6F43" w:rsidP="00A12A6E">
            <w:pPr>
              <w:pStyle w:val="TableParagraph"/>
              <w:spacing w:line="480" w:lineRule="auto"/>
            </w:pPr>
            <w:r>
              <w:t>0.4012</w:t>
            </w:r>
          </w:p>
        </w:tc>
        <w:tc>
          <w:tcPr>
            <w:tcW w:w="0" w:type="auto"/>
            <w:shd w:val="clear" w:color="auto" w:fill="auto"/>
            <w:vAlign w:val="center"/>
          </w:tcPr>
          <w:p w14:paraId="539E09D6" w14:textId="326EC065" w:rsidR="002B6F43" w:rsidRDefault="002B6F43" w:rsidP="00A12A6E">
            <w:pPr>
              <w:pStyle w:val="TableParagraph"/>
              <w:spacing w:line="480" w:lineRule="auto"/>
            </w:pPr>
            <w:r>
              <w:t>0.571455</w:t>
            </w:r>
          </w:p>
        </w:tc>
      </w:tr>
      <w:tr w:rsidR="002B6F43" w14:paraId="5953F997" w14:textId="77777777" w:rsidTr="003C453A">
        <w:trPr>
          <w:trHeight w:val="265"/>
        </w:trPr>
        <w:tc>
          <w:tcPr>
            <w:tcW w:w="0" w:type="auto"/>
            <w:shd w:val="clear" w:color="auto" w:fill="auto"/>
          </w:tcPr>
          <w:p w14:paraId="7B64A109" w14:textId="1EC3A2FC" w:rsidR="002B6F43" w:rsidRPr="00BC7F52" w:rsidRDefault="002B6F43" w:rsidP="00A12A6E">
            <w:pPr>
              <w:pStyle w:val="TableParagraph"/>
              <w:spacing w:line="480" w:lineRule="auto"/>
              <w:jc w:val="left"/>
            </w:pPr>
            <w:r w:rsidRPr="00BC7F52">
              <w:t>Residuals</w:t>
            </w:r>
          </w:p>
        </w:tc>
        <w:tc>
          <w:tcPr>
            <w:tcW w:w="0" w:type="auto"/>
            <w:shd w:val="clear" w:color="auto" w:fill="auto"/>
            <w:vAlign w:val="center"/>
          </w:tcPr>
          <w:p w14:paraId="5E82D100" w14:textId="35F56716" w:rsidR="002B6F43" w:rsidRPr="00BC7F52" w:rsidRDefault="002B6F43" w:rsidP="00A12A6E">
            <w:pPr>
              <w:pStyle w:val="TableParagraph"/>
              <w:spacing w:line="480" w:lineRule="auto"/>
              <w:ind w:left="16"/>
            </w:pPr>
            <w:r w:rsidRPr="00BC7F52">
              <w:t>3</w:t>
            </w:r>
          </w:p>
        </w:tc>
        <w:tc>
          <w:tcPr>
            <w:tcW w:w="0" w:type="auto"/>
            <w:shd w:val="clear" w:color="auto" w:fill="auto"/>
            <w:vAlign w:val="center"/>
          </w:tcPr>
          <w:p w14:paraId="5B98DB38" w14:textId="22807B2E" w:rsidR="002B6F43" w:rsidRPr="00BC7F52" w:rsidRDefault="002B6F43" w:rsidP="00A12A6E">
            <w:pPr>
              <w:pStyle w:val="TableParagraph"/>
              <w:spacing w:line="480" w:lineRule="auto"/>
              <w:ind w:right="111"/>
            </w:pPr>
            <w:r w:rsidRPr="00BC7F52">
              <w:t>25331</w:t>
            </w:r>
          </w:p>
        </w:tc>
        <w:tc>
          <w:tcPr>
            <w:tcW w:w="0" w:type="auto"/>
            <w:shd w:val="clear" w:color="auto" w:fill="auto"/>
            <w:vAlign w:val="center"/>
          </w:tcPr>
          <w:p w14:paraId="121ED49B" w14:textId="3602526D" w:rsidR="002B6F43" w:rsidRDefault="002B6F43" w:rsidP="00A12A6E">
            <w:pPr>
              <w:pStyle w:val="TableParagraph"/>
              <w:spacing w:line="480" w:lineRule="auto"/>
              <w:ind w:right="111"/>
            </w:pPr>
            <w:r>
              <w:t>8444</w:t>
            </w:r>
          </w:p>
        </w:tc>
        <w:tc>
          <w:tcPr>
            <w:tcW w:w="0" w:type="auto"/>
            <w:shd w:val="clear" w:color="auto" w:fill="auto"/>
            <w:vAlign w:val="center"/>
          </w:tcPr>
          <w:p w14:paraId="43CEE8F1" w14:textId="1220FAB7" w:rsidR="002B6F43" w:rsidRDefault="002B6F43" w:rsidP="00A12A6E">
            <w:pPr>
              <w:pStyle w:val="TableParagraph"/>
              <w:spacing w:line="480" w:lineRule="auto"/>
            </w:pPr>
            <w:r>
              <w:t>-</w:t>
            </w:r>
          </w:p>
        </w:tc>
        <w:tc>
          <w:tcPr>
            <w:tcW w:w="0" w:type="auto"/>
            <w:shd w:val="clear" w:color="auto" w:fill="auto"/>
            <w:vAlign w:val="center"/>
          </w:tcPr>
          <w:p w14:paraId="73CB4CF3" w14:textId="163EED2A" w:rsidR="002B6F43" w:rsidRDefault="002B6F43" w:rsidP="00A12A6E">
            <w:pPr>
              <w:pStyle w:val="TableParagraph"/>
              <w:spacing w:line="480" w:lineRule="auto"/>
              <w:ind w:left="18"/>
            </w:pPr>
            <w:r>
              <w:t>-</w:t>
            </w:r>
          </w:p>
        </w:tc>
      </w:tr>
      <w:tr w:rsidR="00BC7F52" w14:paraId="7C598287" w14:textId="77777777" w:rsidTr="003C453A">
        <w:trPr>
          <w:trHeight w:val="265"/>
        </w:trPr>
        <w:tc>
          <w:tcPr>
            <w:tcW w:w="0" w:type="auto"/>
            <w:tcBorders>
              <w:bottom w:val="single" w:sz="4" w:space="0" w:color="auto"/>
            </w:tcBorders>
            <w:shd w:val="clear" w:color="auto" w:fill="auto"/>
          </w:tcPr>
          <w:p w14:paraId="09D1F326" w14:textId="68BC121C" w:rsidR="00BC7F52" w:rsidRPr="00BC7F52" w:rsidRDefault="00BC7F52" w:rsidP="00A12A6E">
            <w:pPr>
              <w:pStyle w:val="TableParagraph"/>
              <w:spacing w:line="480" w:lineRule="auto"/>
              <w:jc w:val="left"/>
            </w:pPr>
            <w:r w:rsidRPr="00BC7F52">
              <w:t>Total</w:t>
            </w:r>
          </w:p>
        </w:tc>
        <w:tc>
          <w:tcPr>
            <w:tcW w:w="0" w:type="auto"/>
            <w:tcBorders>
              <w:bottom w:val="single" w:sz="4" w:space="0" w:color="auto"/>
            </w:tcBorders>
            <w:shd w:val="clear" w:color="auto" w:fill="auto"/>
            <w:vAlign w:val="center"/>
          </w:tcPr>
          <w:p w14:paraId="56699F77" w14:textId="5BD7BB1D" w:rsidR="00BC7F52" w:rsidRPr="00BC7F52" w:rsidRDefault="00BC7F52" w:rsidP="00A12A6E">
            <w:pPr>
              <w:pStyle w:val="TableParagraph"/>
              <w:spacing w:line="480" w:lineRule="auto"/>
              <w:ind w:left="16"/>
            </w:pPr>
            <w:r w:rsidRPr="00BC7F52">
              <w:t>7</w:t>
            </w:r>
          </w:p>
        </w:tc>
        <w:tc>
          <w:tcPr>
            <w:tcW w:w="0" w:type="auto"/>
            <w:tcBorders>
              <w:bottom w:val="single" w:sz="4" w:space="0" w:color="auto"/>
            </w:tcBorders>
            <w:shd w:val="clear" w:color="auto" w:fill="auto"/>
            <w:vAlign w:val="center"/>
          </w:tcPr>
          <w:p w14:paraId="2D178DF2" w14:textId="34249915" w:rsidR="00BC7F52" w:rsidRPr="00BC7F52" w:rsidRDefault="00BC7F52" w:rsidP="00A12A6E">
            <w:pPr>
              <w:pStyle w:val="TableParagraph"/>
              <w:spacing w:line="480" w:lineRule="auto"/>
              <w:ind w:right="111"/>
            </w:pPr>
            <w:r w:rsidRPr="00BC7F52">
              <w:t>3409026</w:t>
            </w:r>
          </w:p>
        </w:tc>
        <w:tc>
          <w:tcPr>
            <w:tcW w:w="0" w:type="auto"/>
            <w:tcBorders>
              <w:bottom w:val="single" w:sz="4" w:space="0" w:color="auto"/>
            </w:tcBorders>
            <w:shd w:val="clear" w:color="auto" w:fill="auto"/>
            <w:vAlign w:val="center"/>
          </w:tcPr>
          <w:p w14:paraId="7BAD3E19" w14:textId="77777777" w:rsidR="00BC7F52" w:rsidRDefault="00BC7F52" w:rsidP="00A12A6E">
            <w:pPr>
              <w:pStyle w:val="TableParagraph"/>
              <w:spacing w:line="480" w:lineRule="auto"/>
              <w:ind w:right="111"/>
            </w:pPr>
          </w:p>
        </w:tc>
        <w:tc>
          <w:tcPr>
            <w:tcW w:w="0" w:type="auto"/>
            <w:tcBorders>
              <w:bottom w:val="single" w:sz="4" w:space="0" w:color="auto"/>
            </w:tcBorders>
            <w:shd w:val="clear" w:color="auto" w:fill="auto"/>
            <w:vAlign w:val="center"/>
          </w:tcPr>
          <w:p w14:paraId="40344655" w14:textId="77777777" w:rsidR="00BC7F52" w:rsidRDefault="00BC7F52" w:rsidP="00A12A6E">
            <w:pPr>
              <w:pStyle w:val="TableParagraph"/>
              <w:spacing w:line="480" w:lineRule="auto"/>
            </w:pPr>
          </w:p>
        </w:tc>
        <w:tc>
          <w:tcPr>
            <w:tcW w:w="0" w:type="auto"/>
            <w:tcBorders>
              <w:bottom w:val="single" w:sz="4" w:space="0" w:color="auto"/>
            </w:tcBorders>
            <w:shd w:val="clear" w:color="auto" w:fill="auto"/>
            <w:vAlign w:val="center"/>
          </w:tcPr>
          <w:p w14:paraId="307B1175" w14:textId="77777777" w:rsidR="00BC7F52" w:rsidRDefault="00BC7F52" w:rsidP="00A12A6E">
            <w:pPr>
              <w:pStyle w:val="TableParagraph"/>
              <w:spacing w:line="480" w:lineRule="auto"/>
              <w:ind w:left="18"/>
            </w:pPr>
          </w:p>
        </w:tc>
      </w:tr>
    </w:tbl>
    <w:p w14:paraId="11E8B88F" w14:textId="7D4B7070" w:rsidR="0083618C" w:rsidRDefault="00D90299" w:rsidP="00A12A6E">
      <w:pPr>
        <w:pStyle w:val="cuerpo-tfg"/>
        <w:spacing w:line="480" w:lineRule="auto"/>
        <w:rPr>
          <w:lang w:val="en-US"/>
        </w:rPr>
      </w:pPr>
      <w:r>
        <w:rPr>
          <w:lang w:val="en-US"/>
        </w:rPr>
        <w:t xml:space="preserve">From Table </w:t>
      </w:r>
      <w:r w:rsidR="0032515E">
        <w:rPr>
          <w:lang w:val="en-US"/>
        </w:rPr>
        <w:t>2</w:t>
      </w:r>
      <w:r>
        <w:rPr>
          <w:lang w:val="en-US"/>
        </w:rPr>
        <w:t xml:space="preserve">, it </w:t>
      </w:r>
      <w:r w:rsidR="00963C9F" w:rsidRPr="007777AE">
        <w:rPr>
          <w:lang w:val="en-US"/>
        </w:rPr>
        <w:t xml:space="preserve">can </w:t>
      </w:r>
      <w:r>
        <w:rPr>
          <w:lang w:val="en-US"/>
        </w:rPr>
        <w:t xml:space="preserve">be clearly identified how </w:t>
      </w:r>
      <w:r w:rsidR="000F5844">
        <w:rPr>
          <w:lang w:val="en-US"/>
        </w:rPr>
        <w:t xml:space="preserve">only </w:t>
      </w:r>
      <w:r>
        <w:rPr>
          <w:lang w:val="en-US"/>
        </w:rPr>
        <w:t>the in</w:t>
      </w:r>
      <w:r w:rsidR="00252E89" w:rsidRPr="007777AE">
        <w:rPr>
          <w:lang w:val="en-US"/>
        </w:rPr>
        <w:t xml:space="preserve">fill density </w:t>
      </w:r>
      <w:r w:rsidR="000F5844">
        <w:rPr>
          <w:lang w:val="en-US"/>
        </w:rPr>
        <w:t xml:space="preserve">was a </w:t>
      </w:r>
      <w:r w:rsidR="00174775">
        <w:rPr>
          <w:lang w:val="en-US"/>
        </w:rPr>
        <w:t xml:space="preserve">statistically significant </w:t>
      </w:r>
      <w:r w:rsidR="00252E89" w:rsidRPr="007777AE">
        <w:rPr>
          <w:lang w:val="en-US"/>
        </w:rPr>
        <w:t xml:space="preserve">factor </w:t>
      </w:r>
      <w:r>
        <w:rPr>
          <w:lang w:val="en-US"/>
        </w:rPr>
        <w:t>for the</w:t>
      </w:r>
      <w:r w:rsidR="00252E89" w:rsidRPr="007777AE">
        <w:rPr>
          <w:lang w:val="en-US"/>
        </w:rPr>
        <w:t xml:space="preserve"> maximum load for both materials </w:t>
      </w:r>
      <w:r>
        <w:rPr>
          <w:lang w:val="en-US"/>
        </w:rPr>
        <w:t>(</w:t>
      </w:r>
      <w:r w:rsidR="00252E89" w:rsidRPr="007777AE">
        <w:rPr>
          <w:spacing w:val="6"/>
          <w:lang w:val="en-US"/>
        </w:rPr>
        <w:t>p-</w:t>
      </w:r>
      <w:r w:rsidR="00252E89" w:rsidRPr="007777AE">
        <w:rPr>
          <w:lang w:val="en-US"/>
        </w:rPr>
        <w:t>valor</w:t>
      </w:r>
      <w:r>
        <w:rPr>
          <w:lang w:val="en-US"/>
        </w:rPr>
        <w:t xml:space="preserve"> lower than </w:t>
      </w:r>
      <w:r w:rsidR="00252E89" w:rsidRPr="007777AE">
        <w:rPr>
          <w:lang w:val="en-US"/>
        </w:rPr>
        <w:t>0.001</w:t>
      </w:r>
      <w:r>
        <w:rPr>
          <w:lang w:val="en-US"/>
        </w:rPr>
        <w:t>)</w:t>
      </w:r>
      <w:r w:rsidR="00252E89" w:rsidRPr="007777AE">
        <w:rPr>
          <w:lang w:val="en-US"/>
        </w:rPr>
        <w:t>.</w:t>
      </w:r>
      <w:r>
        <w:rPr>
          <w:lang w:val="en-US"/>
        </w:rPr>
        <w:t xml:space="preserve"> </w:t>
      </w:r>
      <w:r w:rsidR="00BC7F52">
        <w:rPr>
          <w:lang w:val="en-US"/>
        </w:rPr>
        <w:t xml:space="preserve">When evaluating the contribution of each of the factors to the variability </w:t>
      </w:r>
      <w:r w:rsidR="00BC7F52">
        <w:rPr>
          <w:lang w:val="en-US"/>
        </w:rPr>
        <w:lastRenderedPageBreak/>
        <w:t>explained by the model, there were calculated values of 99.30</w:t>
      </w:r>
      <w:r w:rsidR="003C453A">
        <w:rPr>
          <w:lang w:val="en-US"/>
        </w:rPr>
        <w:t xml:space="preserve"> </w:t>
      </w:r>
      <w:r w:rsidR="00BC7F52">
        <w:rPr>
          <w:lang w:val="en-US"/>
        </w:rPr>
        <w:t>% and 99.85</w:t>
      </w:r>
      <w:r w:rsidR="003C453A">
        <w:rPr>
          <w:lang w:val="en-US"/>
        </w:rPr>
        <w:t xml:space="preserve"> </w:t>
      </w:r>
      <w:r w:rsidR="00BC7F52">
        <w:rPr>
          <w:lang w:val="en-US"/>
        </w:rPr>
        <w:t xml:space="preserve">% for virgin and recycled PLA, </w:t>
      </w:r>
      <w:r w:rsidR="00F9075F">
        <w:rPr>
          <w:lang w:val="en-US"/>
        </w:rPr>
        <w:t xml:space="preserve">respectively. Thus, </w:t>
      </w:r>
      <w:r w:rsidR="00BC7F52">
        <w:rPr>
          <w:lang w:val="en-US"/>
        </w:rPr>
        <w:t>when manufacturing new parts or specimens, infill density is a key factor for guarantying adequate mechanical properties of the specimens.</w:t>
      </w:r>
      <w:r w:rsidR="00A02B58">
        <w:rPr>
          <w:lang w:val="en-US"/>
        </w:rPr>
        <w:t xml:space="preserve"> </w:t>
      </w:r>
      <w:r w:rsidR="00C952E6">
        <w:rPr>
          <w:lang w:val="en-US"/>
        </w:rPr>
        <w:t xml:space="preserve">A new ANOVA allowed evaluating the influence of the material on the maximum load, maintaining the sources of variation previously analyzed. </w:t>
      </w:r>
      <w:r w:rsidR="008F1ED7">
        <w:rPr>
          <w:lang w:val="en-US"/>
        </w:rPr>
        <w:t xml:space="preserve">Table </w:t>
      </w:r>
      <w:r w:rsidR="003E3574">
        <w:rPr>
          <w:lang w:val="en-US"/>
        </w:rPr>
        <w:t>S4</w:t>
      </w:r>
      <w:r w:rsidR="00C952E6">
        <w:rPr>
          <w:lang w:val="en-US"/>
        </w:rPr>
        <w:t xml:space="preserve"> shows the obtained results</w:t>
      </w:r>
      <w:r w:rsidR="008F1ED7">
        <w:rPr>
          <w:lang w:val="en-US"/>
        </w:rPr>
        <w:t>.</w:t>
      </w:r>
      <w:r w:rsidR="00A02B58">
        <w:rPr>
          <w:lang w:val="en-US"/>
        </w:rPr>
        <w:t xml:space="preserve"> </w:t>
      </w:r>
      <w:r w:rsidR="00393BDE">
        <w:rPr>
          <w:lang w:val="en-US"/>
        </w:rPr>
        <w:t>When including the material in the ANOVA, infill density is still the most influential factor. However, in this case, the type of material is also a significant factor for the response variable, being non-significant the rest of the factors</w:t>
      </w:r>
      <w:r w:rsidR="00E173B9" w:rsidRPr="007777AE">
        <w:rPr>
          <w:lang w:val="en-US" w:eastAsia="es-ES"/>
        </w:rPr>
        <w:t>.</w:t>
      </w:r>
      <w:r w:rsidR="00393BDE">
        <w:rPr>
          <w:lang w:val="en-US" w:eastAsia="es-ES"/>
        </w:rPr>
        <w:t xml:space="preserve"> </w:t>
      </w:r>
      <w:r w:rsidR="00DE2569">
        <w:rPr>
          <w:lang w:val="en-US" w:eastAsia="es-ES"/>
        </w:rPr>
        <w:t>Though significant, w</w:t>
      </w:r>
      <w:r w:rsidR="00393BDE">
        <w:rPr>
          <w:lang w:val="en-US" w:eastAsia="es-ES"/>
        </w:rPr>
        <w:t xml:space="preserve">hen assessing the contribution of the material to the variability of the model, </w:t>
      </w:r>
      <w:r w:rsidR="007769D3">
        <w:rPr>
          <w:lang w:val="en-US" w:eastAsia="es-ES"/>
        </w:rPr>
        <w:t>it</w:t>
      </w:r>
      <w:r w:rsidR="00393BDE">
        <w:rPr>
          <w:lang w:val="en-US" w:eastAsia="es-ES"/>
        </w:rPr>
        <w:t xml:space="preserve"> only account</w:t>
      </w:r>
      <w:r w:rsidR="007769D3">
        <w:rPr>
          <w:lang w:val="en-US" w:eastAsia="es-ES"/>
        </w:rPr>
        <w:t>ed</w:t>
      </w:r>
      <w:r w:rsidR="00393BDE">
        <w:rPr>
          <w:lang w:val="en-US" w:eastAsia="es-ES"/>
        </w:rPr>
        <w:t xml:space="preserve"> for 1.25%</w:t>
      </w:r>
      <w:r w:rsidR="004D12FB">
        <w:rPr>
          <w:lang w:val="en-US" w:eastAsia="es-ES"/>
        </w:rPr>
        <w:t xml:space="preserve"> of this variability</w:t>
      </w:r>
      <w:r w:rsidR="00D4617B">
        <w:rPr>
          <w:lang w:val="en-US" w:eastAsia="es-ES"/>
        </w:rPr>
        <w:t xml:space="preserve">, as shown in Figure </w:t>
      </w:r>
      <w:r w:rsidR="003E3574">
        <w:rPr>
          <w:lang w:val="en-US" w:eastAsia="es-ES"/>
        </w:rPr>
        <w:t>S1</w:t>
      </w:r>
      <w:r w:rsidR="00D4617B">
        <w:rPr>
          <w:lang w:val="en-US" w:eastAsia="es-ES"/>
        </w:rPr>
        <w:t xml:space="preserve">. </w:t>
      </w:r>
    </w:p>
    <w:p w14:paraId="6E89150B" w14:textId="0770088C" w:rsidR="00F80B9A" w:rsidRDefault="00596F9C" w:rsidP="00A12A6E">
      <w:pPr>
        <w:pStyle w:val="cuerpo-tfg"/>
        <w:spacing w:line="480" w:lineRule="auto"/>
        <w:ind w:firstLine="0"/>
        <w:rPr>
          <w:lang w:val="en" w:eastAsia="es-ES"/>
        </w:rPr>
      </w:pPr>
      <w:r>
        <w:rPr>
          <w:lang w:val="en-US"/>
        </w:rPr>
        <w:t>4</w:t>
      </w:r>
      <w:r w:rsidR="00F80B9A">
        <w:rPr>
          <w:lang w:val="en-US"/>
        </w:rPr>
        <w:t>.2. Phase II</w:t>
      </w:r>
      <w:r w:rsidR="00464BBA">
        <w:rPr>
          <w:lang w:val="en-US"/>
        </w:rPr>
        <w:t xml:space="preserve">: Evaluation of the infill density influence </w:t>
      </w:r>
    </w:p>
    <w:p w14:paraId="16691C29" w14:textId="39273367" w:rsidR="005C54EE" w:rsidRPr="007777AE" w:rsidRDefault="00303A77" w:rsidP="00A12A6E">
      <w:pPr>
        <w:pStyle w:val="cuerpo-tfg"/>
        <w:spacing w:line="480" w:lineRule="auto"/>
        <w:rPr>
          <w:lang w:val="en-US"/>
        </w:rPr>
      </w:pPr>
      <w:r>
        <w:rPr>
          <w:lang w:val="en-US"/>
        </w:rPr>
        <w:t xml:space="preserve">Figure </w:t>
      </w:r>
      <w:r w:rsidR="003E3574">
        <w:rPr>
          <w:lang w:val="en-US"/>
        </w:rPr>
        <w:t>S</w:t>
      </w:r>
      <w:r w:rsidR="00A02B58">
        <w:rPr>
          <w:lang w:val="en-US"/>
        </w:rPr>
        <w:t>2</w:t>
      </w:r>
      <w:r>
        <w:rPr>
          <w:lang w:val="en-US"/>
        </w:rPr>
        <w:t xml:space="preserve"> shows t</w:t>
      </w:r>
      <w:r w:rsidR="00F80B9A" w:rsidRPr="005C54EE">
        <w:rPr>
          <w:lang w:val="en-US"/>
        </w:rPr>
        <w:t xml:space="preserve">he </w:t>
      </w:r>
      <w:r w:rsidR="005C54EE" w:rsidRPr="005C54EE">
        <w:rPr>
          <w:lang w:val="en-US"/>
        </w:rPr>
        <w:t>fracture of the specimens tested in phase II</w:t>
      </w:r>
      <w:r w:rsidR="008912EA">
        <w:rPr>
          <w:lang w:val="en-US"/>
        </w:rPr>
        <w:t>.</w:t>
      </w:r>
      <w:r w:rsidR="005C54EE">
        <w:rPr>
          <w:lang w:val="en-US"/>
        </w:rPr>
        <w:t xml:space="preserve"> Regarding the fracture, </w:t>
      </w:r>
      <w:r w:rsidR="00174775">
        <w:rPr>
          <w:lang w:val="en-US"/>
        </w:rPr>
        <w:t xml:space="preserve">the </w:t>
      </w:r>
      <w:r w:rsidR="005C54EE">
        <w:rPr>
          <w:lang w:val="en-US"/>
        </w:rPr>
        <w:t xml:space="preserve">results </w:t>
      </w:r>
      <w:r w:rsidR="00174775">
        <w:rPr>
          <w:lang w:val="en-US"/>
        </w:rPr>
        <w:t>were similar as those of th</w:t>
      </w:r>
      <w:r w:rsidR="005C54EE">
        <w:rPr>
          <w:lang w:val="en-US"/>
        </w:rPr>
        <w:t>e phase I</w:t>
      </w:r>
      <w:r w:rsidR="00174775">
        <w:rPr>
          <w:lang w:val="en-US"/>
        </w:rPr>
        <w:t xml:space="preserve"> (i.e., </w:t>
      </w:r>
      <w:r w:rsidR="005C54EE">
        <w:rPr>
          <w:lang w:val="en-US"/>
        </w:rPr>
        <w:t xml:space="preserve">more ductile behavior </w:t>
      </w:r>
      <w:r w:rsidR="00174775">
        <w:rPr>
          <w:lang w:val="en-US"/>
        </w:rPr>
        <w:t>for</w:t>
      </w:r>
      <w:r w:rsidR="005C54EE">
        <w:rPr>
          <w:lang w:val="en-US"/>
        </w:rPr>
        <w:t xml:space="preserve"> the recycled PLA specimens</w:t>
      </w:r>
      <w:r w:rsidR="00174775">
        <w:rPr>
          <w:lang w:val="en-US"/>
        </w:rPr>
        <w:t>)</w:t>
      </w:r>
      <w:r w:rsidR="005C54EE">
        <w:rPr>
          <w:lang w:val="en-US"/>
        </w:rPr>
        <w:t xml:space="preserve">. </w:t>
      </w:r>
      <w:r>
        <w:rPr>
          <w:lang w:val="en-US"/>
        </w:rPr>
        <w:t xml:space="preserve">Figure </w:t>
      </w:r>
      <w:r w:rsidR="003E3574">
        <w:rPr>
          <w:lang w:val="en-US"/>
        </w:rPr>
        <w:t>6</w:t>
      </w:r>
      <w:r>
        <w:rPr>
          <w:lang w:val="en-US"/>
        </w:rPr>
        <w:t xml:space="preserve"> displays t</w:t>
      </w:r>
      <w:r w:rsidR="005C54EE">
        <w:rPr>
          <w:lang w:val="en-US"/>
        </w:rPr>
        <w:t>he maximum load results for both</w:t>
      </w:r>
      <w:r w:rsidR="005C54EE" w:rsidRPr="007777AE">
        <w:rPr>
          <w:lang w:val="en-US"/>
        </w:rPr>
        <w:t xml:space="preserve"> virgin </w:t>
      </w:r>
      <w:r w:rsidR="005C54EE">
        <w:rPr>
          <w:lang w:val="en-US"/>
        </w:rPr>
        <w:t>and</w:t>
      </w:r>
      <w:r w:rsidR="005C54EE" w:rsidRPr="007777AE">
        <w:rPr>
          <w:lang w:val="en-US"/>
        </w:rPr>
        <w:t xml:space="preserve"> recycled PLA.</w:t>
      </w:r>
    </w:p>
    <w:p w14:paraId="3EC32BC0" w14:textId="29F3FBD9" w:rsidR="002567E7" w:rsidRDefault="002567E7" w:rsidP="00A12A6E">
      <w:pPr>
        <w:spacing w:line="480" w:lineRule="auto"/>
        <w:rPr>
          <w:rFonts w:ascii="Arial" w:hAnsi="Arial" w:cs="Arial"/>
          <w:sz w:val="24"/>
          <w:szCs w:val="24"/>
          <w:lang w:val="en-US"/>
        </w:rPr>
      </w:pPr>
    </w:p>
    <w:p w14:paraId="227291EB" w14:textId="77777777" w:rsidR="00C25C60" w:rsidRPr="00DE2569" w:rsidRDefault="00C25C60" w:rsidP="00A12A6E">
      <w:pPr>
        <w:pStyle w:val="cuerpo-tfg"/>
        <w:spacing w:line="480" w:lineRule="auto"/>
        <w:jc w:val="center"/>
        <w:rPr>
          <w:highlight w:val="yellow"/>
        </w:rPr>
      </w:pPr>
      <w:r w:rsidRPr="0047381C">
        <w:rPr>
          <w:noProof/>
          <w:lang w:eastAsia="es-ES"/>
        </w:rPr>
        <w:lastRenderedPageBreak/>
        <w:drawing>
          <wp:inline distT="0" distB="0" distL="0" distR="0" wp14:anchorId="6B55A1A4" wp14:editId="1674EBB9">
            <wp:extent cx="4556760" cy="3215640"/>
            <wp:effectExtent l="0" t="0" r="15240" b="381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0549A52" w14:textId="6DAD17CC" w:rsidR="00C25C60" w:rsidRPr="003C453A" w:rsidRDefault="008912EA" w:rsidP="00A12A6E">
      <w:pPr>
        <w:spacing w:line="480" w:lineRule="auto"/>
        <w:jc w:val="center"/>
        <w:rPr>
          <w:b/>
          <w:lang w:val="en-US"/>
        </w:rPr>
      </w:pPr>
      <w:r w:rsidRPr="003C453A">
        <w:rPr>
          <w:b/>
          <w:lang w:val="en-US"/>
        </w:rPr>
        <w:t xml:space="preserve">Figure </w:t>
      </w:r>
      <w:r w:rsidR="003E3574">
        <w:rPr>
          <w:b/>
          <w:lang w:val="en-US"/>
        </w:rPr>
        <w:t>6</w:t>
      </w:r>
      <w:r w:rsidR="00C25C60" w:rsidRPr="003C453A">
        <w:rPr>
          <w:b/>
          <w:lang w:val="en-US"/>
        </w:rPr>
        <w:t xml:space="preserve">: </w:t>
      </w:r>
      <w:r w:rsidRPr="003C453A">
        <w:rPr>
          <w:b/>
          <w:lang w:val="en-US"/>
        </w:rPr>
        <w:t>Maximum load versus infill density for both virgin and recycled PLA</w:t>
      </w:r>
      <w:r w:rsidR="00C25C60" w:rsidRPr="003C453A">
        <w:rPr>
          <w:b/>
          <w:lang w:val="en-US"/>
        </w:rPr>
        <w:t>.</w:t>
      </w:r>
    </w:p>
    <w:p w14:paraId="0B97E232" w14:textId="799BE28A" w:rsidR="00DE2569" w:rsidRDefault="007A0F9C" w:rsidP="00A12A6E">
      <w:pPr>
        <w:pStyle w:val="cuerpo-tfg"/>
        <w:spacing w:line="480" w:lineRule="auto"/>
        <w:rPr>
          <w:lang w:val="en-US"/>
        </w:rPr>
      </w:pPr>
      <w:r>
        <w:rPr>
          <w:lang w:val="en-US"/>
        </w:rPr>
        <w:t xml:space="preserve">From the analysis of the Figure </w:t>
      </w:r>
      <w:r w:rsidR="00A02B58">
        <w:rPr>
          <w:lang w:val="en-US"/>
        </w:rPr>
        <w:t>6</w:t>
      </w:r>
      <w:r>
        <w:rPr>
          <w:lang w:val="en-US"/>
        </w:rPr>
        <w:t xml:space="preserve">, it is possible to appreciate that there are two clearly different regions. </w:t>
      </w:r>
      <w:r w:rsidR="00303A77">
        <w:rPr>
          <w:lang w:val="en-US"/>
        </w:rPr>
        <w:t>Therefore</w:t>
      </w:r>
      <w:r>
        <w:rPr>
          <w:lang w:val="en-US"/>
        </w:rPr>
        <w:t>, i</w:t>
      </w:r>
      <w:r w:rsidR="008F79C5" w:rsidRPr="007777AE">
        <w:rPr>
          <w:lang w:val="en-US"/>
        </w:rPr>
        <w:t xml:space="preserve">n the </w:t>
      </w:r>
      <w:r>
        <w:rPr>
          <w:lang w:val="en-US"/>
        </w:rPr>
        <w:t>A region</w:t>
      </w:r>
      <w:r w:rsidR="008F79C5" w:rsidRPr="007777AE">
        <w:rPr>
          <w:lang w:val="en-US"/>
        </w:rPr>
        <w:t xml:space="preserve">, comprised between </w:t>
      </w:r>
      <w:r w:rsidR="007769D3">
        <w:rPr>
          <w:lang w:val="en-US"/>
        </w:rPr>
        <w:t xml:space="preserve">infill densities from </w:t>
      </w:r>
      <w:r w:rsidR="008F79C5" w:rsidRPr="007777AE">
        <w:rPr>
          <w:lang w:val="en-US"/>
        </w:rPr>
        <w:t xml:space="preserve">40 </w:t>
      </w:r>
      <w:r w:rsidR="007769D3">
        <w:rPr>
          <w:lang w:val="en-US"/>
        </w:rPr>
        <w:t>to</w:t>
      </w:r>
      <w:r w:rsidR="008F79C5" w:rsidRPr="007777AE">
        <w:rPr>
          <w:lang w:val="en-US"/>
        </w:rPr>
        <w:t xml:space="preserve"> </w:t>
      </w:r>
      <w:r w:rsidR="000C7ABC" w:rsidRPr="007777AE">
        <w:rPr>
          <w:lang w:val="en-US"/>
        </w:rPr>
        <w:t>85</w:t>
      </w:r>
      <w:r w:rsidR="007769D3">
        <w:rPr>
          <w:lang w:val="en-US"/>
        </w:rPr>
        <w:t xml:space="preserve"> </w:t>
      </w:r>
      <w:r w:rsidR="000C7ABC" w:rsidRPr="007777AE">
        <w:rPr>
          <w:lang w:val="en-US"/>
        </w:rPr>
        <w:t>%</w:t>
      </w:r>
      <w:r>
        <w:rPr>
          <w:lang w:val="en-US"/>
        </w:rPr>
        <w:t>,</w:t>
      </w:r>
      <w:r w:rsidR="000C7ABC" w:rsidRPr="007777AE">
        <w:rPr>
          <w:lang w:val="en-US"/>
        </w:rPr>
        <w:t xml:space="preserve"> the slope of</w:t>
      </w:r>
      <w:r w:rsidR="00741FB4" w:rsidRPr="007777AE">
        <w:rPr>
          <w:lang w:val="en-US"/>
        </w:rPr>
        <w:t xml:space="preserve"> the</w:t>
      </w:r>
      <w:r w:rsidR="000C7ABC" w:rsidRPr="007777AE">
        <w:rPr>
          <w:lang w:val="en-US"/>
        </w:rPr>
        <w:t xml:space="preserve"> curve grows slowly</w:t>
      </w:r>
      <w:r w:rsidR="00741FB4" w:rsidRPr="007777AE">
        <w:rPr>
          <w:lang w:val="en-US"/>
        </w:rPr>
        <w:t xml:space="preserve"> with a lineal trend</w:t>
      </w:r>
      <w:r>
        <w:rPr>
          <w:lang w:val="en-US"/>
        </w:rPr>
        <w:t>. From</w:t>
      </w:r>
      <w:r w:rsidR="000C7ABC" w:rsidRPr="007777AE">
        <w:rPr>
          <w:lang w:val="en-US"/>
        </w:rPr>
        <w:t xml:space="preserve"> 70</w:t>
      </w:r>
      <w:r>
        <w:rPr>
          <w:lang w:val="en-US"/>
        </w:rPr>
        <w:t xml:space="preserve"> to </w:t>
      </w:r>
      <w:r w:rsidR="000C7ABC" w:rsidRPr="007777AE">
        <w:rPr>
          <w:lang w:val="en-US"/>
        </w:rPr>
        <w:t>80</w:t>
      </w:r>
      <w:r w:rsidR="007769D3">
        <w:rPr>
          <w:lang w:val="en-US"/>
        </w:rPr>
        <w:t xml:space="preserve"> %</w:t>
      </w:r>
      <w:r w:rsidR="000C7ABC" w:rsidRPr="007777AE">
        <w:rPr>
          <w:lang w:val="en-US"/>
        </w:rPr>
        <w:t xml:space="preserve"> the maximum load </w:t>
      </w:r>
      <w:r>
        <w:rPr>
          <w:lang w:val="en-US"/>
        </w:rPr>
        <w:t>remained almost constant. Thus, increasing the infill density did not provide an increase in the mechanical properties</w:t>
      </w:r>
      <w:r w:rsidR="000C7ABC" w:rsidRPr="007777AE">
        <w:rPr>
          <w:lang w:val="en-US"/>
        </w:rPr>
        <w:t>.</w:t>
      </w:r>
      <w:r>
        <w:rPr>
          <w:lang w:val="en-US"/>
        </w:rPr>
        <w:t xml:space="preserve"> In </w:t>
      </w:r>
      <w:r w:rsidR="00741FB4" w:rsidRPr="007777AE">
        <w:rPr>
          <w:lang w:val="en-US"/>
        </w:rPr>
        <w:t>B</w:t>
      </w:r>
      <w:r>
        <w:rPr>
          <w:lang w:val="en-US"/>
        </w:rPr>
        <w:t xml:space="preserve"> region</w:t>
      </w:r>
      <w:r w:rsidR="00741FB4" w:rsidRPr="007777AE">
        <w:rPr>
          <w:lang w:val="en-US"/>
        </w:rPr>
        <w:t xml:space="preserve">, the slope of the curve grows </w:t>
      </w:r>
      <w:r w:rsidR="00174775" w:rsidRPr="007777AE">
        <w:rPr>
          <w:lang w:val="en-US"/>
        </w:rPr>
        <w:t>largely</w:t>
      </w:r>
      <w:r w:rsidR="00741FB4" w:rsidRPr="007777AE">
        <w:rPr>
          <w:lang w:val="en-US"/>
        </w:rPr>
        <w:t xml:space="preserve">. </w:t>
      </w:r>
      <w:r>
        <w:rPr>
          <w:lang w:val="en-US"/>
        </w:rPr>
        <w:t>Thus, w</w:t>
      </w:r>
      <w:r w:rsidR="00741FB4" w:rsidRPr="007777AE">
        <w:rPr>
          <w:lang w:val="en-US"/>
        </w:rPr>
        <w:t xml:space="preserve">ith a </w:t>
      </w:r>
      <w:r>
        <w:rPr>
          <w:lang w:val="en-US"/>
        </w:rPr>
        <w:t>small</w:t>
      </w:r>
      <w:r w:rsidR="00741FB4" w:rsidRPr="007777AE">
        <w:rPr>
          <w:lang w:val="en-US"/>
        </w:rPr>
        <w:t xml:space="preserve"> increase of </w:t>
      </w:r>
      <w:r>
        <w:rPr>
          <w:lang w:val="en-US"/>
        </w:rPr>
        <w:t>in</w:t>
      </w:r>
      <w:r w:rsidR="00741FB4" w:rsidRPr="007777AE">
        <w:rPr>
          <w:lang w:val="en-US"/>
        </w:rPr>
        <w:t>fill density,</w:t>
      </w:r>
      <w:r>
        <w:rPr>
          <w:lang w:val="en-US"/>
        </w:rPr>
        <w:t xml:space="preserve"> the maximum load notably grows</w:t>
      </w:r>
      <w:r w:rsidR="00741FB4" w:rsidRPr="007777AE">
        <w:rPr>
          <w:lang w:val="en-US"/>
        </w:rPr>
        <w:t>.</w:t>
      </w:r>
      <w:r w:rsidR="00C84063">
        <w:rPr>
          <w:lang w:val="en-US"/>
        </w:rPr>
        <w:t xml:space="preserve"> Regarding the type of material, it is clear that virgin PLA ou</w:t>
      </w:r>
      <w:r w:rsidR="00174775">
        <w:rPr>
          <w:lang w:val="en-US"/>
        </w:rPr>
        <w:t xml:space="preserve">tperforms recycled PLA, but a reduced </w:t>
      </w:r>
      <w:r w:rsidR="00C84063">
        <w:rPr>
          <w:lang w:val="en-US"/>
        </w:rPr>
        <w:t xml:space="preserve">difference between them. However, </w:t>
      </w:r>
      <w:r w:rsidR="00174775">
        <w:rPr>
          <w:lang w:val="en-US"/>
        </w:rPr>
        <w:t>the difference notably increased</w:t>
      </w:r>
      <w:r w:rsidR="00C84063">
        <w:rPr>
          <w:lang w:val="en-US"/>
        </w:rPr>
        <w:t xml:space="preserve"> as the i</w:t>
      </w:r>
      <w:r w:rsidR="00250B62">
        <w:rPr>
          <w:lang w:val="en-US"/>
        </w:rPr>
        <w:t>n</w:t>
      </w:r>
      <w:r w:rsidR="00174775">
        <w:rPr>
          <w:lang w:val="en-US"/>
        </w:rPr>
        <w:t>fill density approached</w:t>
      </w:r>
      <w:r w:rsidR="00250B62">
        <w:rPr>
          <w:lang w:val="en-US"/>
        </w:rPr>
        <w:t xml:space="preserve"> 100</w:t>
      </w:r>
      <w:r w:rsidR="007769D3">
        <w:rPr>
          <w:lang w:val="en-US"/>
        </w:rPr>
        <w:t xml:space="preserve"> </w:t>
      </w:r>
      <w:r w:rsidR="00250B62">
        <w:rPr>
          <w:lang w:val="en-US"/>
        </w:rPr>
        <w:t>%.</w:t>
      </w:r>
      <w:r w:rsidR="00435763">
        <w:rPr>
          <w:lang w:val="en-US"/>
        </w:rPr>
        <w:t xml:space="preserve"> The obtained results agree well with those presented by Wang </w:t>
      </w:r>
      <w:r w:rsidR="002A6567" w:rsidRPr="002A6567">
        <w:rPr>
          <w:i/>
          <w:lang w:val="en-US"/>
        </w:rPr>
        <w:t>et al.</w:t>
      </w:r>
      <w:r w:rsidR="00435763">
        <w:rPr>
          <w:lang w:val="en-US"/>
        </w:rPr>
        <w:t xml:space="preserve"> (2020). In their study, the authors studied infill density of 20, 40, 60, 80 and 100% and the evolution of the tensile strength is similar to the one shown in Figure </w:t>
      </w:r>
      <w:r w:rsidR="00A02B58">
        <w:rPr>
          <w:lang w:val="en-US"/>
        </w:rPr>
        <w:t>6</w:t>
      </w:r>
      <w:r w:rsidR="00435763">
        <w:rPr>
          <w:lang w:val="en-US"/>
        </w:rPr>
        <w:t xml:space="preserve">. </w:t>
      </w:r>
    </w:p>
    <w:p w14:paraId="00E956B0" w14:textId="66844641" w:rsidR="008F79C5" w:rsidRDefault="00DE2569" w:rsidP="00A12A6E">
      <w:pPr>
        <w:pStyle w:val="cuerpo-tfg"/>
        <w:spacing w:line="480" w:lineRule="auto"/>
        <w:rPr>
          <w:lang w:val="en-US"/>
        </w:rPr>
      </w:pPr>
      <w:r>
        <w:rPr>
          <w:lang w:val="en-US"/>
        </w:rPr>
        <w:t>Although the number of measured points is reduced, it is possible to model the relation between the maximum load (y) versus the infill density (x)</w:t>
      </w:r>
      <w:r w:rsidR="00DC50F3" w:rsidRPr="007777AE">
        <w:rPr>
          <w:lang w:val="en-US"/>
        </w:rPr>
        <w:t xml:space="preserve"> </w:t>
      </w:r>
      <w:r>
        <w:rPr>
          <w:lang w:val="en-US"/>
        </w:rPr>
        <w:t xml:space="preserve">for the two regions </w:t>
      </w:r>
      <w:r w:rsidR="007769D3">
        <w:rPr>
          <w:lang w:val="en-US"/>
        </w:rPr>
        <w:lastRenderedPageBreak/>
        <w:t>and</w:t>
      </w:r>
      <w:r>
        <w:rPr>
          <w:lang w:val="en-US"/>
        </w:rPr>
        <w:t xml:space="preserve"> tested materials</w:t>
      </w:r>
      <w:r w:rsidR="00A02B58">
        <w:rPr>
          <w:lang w:val="en-US"/>
        </w:rPr>
        <w:t xml:space="preserve"> by means of linear regression</w:t>
      </w:r>
      <w:r>
        <w:rPr>
          <w:lang w:val="en-US"/>
        </w:rPr>
        <w:t xml:space="preserve">. </w:t>
      </w:r>
      <w:r w:rsidR="00A02B58">
        <w:rPr>
          <w:lang w:val="en-US"/>
        </w:rPr>
        <w:t xml:space="preserve">Thus, for the virgin material the models </w:t>
      </w:r>
      <w:proofErr w:type="gramStart"/>
      <w:r w:rsidR="00A02B58">
        <w:rPr>
          <w:lang w:val="en-US"/>
        </w:rPr>
        <w:t>are:</w:t>
      </w:r>
      <w:proofErr w:type="gramEnd"/>
      <w:r w:rsidR="00A02B58">
        <w:rPr>
          <w:lang w:val="en-US"/>
        </w:rPr>
        <w:t xml:space="preserve"> </w:t>
      </w:r>
      <w:r w:rsidR="00A02B58" w:rsidRPr="00A02B58">
        <w:rPr>
          <w:lang w:val="en-US"/>
        </w:rPr>
        <w:t>y</w:t>
      </w:r>
      <w:r w:rsidR="00A02B58">
        <w:rPr>
          <w:lang w:val="en-US"/>
        </w:rPr>
        <w:t xml:space="preserve"> </w:t>
      </w:r>
      <w:r w:rsidR="00A02B58" w:rsidRPr="00A02B58">
        <w:rPr>
          <w:lang w:val="en-US"/>
        </w:rPr>
        <w:t>=</w:t>
      </w:r>
      <w:r w:rsidR="00A02B58">
        <w:rPr>
          <w:lang w:val="en-US"/>
        </w:rPr>
        <w:t xml:space="preserve"> </w:t>
      </w:r>
      <w:r w:rsidR="00A02B58" w:rsidRPr="00A02B58">
        <w:rPr>
          <w:lang w:val="en-US"/>
        </w:rPr>
        <w:t>0.009577243x</w:t>
      </w:r>
      <w:r w:rsidR="00A02B58">
        <w:rPr>
          <w:lang w:val="en-US"/>
        </w:rPr>
        <w:t xml:space="preserve"> </w:t>
      </w:r>
      <w:r w:rsidR="00A02B58" w:rsidRPr="00A02B58">
        <w:rPr>
          <w:lang w:val="en-US"/>
        </w:rPr>
        <w:t>+</w:t>
      </w:r>
      <w:r w:rsidR="00A02B58">
        <w:rPr>
          <w:lang w:val="en-US"/>
        </w:rPr>
        <w:t xml:space="preserve"> </w:t>
      </w:r>
      <w:r w:rsidR="00A02B58" w:rsidRPr="00A02B58">
        <w:rPr>
          <w:lang w:val="en-US"/>
        </w:rPr>
        <w:t>1.474545487</w:t>
      </w:r>
      <w:r w:rsidR="00A02B58">
        <w:rPr>
          <w:lang w:val="en-US"/>
        </w:rPr>
        <w:t xml:space="preserve"> (A region) and y = 0.066247363x -3.335335637 (B region). In the case of the recycled material, the models </w:t>
      </w:r>
      <w:proofErr w:type="gramStart"/>
      <w:r w:rsidR="00A02B58">
        <w:rPr>
          <w:lang w:val="en-US"/>
        </w:rPr>
        <w:t>are:</w:t>
      </w:r>
      <w:proofErr w:type="gramEnd"/>
      <w:r w:rsidR="00A02B58">
        <w:rPr>
          <w:lang w:val="en-US"/>
        </w:rPr>
        <w:t xml:space="preserve"> y = 0.009666116x + 1.412545407 (A region) and y = 0.052543783x - 2.224621187 (B region)</w:t>
      </w:r>
      <w:r>
        <w:rPr>
          <w:lang w:val="en-US"/>
        </w:rPr>
        <w:t>.</w:t>
      </w:r>
      <w:r w:rsidR="008C167B">
        <w:rPr>
          <w:lang w:val="en-US"/>
        </w:rPr>
        <w:t xml:space="preserve"> The models may help to anticipate the mechanical resistance of a part based on the selection of the infill density.</w:t>
      </w:r>
    </w:p>
    <w:p w14:paraId="34706EC3" w14:textId="0A0742EC" w:rsidR="008C6D98" w:rsidRPr="008C6D98" w:rsidRDefault="008C6D98" w:rsidP="00A12A6E">
      <w:pPr>
        <w:pStyle w:val="cuerpo-tfg"/>
        <w:spacing w:line="480" w:lineRule="auto"/>
        <w:rPr>
          <w:lang w:val="en-US"/>
        </w:rPr>
      </w:pPr>
      <w:r w:rsidRPr="008C6D98">
        <w:rPr>
          <w:lang w:val="en-US"/>
        </w:rPr>
        <w:t xml:space="preserve">Based on the developed models, it is possible to highlight that recycled PLA </w:t>
      </w:r>
      <w:r w:rsidR="00174775">
        <w:rPr>
          <w:lang w:val="en-US"/>
        </w:rPr>
        <w:t>is a suitable</w:t>
      </w:r>
      <w:r w:rsidRPr="008C6D98">
        <w:rPr>
          <w:lang w:val="en-US"/>
        </w:rPr>
        <w:t xml:space="preserve"> substitute for virgin PLA guarantying similar mechanical resistance. Moreover, by developing models for the mechanical properties, it is possible to minimize the material consumption for both virgin and recycled materials satisfying the mechanical resistance requirements.</w:t>
      </w:r>
      <w:r>
        <w:rPr>
          <w:lang w:val="en-US"/>
        </w:rPr>
        <w:t xml:space="preserve"> Thus, by accurately knowing the influence of the printing conditions on the mechanical resistance, it is possible to advance towards sustainable manufacturing.</w:t>
      </w:r>
    </w:p>
    <w:p w14:paraId="52790C8B" w14:textId="62298091" w:rsidR="00C84063" w:rsidRDefault="00596F9C" w:rsidP="00A12A6E">
      <w:pPr>
        <w:pStyle w:val="cuerpo-tfg"/>
        <w:spacing w:line="480" w:lineRule="auto"/>
        <w:ind w:firstLine="0"/>
        <w:rPr>
          <w:lang w:val="en" w:eastAsia="es-ES"/>
        </w:rPr>
      </w:pPr>
      <w:r>
        <w:rPr>
          <w:lang w:val="en-US"/>
        </w:rPr>
        <w:t>4</w:t>
      </w:r>
      <w:r w:rsidR="00C84063">
        <w:rPr>
          <w:lang w:val="en-US"/>
        </w:rPr>
        <w:t>.3. Phase III</w:t>
      </w:r>
      <w:r w:rsidR="00184AA6">
        <w:rPr>
          <w:lang w:val="en-US"/>
        </w:rPr>
        <w:t>: Study on the printing orientation</w:t>
      </w:r>
    </w:p>
    <w:p w14:paraId="5CFC9AB0" w14:textId="130FF813" w:rsidR="000669E9" w:rsidRPr="007777AE" w:rsidRDefault="00C84063" w:rsidP="00A12A6E">
      <w:pPr>
        <w:pStyle w:val="cuerpo-tfg"/>
        <w:spacing w:line="480" w:lineRule="auto"/>
        <w:rPr>
          <w:lang w:val="en-US"/>
        </w:rPr>
      </w:pPr>
      <w:r>
        <w:rPr>
          <w:lang w:val="en-US"/>
        </w:rPr>
        <w:t xml:space="preserve">In this experimental phase, </w:t>
      </w:r>
      <w:r w:rsidR="00174775">
        <w:rPr>
          <w:lang w:val="en-US"/>
        </w:rPr>
        <w:t xml:space="preserve">testing included </w:t>
      </w:r>
      <w:r>
        <w:rPr>
          <w:lang w:val="en-US"/>
        </w:rPr>
        <w:t xml:space="preserve">the three different </w:t>
      </w:r>
      <w:r w:rsidR="00083B21">
        <w:rPr>
          <w:lang w:val="en-US"/>
        </w:rPr>
        <w:t>orientation</w:t>
      </w:r>
      <w:r>
        <w:rPr>
          <w:lang w:val="en-US"/>
        </w:rPr>
        <w:t xml:space="preserve">s established by the UNE </w:t>
      </w:r>
      <w:r w:rsidRPr="00EB0F5B">
        <w:rPr>
          <w:lang w:val="en-US"/>
        </w:rPr>
        <w:t>116005:2012</w:t>
      </w:r>
      <w:r>
        <w:rPr>
          <w:lang w:val="en-US"/>
        </w:rPr>
        <w:t xml:space="preserve"> (UNE, 2012) standard</w:t>
      </w:r>
      <w:r w:rsidR="00174775">
        <w:rPr>
          <w:lang w:val="en-US"/>
        </w:rPr>
        <w:t xml:space="preserve"> (i.e.,</w:t>
      </w:r>
      <w:r>
        <w:rPr>
          <w:lang w:val="en-US"/>
        </w:rPr>
        <w:t xml:space="preserve"> </w:t>
      </w:r>
      <w:r w:rsidR="00174775">
        <w:rPr>
          <w:lang w:val="en-US"/>
        </w:rPr>
        <w:t>five specimens for each of the orientations</w:t>
      </w:r>
      <w:r>
        <w:rPr>
          <w:lang w:val="en-US"/>
        </w:rPr>
        <w:t xml:space="preserve"> for both virgin and recycled PLA</w:t>
      </w:r>
      <w:r w:rsidR="00174775">
        <w:rPr>
          <w:lang w:val="en-US"/>
        </w:rPr>
        <w:t>)</w:t>
      </w:r>
      <w:r>
        <w:rPr>
          <w:lang w:val="en-US"/>
        </w:rPr>
        <w:t>.</w:t>
      </w:r>
      <w:r w:rsidR="009F0C06">
        <w:rPr>
          <w:lang w:val="en-US"/>
        </w:rPr>
        <w:t xml:space="preserve"> Fig </w:t>
      </w:r>
      <w:r w:rsidR="003E3574">
        <w:rPr>
          <w:lang w:val="en-US"/>
        </w:rPr>
        <w:t>S</w:t>
      </w:r>
      <w:r w:rsidR="00A02B58">
        <w:rPr>
          <w:lang w:val="en-US"/>
        </w:rPr>
        <w:t>3</w:t>
      </w:r>
      <w:r w:rsidR="009F0C06">
        <w:rPr>
          <w:lang w:val="en-US"/>
        </w:rPr>
        <w:t xml:space="preserve"> and </w:t>
      </w:r>
      <w:r w:rsidR="003E3574">
        <w:rPr>
          <w:lang w:val="en-US"/>
        </w:rPr>
        <w:t>S</w:t>
      </w:r>
      <w:r w:rsidR="00A02B58">
        <w:rPr>
          <w:lang w:val="en-US"/>
        </w:rPr>
        <w:t>4</w:t>
      </w:r>
      <w:r w:rsidR="00303A77">
        <w:rPr>
          <w:lang w:val="en-US"/>
        </w:rPr>
        <w:t xml:space="preserve"> show the images of the tested specimens observing</w:t>
      </w:r>
      <w:r w:rsidR="009F0C06">
        <w:rPr>
          <w:lang w:val="en-US"/>
        </w:rPr>
        <w:t xml:space="preserve"> the same</w:t>
      </w:r>
      <w:r w:rsidR="00303A77">
        <w:rPr>
          <w:lang w:val="en-US"/>
        </w:rPr>
        <w:t xml:space="preserve"> type of fracture as in the first two phases</w:t>
      </w:r>
      <w:r w:rsidR="009F0C06">
        <w:rPr>
          <w:lang w:val="en-US"/>
        </w:rPr>
        <w:t>.</w:t>
      </w:r>
    </w:p>
    <w:p w14:paraId="20889CFB" w14:textId="4017A39C" w:rsidR="00B64C0E" w:rsidRPr="007777AE" w:rsidRDefault="009F0C06" w:rsidP="00A12A6E">
      <w:pPr>
        <w:pStyle w:val="cuerpo-tfg"/>
        <w:spacing w:line="480" w:lineRule="auto"/>
        <w:rPr>
          <w:lang w:val="en-US"/>
        </w:rPr>
      </w:pPr>
      <w:r>
        <w:rPr>
          <w:lang w:val="en-US"/>
        </w:rPr>
        <w:t>It is interesting to evaluate the reduction</w:t>
      </w:r>
      <w:r w:rsidR="007769D3">
        <w:rPr>
          <w:lang w:val="en-US"/>
        </w:rPr>
        <w:t xml:space="preserve"> in the maximum load</w:t>
      </w:r>
      <w:r>
        <w:rPr>
          <w:lang w:val="en-US"/>
        </w:rPr>
        <w:t xml:space="preserve"> depending on the type of material and </w:t>
      </w:r>
      <w:r w:rsidR="00083B21">
        <w:rPr>
          <w:lang w:val="en-US"/>
        </w:rPr>
        <w:t>orientation</w:t>
      </w:r>
      <w:r>
        <w:rPr>
          <w:lang w:val="en-US"/>
        </w:rPr>
        <w:t xml:space="preserve"> in which the specimens were printed. Thus, in Table </w:t>
      </w:r>
      <w:r w:rsidR="003E3574">
        <w:rPr>
          <w:lang w:val="en-US"/>
        </w:rPr>
        <w:t>S5</w:t>
      </w:r>
      <w:r>
        <w:rPr>
          <w:lang w:val="en-US"/>
        </w:rPr>
        <w:t xml:space="preserve">, the mean values for the five specimens at each </w:t>
      </w:r>
      <w:r w:rsidR="00083B21">
        <w:rPr>
          <w:lang w:val="en-US"/>
        </w:rPr>
        <w:t>orientation</w:t>
      </w:r>
      <w:r>
        <w:rPr>
          <w:lang w:val="en-US"/>
        </w:rPr>
        <w:t xml:space="preserve"> are shown and </w:t>
      </w:r>
      <w:r w:rsidR="007769D3">
        <w:rPr>
          <w:lang w:val="en-US"/>
        </w:rPr>
        <w:t xml:space="preserve">the </w:t>
      </w:r>
      <w:r>
        <w:rPr>
          <w:lang w:val="en-US"/>
        </w:rPr>
        <w:t>maximum load reduction between the two materials is calculated.</w:t>
      </w:r>
      <w:r w:rsidR="00A02B58">
        <w:rPr>
          <w:lang w:val="en-US"/>
        </w:rPr>
        <w:t xml:space="preserve"> </w:t>
      </w:r>
      <w:r w:rsidR="000833B7">
        <w:rPr>
          <w:lang w:val="en-US"/>
        </w:rPr>
        <w:t xml:space="preserve">Based on Table </w:t>
      </w:r>
      <w:r w:rsidR="003E3574">
        <w:rPr>
          <w:lang w:val="en-US"/>
        </w:rPr>
        <w:t>S5</w:t>
      </w:r>
      <w:r w:rsidR="000833B7">
        <w:rPr>
          <w:lang w:val="en-US"/>
        </w:rPr>
        <w:t xml:space="preserve">, </w:t>
      </w:r>
      <w:r w:rsidR="000833B7">
        <w:rPr>
          <w:lang w:val="en-US"/>
        </w:rPr>
        <w:lastRenderedPageBreak/>
        <w:t xml:space="preserve">it is clear that the horizontal </w:t>
      </w:r>
      <w:r w:rsidR="007769D3">
        <w:rPr>
          <w:lang w:val="en-US"/>
        </w:rPr>
        <w:t xml:space="preserve">orientation </w:t>
      </w:r>
      <w:r w:rsidR="000833B7">
        <w:rPr>
          <w:lang w:val="en-US"/>
        </w:rPr>
        <w:t xml:space="preserve">is the </w:t>
      </w:r>
      <w:r w:rsidR="00083B21">
        <w:rPr>
          <w:lang w:val="en-US"/>
        </w:rPr>
        <w:t>o</w:t>
      </w:r>
      <w:r w:rsidR="007769D3">
        <w:rPr>
          <w:lang w:val="en-US"/>
        </w:rPr>
        <w:t>ne</w:t>
      </w:r>
      <w:r w:rsidR="000833B7">
        <w:rPr>
          <w:lang w:val="en-US"/>
        </w:rPr>
        <w:t xml:space="preserve"> that provided the higher mechanical resistance, followed by the edgewise </w:t>
      </w:r>
      <w:r w:rsidR="00083B21">
        <w:rPr>
          <w:lang w:val="en-US"/>
        </w:rPr>
        <w:t>orientation</w:t>
      </w:r>
      <w:r w:rsidR="000833B7">
        <w:rPr>
          <w:lang w:val="en-US"/>
        </w:rPr>
        <w:t xml:space="preserve">. </w:t>
      </w:r>
      <w:r w:rsidR="007769D3">
        <w:rPr>
          <w:lang w:val="en-US"/>
        </w:rPr>
        <w:t xml:space="preserve">The </w:t>
      </w:r>
      <w:r w:rsidR="000833B7">
        <w:rPr>
          <w:lang w:val="en-US"/>
        </w:rPr>
        <w:t xml:space="preserve">vertical </w:t>
      </w:r>
      <w:r w:rsidR="00083B21">
        <w:rPr>
          <w:lang w:val="en-US"/>
        </w:rPr>
        <w:t>orientation</w:t>
      </w:r>
      <w:r w:rsidR="000833B7">
        <w:rPr>
          <w:lang w:val="en-US"/>
        </w:rPr>
        <w:t xml:space="preserve"> provided the worse results due to the </w:t>
      </w:r>
      <w:r w:rsidR="00303A77">
        <w:rPr>
          <w:lang w:val="en-US"/>
        </w:rPr>
        <w:t xml:space="preserve">deposition of the </w:t>
      </w:r>
      <w:r w:rsidR="000833B7">
        <w:rPr>
          <w:lang w:val="en-US"/>
        </w:rPr>
        <w:t xml:space="preserve">layers </w:t>
      </w:r>
      <w:r w:rsidR="00303A77">
        <w:rPr>
          <w:lang w:val="en-US"/>
        </w:rPr>
        <w:t>was</w:t>
      </w:r>
      <w:r w:rsidR="000833B7">
        <w:rPr>
          <w:lang w:val="en-US"/>
        </w:rPr>
        <w:t xml:space="preserve"> perpendicular </w:t>
      </w:r>
      <w:r w:rsidR="00303A77">
        <w:rPr>
          <w:lang w:val="en-US"/>
        </w:rPr>
        <w:t xml:space="preserve">to the </w:t>
      </w:r>
      <w:r w:rsidR="000833B7">
        <w:rPr>
          <w:lang w:val="en-US"/>
        </w:rPr>
        <w:t xml:space="preserve">tensile </w:t>
      </w:r>
      <w:r w:rsidR="007769D3">
        <w:rPr>
          <w:lang w:val="en-US"/>
        </w:rPr>
        <w:t>direction</w:t>
      </w:r>
      <w:r w:rsidR="000833B7">
        <w:rPr>
          <w:lang w:val="en-US"/>
        </w:rPr>
        <w:t xml:space="preserve">. </w:t>
      </w:r>
      <w:r w:rsidR="00435763">
        <w:rPr>
          <w:lang w:val="en-US"/>
        </w:rPr>
        <w:t>These results are in good agreement wit</w:t>
      </w:r>
      <w:r w:rsidR="00303A77">
        <w:rPr>
          <w:lang w:val="en-US"/>
        </w:rPr>
        <w:t xml:space="preserve">h those by Corapi </w:t>
      </w:r>
      <w:r w:rsidR="002A6567" w:rsidRPr="002A6567">
        <w:rPr>
          <w:i/>
          <w:lang w:val="en-US"/>
        </w:rPr>
        <w:t>et al.</w:t>
      </w:r>
      <w:r w:rsidR="00303A77">
        <w:rPr>
          <w:lang w:val="en-US"/>
        </w:rPr>
        <w:t xml:space="preserve"> (2019) and </w:t>
      </w:r>
      <w:r w:rsidR="00435763">
        <w:rPr>
          <w:lang w:val="en-US"/>
        </w:rPr>
        <w:t xml:space="preserve">Wang </w:t>
      </w:r>
      <w:r w:rsidR="002A6567" w:rsidRPr="002A6567">
        <w:rPr>
          <w:i/>
          <w:lang w:val="en-US"/>
        </w:rPr>
        <w:t>et al.</w:t>
      </w:r>
      <w:r w:rsidR="00435763">
        <w:rPr>
          <w:lang w:val="en-US"/>
        </w:rPr>
        <w:t xml:space="preserve"> (2020). </w:t>
      </w:r>
      <w:r w:rsidR="001A72B9" w:rsidRPr="007777AE">
        <w:rPr>
          <w:lang w:val="en-US"/>
        </w:rPr>
        <w:t xml:space="preserve">For </w:t>
      </w:r>
      <w:r w:rsidR="00EC201D">
        <w:rPr>
          <w:lang w:val="en-US"/>
        </w:rPr>
        <w:t xml:space="preserve">the </w:t>
      </w:r>
      <w:r w:rsidR="001A72B9" w:rsidRPr="007777AE">
        <w:rPr>
          <w:lang w:val="en-US"/>
        </w:rPr>
        <w:t>recycled material</w:t>
      </w:r>
      <w:r w:rsidR="00EC201D">
        <w:rPr>
          <w:lang w:val="en-US"/>
        </w:rPr>
        <w:t>, there is a slight decrease in the maximum load attained from 3 to 13</w:t>
      </w:r>
      <w:r w:rsidR="00174775">
        <w:rPr>
          <w:lang w:val="en-US"/>
        </w:rPr>
        <w:t xml:space="preserve"> </w:t>
      </w:r>
      <w:r w:rsidR="00EC201D">
        <w:rPr>
          <w:lang w:val="en-US"/>
        </w:rPr>
        <w:t>%</w:t>
      </w:r>
      <w:r w:rsidR="002A6567">
        <w:rPr>
          <w:lang w:val="en-US"/>
        </w:rPr>
        <w:t xml:space="preserve"> depending on the orientation</w:t>
      </w:r>
      <w:r w:rsidR="001A72B9" w:rsidRPr="007777AE">
        <w:rPr>
          <w:lang w:val="en-US"/>
        </w:rPr>
        <w:t xml:space="preserve">. </w:t>
      </w:r>
      <w:r w:rsidR="00EC201D">
        <w:rPr>
          <w:lang w:val="en-US"/>
        </w:rPr>
        <w:t>Particularly, t</w:t>
      </w:r>
      <w:r w:rsidR="00B64C0E" w:rsidRPr="007777AE">
        <w:rPr>
          <w:lang w:val="en-US"/>
        </w:rPr>
        <w:t xml:space="preserve">he biggest reduction of the load happens in the vertical </w:t>
      </w:r>
      <w:r w:rsidR="00083B21">
        <w:rPr>
          <w:lang w:val="en-US"/>
        </w:rPr>
        <w:t>orientation</w:t>
      </w:r>
      <w:r w:rsidR="00B64C0E" w:rsidRPr="007777AE">
        <w:rPr>
          <w:lang w:val="en-US"/>
        </w:rPr>
        <w:t xml:space="preserve"> with a 12.97</w:t>
      </w:r>
      <w:r w:rsidR="00174775">
        <w:rPr>
          <w:lang w:val="en-US"/>
        </w:rPr>
        <w:t xml:space="preserve"> </w:t>
      </w:r>
      <w:r w:rsidR="00B64C0E" w:rsidRPr="007777AE">
        <w:rPr>
          <w:lang w:val="en-US"/>
        </w:rPr>
        <w:t xml:space="preserve">%. </w:t>
      </w:r>
      <w:r w:rsidR="00EC201D">
        <w:rPr>
          <w:lang w:val="en-US"/>
        </w:rPr>
        <w:t xml:space="preserve">However, the other two </w:t>
      </w:r>
      <w:r w:rsidR="00083B21">
        <w:rPr>
          <w:lang w:val="en-US"/>
        </w:rPr>
        <w:t>orientation</w:t>
      </w:r>
      <w:r w:rsidR="00EC201D">
        <w:rPr>
          <w:lang w:val="en-US"/>
        </w:rPr>
        <w:t>s are more adequate for substituting the virgin material for the recycled material with a limited reduction in mechanical resistance</w:t>
      </w:r>
      <w:r w:rsidR="002A6567">
        <w:rPr>
          <w:lang w:val="en-US"/>
        </w:rPr>
        <w:t xml:space="preserve"> (3 to 8 %)</w:t>
      </w:r>
      <w:r w:rsidR="00EC201D">
        <w:rPr>
          <w:lang w:val="en-US"/>
        </w:rPr>
        <w:t>.</w:t>
      </w:r>
    </w:p>
    <w:p w14:paraId="6CE717B1" w14:textId="7D4F2DBF" w:rsidR="00B4017D" w:rsidRDefault="007777AE" w:rsidP="00A12A6E">
      <w:pPr>
        <w:pStyle w:val="cuerpo-tfg"/>
        <w:spacing w:line="480" w:lineRule="auto"/>
        <w:ind w:firstLine="0"/>
        <w:rPr>
          <w:lang w:val="en-US"/>
        </w:rPr>
      </w:pPr>
      <w:r>
        <w:rPr>
          <w:lang w:val="en-US"/>
        </w:rPr>
        <w:t>5.</w:t>
      </w:r>
      <w:r w:rsidR="0064717B" w:rsidRPr="007777AE">
        <w:rPr>
          <w:lang w:val="en-US"/>
        </w:rPr>
        <w:t>CONCLUSIONS</w:t>
      </w:r>
    </w:p>
    <w:p w14:paraId="2A48E70F" w14:textId="39037C32" w:rsidR="00E64BD9" w:rsidRPr="00E64BD9" w:rsidRDefault="00174775" w:rsidP="00A12A6E">
      <w:pPr>
        <w:pStyle w:val="cuerpo-tfg"/>
        <w:spacing w:line="480" w:lineRule="auto"/>
        <w:rPr>
          <w:lang w:val="en-US"/>
        </w:rPr>
      </w:pPr>
      <w:r>
        <w:rPr>
          <w:lang w:val="en-US"/>
        </w:rPr>
        <w:t xml:space="preserve">The present study includes a </w:t>
      </w:r>
      <w:r w:rsidR="00BF6B50">
        <w:rPr>
          <w:lang w:val="en-US"/>
        </w:rPr>
        <w:t xml:space="preserve">comprehensive experimental </w:t>
      </w:r>
      <w:r>
        <w:rPr>
          <w:lang w:val="en-US"/>
        </w:rPr>
        <w:t xml:space="preserve">program </w:t>
      </w:r>
      <w:r w:rsidR="00BF6B50">
        <w:rPr>
          <w:lang w:val="en-US"/>
        </w:rPr>
        <w:t xml:space="preserve">to analyze the FDM process, based on mechanical resistance, by using virgin PLA and recycled PLA. </w:t>
      </w:r>
      <w:r w:rsidR="00184AA6">
        <w:rPr>
          <w:lang w:val="en-US"/>
        </w:rPr>
        <w:t>The paper aims at improving the sustainability of 3D printing process</w:t>
      </w:r>
      <w:r w:rsidR="002A6567">
        <w:rPr>
          <w:lang w:val="en-US"/>
        </w:rPr>
        <w:t>, assessing the technical feasibility of the substitution</w:t>
      </w:r>
      <w:r w:rsidR="00184AA6">
        <w:rPr>
          <w:lang w:val="en-US"/>
        </w:rPr>
        <w:t>.</w:t>
      </w:r>
      <w:r>
        <w:rPr>
          <w:lang w:val="en-US"/>
        </w:rPr>
        <w:t xml:space="preserve"> T</w:t>
      </w:r>
      <w:r w:rsidR="00BF6B50">
        <w:rPr>
          <w:lang w:val="en-US"/>
        </w:rPr>
        <w:t>he main conclusions of the study are the following:</w:t>
      </w:r>
    </w:p>
    <w:p w14:paraId="7AB80029" w14:textId="1B9BD527" w:rsidR="00BF6B50" w:rsidRDefault="00BF6B50" w:rsidP="00A12A6E">
      <w:pPr>
        <w:pStyle w:val="cuerpo-tfg"/>
        <w:spacing w:line="480" w:lineRule="auto"/>
        <w:rPr>
          <w:lang w:val="en-US"/>
        </w:rPr>
      </w:pPr>
      <w:r>
        <w:rPr>
          <w:lang w:val="en-US"/>
        </w:rPr>
        <w:t xml:space="preserve">The printing conditions determined in a great manner the mechanical resistance of the specimens. Specifically, </w:t>
      </w:r>
      <w:r w:rsidR="00184AA6">
        <w:rPr>
          <w:lang w:val="en-US"/>
        </w:rPr>
        <w:t xml:space="preserve">the most influential </w:t>
      </w:r>
      <w:r w:rsidR="00184AA6" w:rsidRPr="00E64BD9">
        <w:rPr>
          <w:lang w:val="en-US"/>
        </w:rPr>
        <w:t>fac</w:t>
      </w:r>
      <w:r w:rsidR="00184AA6">
        <w:rPr>
          <w:lang w:val="en-US"/>
        </w:rPr>
        <w:t>tor o</w:t>
      </w:r>
      <w:r w:rsidR="00184AA6" w:rsidRPr="00E64BD9">
        <w:rPr>
          <w:lang w:val="en-US"/>
        </w:rPr>
        <w:t xml:space="preserve">n </w:t>
      </w:r>
      <w:r w:rsidR="00184AA6">
        <w:rPr>
          <w:lang w:val="en-US"/>
        </w:rPr>
        <w:t xml:space="preserve">the </w:t>
      </w:r>
      <w:r w:rsidR="00184AA6" w:rsidRPr="00E64BD9">
        <w:rPr>
          <w:lang w:val="en-US"/>
        </w:rPr>
        <w:t xml:space="preserve">maximum load </w:t>
      </w:r>
      <w:r w:rsidR="00184AA6">
        <w:rPr>
          <w:lang w:val="en-US"/>
        </w:rPr>
        <w:t>for both</w:t>
      </w:r>
      <w:r w:rsidR="00184AA6" w:rsidRPr="00E64BD9">
        <w:rPr>
          <w:lang w:val="en-US"/>
        </w:rPr>
        <w:t xml:space="preserve"> virgin </w:t>
      </w:r>
      <w:r w:rsidR="00184AA6">
        <w:rPr>
          <w:lang w:val="en-US"/>
        </w:rPr>
        <w:t xml:space="preserve">and </w:t>
      </w:r>
      <w:r w:rsidR="00184AA6" w:rsidRPr="00E64BD9">
        <w:rPr>
          <w:lang w:val="en-US"/>
        </w:rPr>
        <w:t>recycled PLA</w:t>
      </w:r>
      <w:r w:rsidR="00184AA6">
        <w:rPr>
          <w:lang w:val="en-US"/>
        </w:rPr>
        <w:t xml:space="preserve"> was the i</w:t>
      </w:r>
      <w:r>
        <w:rPr>
          <w:lang w:val="en-US"/>
        </w:rPr>
        <w:t>n</w:t>
      </w:r>
      <w:r w:rsidR="00E64BD9" w:rsidRPr="00E64BD9">
        <w:rPr>
          <w:lang w:val="en-US"/>
        </w:rPr>
        <w:t>fill density</w:t>
      </w:r>
      <w:r w:rsidR="00EC626E">
        <w:rPr>
          <w:lang w:val="en-US"/>
        </w:rPr>
        <w:t>. In addition</w:t>
      </w:r>
      <w:r w:rsidR="00E64BD9" w:rsidRPr="00E64BD9">
        <w:rPr>
          <w:lang w:val="en-US"/>
        </w:rPr>
        <w:t xml:space="preserve">, </w:t>
      </w:r>
      <w:r w:rsidR="00EC626E">
        <w:rPr>
          <w:lang w:val="en-US"/>
        </w:rPr>
        <w:t>non-statistically significant</w:t>
      </w:r>
      <w:r w:rsidR="00EC626E" w:rsidRPr="00E64BD9">
        <w:rPr>
          <w:lang w:val="en-US"/>
        </w:rPr>
        <w:t xml:space="preserve"> </w:t>
      </w:r>
      <w:r w:rsidR="00EC626E">
        <w:rPr>
          <w:lang w:val="en-US"/>
        </w:rPr>
        <w:t xml:space="preserve">factors were the </w:t>
      </w:r>
      <w:r w:rsidR="00E64BD9" w:rsidRPr="00E64BD9">
        <w:rPr>
          <w:lang w:val="en-US"/>
        </w:rPr>
        <w:t xml:space="preserve">layer height, </w:t>
      </w:r>
      <w:r>
        <w:rPr>
          <w:lang w:val="en-US"/>
        </w:rPr>
        <w:t>in</w:t>
      </w:r>
      <w:r w:rsidR="00E64BD9" w:rsidRPr="00E64BD9">
        <w:rPr>
          <w:lang w:val="en-US"/>
        </w:rPr>
        <w:t>fill pattern and print</w:t>
      </w:r>
      <w:r>
        <w:rPr>
          <w:lang w:val="en-US"/>
        </w:rPr>
        <w:t>ing</w:t>
      </w:r>
      <w:r w:rsidR="00EC626E">
        <w:rPr>
          <w:lang w:val="en-US"/>
        </w:rPr>
        <w:t xml:space="preserve"> speed</w:t>
      </w:r>
      <w:r>
        <w:rPr>
          <w:lang w:val="en-US"/>
        </w:rPr>
        <w:t>.</w:t>
      </w:r>
    </w:p>
    <w:p w14:paraId="0EA8C328" w14:textId="1869C153" w:rsidR="00D03DE4" w:rsidRDefault="00EC626E" w:rsidP="00A12A6E">
      <w:pPr>
        <w:pStyle w:val="cuerpo-tfg"/>
        <w:spacing w:line="480" w:lineRule="auto"/>
        <w:rPr>
          <w:lang w:val="en-US"/>
        </w:rPr>
      </w:pPr>
      <w:r>
        <w:rPr>
          <w:lang w:val="en-US"/>
        </w:rPr>
        <w:t xml:space="preserve">The </w:t>
      </w:r>
      <w:r w:rsidR="00BF6B50">
        <w:rPr>
          <w:lang w:val="en-US"/>
        </w:rPr>
        <w:t>fra</w:t>
      </w:r>
      <w:r w:rsidR="008C6D98">
        <w:rPr>
          <w:lang w:val="en-US"/>
        </w:rPr>
        <w:t>cture for the virgin material</w:t>
      </w:r>
      <w:r w:rsidR="00BF6B50">
        <w:rPr>
          <w:lang w:val="en-US"/>
        </w:rPr>
        <w:t xml:space="preserve"> </w:t>
      </w:r>
      <w:r w:rsidR="00D03DE4">
        <w:rPr>
          <w:lang w:val="en-US"/>
        </w:rPr>
        <w:t>correspond</w:t>
      </w:r>
      <w:r>
        <w:rPr>
          <w:lang w:val="en-US"/>
        </w:rPr>
        <w:t>ed</w:t>
      </w:r>
      <w:r w:rsidR="00D03DE4">
        <w:rPr>
          <w:lang w:val="en-US"/>
        </w:rPr>
        <w:t xml:space="preserve"> to that of a fragile material, while the fracture of the recycled material showed a more ductile behavior.</w:t>
      </w:r>
    </w:p>
    <w:p w14:paraId="737B0257" w14:textId="31B1915D" w:rsidR="00D03DE4" w:rsidRDefault="00D03DE4" w:rsidP="00A12A6E">
      <w:pPr>
        <w:pStyle w:val="cuerpo-tfg"/>
        <w:spacing w:line="480" w:lineRule="auto"/>
        <w:rPr>
          <w:lang w:val="en-US"/>
        </w:rPr>
      </w:pPr>
      <w:r>
        <w:rPr>
          <w:lang w:val="en-US"/>
        </w:rPr>
        <w:lastRenderedPageBreak/>
        <w:t>The influence of the infill density on the maximum load allowed identifying two different regions: A, from 40 to 85</w:t>
      </w:r>
      <w:r w:rsidR="00174775">
        <w:rPr>
          <w:lang w:val="en-US"/>
        </w:rPr>
        <w:t xml:space="preserve"> </w:t>
      </w:r>
      <w:r>
        <w:rPr>
          <w:lang w:val="en-US"/>
        </w:rPr>
        <w:t>%, linear behavior with a slight slope and, B, from 85 to 100</w:t>
      </w:r>
      <w:r w:rsidR="00174775">
        <w:rPr>
          <w:lang w:val="en-US"/>
        </w:rPr>
        <w:t xml:space="preserve"> </w:t>
      </w:r>
      <w:r>
        <w:rPr>
          <w:lang w:val="en-US"/>
        </w:rPr>
        <w:t>%, the maximum load increases notably with a much higher slope</w:t>
      </w:r>
      <w:r w:rsidR="001F29DB">
        <w:rPr>
          <w:lang w:val="en-US"/>
        </w:rPr>
        <w:t>.</w:t>
      </w:r>
    </w:p>
    <w:p w14:paraId="1EA56EC4" w14:textId="7408D3CD" w:rsidR="00D03DE4" w:rsidRDefault="00D03DE4" w:rsidP="00A12A6E">
      <w:pPr>
        <w:pStyle w:val="cuerpo-tfg"/>
        <w:spacing w:line="480" w:lineRule="auto"/>
        <w:rPr>
          <w:lang w:val="en-US"/>
        </w:rPr>
      </w:pPr>
      <w:r>
        <w:rPr>
          <w:lang w:val="en-US"/>
        </w:rPr>
        <w:t xml:space="preserve">The selected </w:t>
      </w:r>
      <w:r w:rsidR="00083B21">
        <w:rPr>
          <w:lang w:val="en-US"/>
        </w:rPr>
        <w:t>orientation</w:t>
      </w:r>
      <w:r>
        <w:rPr>
          <w:lang w:val="en-US"/>
        </w:rPr>
        <w:t xml:space="preserve"> for printing the specimens is of </w:t>
      </w:r>
      <w:r w:rsidR="002A6567">
        <w:rPr>
          <w:lang w:val="en-US"/>
        </w:rPr>
        <w:t xml:space="preserve">great </w:t>
      </w:r>
      <w:r>
        <w:rPr>
          <w:lang w:val="en-US"/>
        </w:rPr>
        <w:t xml:space="preserve">importance for the maximum load because of the anisotropy. In this sense, the horizontal </w:t>
      </w:r>
      <w:r w:rsidR="00083B21">
        <w:rPr>
          <w:lang w:val="en-US"/>
        </w:rPr>
        <w:t>orientation</w:t>
      </w:r>
      <w:r>
        <w:rPr>
          <w:lang w:val="en-US"/>
        </w:rPr>
        <w:t xml:space="preserve"> allowed attaining a higher maximum load, while </w:t>
      </w:r>
      <w:r w:rsidR="002A6567">
        <w:rPr>
          <w:lang w:val="en-US"/>
        </w:rPr>
        <w:t xml:space="preserve">the </w:t>
      </w:r>
      <w:r>
        <w:rPr>
          <w:lang w:val="en-US"/>
        </w:rPr>
        <w:t xml:space="preserve">vertical </w:t>
      </w:r>
      <w:r w:rsidR="00EC626E">
        <w:rPr>
          <w:lang w:val="en-US"/>
        </w:rPr>
        <w:t>orientation</w:t>
      </w:r>
      <w:r w:rsidR="002A6567">
        <w:rPr>
          <w:lang w:val="en-US"/>
        </w:rPr>
        <w:t xml:space="preserve"> provided the lower value due to the fact that no layers were deposited in the tensile direction</w:t>
      </w:r>
      <w:r w:rsidR="00EC626E">
        <w:rPr>
          <w:lang w:val="en-US"/>
        </w:rPr>
        <w:t>.</w:t>
      </w:r>
    </w:p>
    <w:p w14:paraId="7351D728" w14:textId="330537AF" w:rsidR="00D03DE4" w:rsidRDefault="00EC626E" w:rsidP="00A12A6E">
      <w:pPr>
        <w:pStyle w:val="cuerpo-tfg"/>
        <w:spacing w:line="480" w:lineRule="auto"/>
        <w:rPr>
          <w:lang w:val="en-US"/>
        </w:rPr>
      </w:pPr>
      <w:r>
        <w:rPr>
          <w:lang w:val="en-US"/>
        </w:rPr>
        <w:t>T</w:t>
      </w:r>
      <w:r w:rsidR="00D03DE4" w:rsidRPr="00D03DE4">
        <w:rPr>
          <w:lang w:val="en-US"/>
        </w:rPr>
        <w:t xml:space="preserve">he substitution of virgin PLA for recycled PLA </w:t>
      </w:r>
      <w:r>
        <w:rPr>
          <w:lang w:val="en-US"/>
        </w:rPr>
        <w:t>is possible</w:t>
      </w:r>
      <w:r w:rsidR="00D03DE4" w:rsidRPr="00D03DE4">
        <w:rPr>
          <w:lang w:val="en-US"/>
        </w:rPr>
        <w:t xml:space="preserve"> based on the mechanical resistance</w:t>
      </w:r>
      <w:r w:rsidR="001F29DB">
        <w:rPr>
          <w:lang w:val="en-US"/>
        </w:rPr>
        <w:t xml:space="preserve"> advancing towards sustainable manufacturing</w:t>
      </w:r>
      <w:r w:rsidR="00D03DE4" w:rsidRPr="00D03DE4">
        <w:rPr>
          <w:lang w:val="en-US"/>
        </w:rPr>
        <w:t xml:space="preserve">. Despite recycled PLA offers a slightly lower mechanical resistance, when possible, by properly selecting the printing conditions (mainly, by the infill density and </w:t>
      </w:r>
      <w:r w:rsidR="00083B21">
        <w:rPr>
          <w:lang w:val="en-US"/>
        </w:rPr>
        <w:t>orientation</w:t>
      </w:r>
      <w:r w:rsidR="00D03DE4" w:rsidRPr="00D03DE4">
        <w:rPr>
          <w:lang w:val="en-US"/>
        </w:rPr>
        <w:t>) it could be approximate to that of the virgin PLA.</w:t>
      </w:r>
      <w:r w:rsidR="002A6567">
        <w:rPr>
          <w:lang w:val="en-US"/>
        </w:rPr>
        <w:t xml:space="preserve"> Particularly, </w:t>
      </w:r>
      <w:r w:rsidR="00DA05E2">
        <w:rPr>
          <w:lang w:val="en-US"/>
        </w:rPr>
        <w:t xml:space="preserve">when using edgewise and horizontal orientations it is possible to obtain maximum loads close to that of the virgin material (from 3 to 8 % lower). </w:t>
      </w:r>
    </w:p>
    <w:p w14:paraId="3EDEF6BF" w14:textId="1999D68A" w:rsidR="00D03DE4" w:rsidRDefault="00D03DE4" w:rsidP="00A12A6E">
      <w:pPr>
        <w:pStyle w:val="cuerpo-tfg"/>
        <w:spacing w:line="480" w:lineRule="auto"/>
        <w:ind w:firstLine="0"/>
        <w:rPr>
          <w:lang w:val="en-US"/>
        </w:rPr>
      </w:pPr>
      <w:r>
        <w:rPr>
          <w:lang w:val="en-US"/>
        </w:rPr>
        <w:t>6.ACKNOWLEDGMENTS</w:t>
      </w:r>
    </w:p>
    <w:p w14:paraId="14269C46" w14:textId="1A4B71B5" w:rsidR="00D03DE4" w:rsidRPr="00316A4B" w:rsidRDefault="00316A4B" w:rsidP="00A12A6E">
      <w:pPr>
        <w:autoSpaceDE w:val="0"/>
        <w:autoSpaceDN w:val="0"/>
        <w:adjustRightInd w:val="0"/>
        <w:spacing w:after="0" w:line="480" w:lineRule="auto"/>
        <w:rPr>
          <w:rFonts w:ascii="Arial" w:hAnsi="Arial" w:cs="Arial"/>
          <w:sz w:val="24"/>
          <w:szCs w:val="24"/>
          <w:lang w:val="en-US"/>
        </w:rPr>
      </w:pPr>
      <w:r w:rsidRPr="00316A4B">
        <w:rPr>
          <w:rFonts w:ascii="Arial" w:hAnsi="Arial" w:cs="Arial"/>
          <w:sz w:val="24"/>
          <w:szCs w:val="24"/>
          <w:lang w:val="en-US"/>
        </w:rPr>
        <w:t>The authors would like to thank the “Mechanical and Energy Engineering” TEP 250 research group.</w:t>
      </w:r>
    </w:p>
    <w:p w14:paraId="314FAC59" w14:textId="51B8F013" w:rsidR="00B501BF" w:rsidRPr="007777AE" w:rsidRDefault="00D03DE4" w:rsidP="00A12A6E">
      <w:pPr>
        <w:pStyle w:val="cuerpo-tfg"/>
        <w:spacing w:line="480" w:lineRule="auto"/>
        <w:ind w:firstLine="0"/>
        <w:rPr>
          <w:lang w:val="en-US"/>
        </w:rPr>
      </w:pPr>
      <w:r>
        <w:rPr>
          <w:lang w:val="en-US"/>
        </w:rPr>
        <w:t>7</w:t>
      </w:r>
      <w:r w:rsidR="007777AE" w:rsidRPr="007777AE">
        <w:rPr>
          <w:lang w:val="en-US"/>
        </w:rPr>
        <w:t>.REFERENCES</w:t>
      </w:r>
    </w:p>
    <w:p w14:paraId="225EF17D" w14:textId="77777777" w:rsidR="00D231B6" w:rsidRPr="000E4653" w:rsidRDefault="00D231B6" w:rsidP="00A12A6E">
      <w:pPr>
        <w:spacing w:line="480" w:lineRule="auto"/>
        <w:jc w:val="both"/>
        <w:rPr>
          <w:rFonts w:ascii="Arial" w:hAnsi="Arial" w:cs="Arial"/>
          <w:lang w:val="en-US"/>
        </w:rPr>
      </w:pPr>
      <w:proofErr w:type="spellStart"/>
      <w:r w:rsidRPr="000E4653">
        <w:rPr>
          <w:rFonts w:ascii="Arial" w:hAnsi="Arial" w:cs="Arial"/>
          <w:lang w:val="en-US"/>
        </w:rPr>
        <w:t>Alafaghani</w:t>
      </w:r>
      <w:proofErr w:type="spellEnd"/>
      <w:r w:rsidRPr="000E4653">
        <w:rPr>
          <w:rFonts w:ascii="Arial" w:hAnsi="Arial" w:cs="Arial"/>
          <w:lang w:val="en-US"/>
        </w:rPr>
        <w:t xml:space="preserve"> A., </w:t>
      </w:r>
      <w:proofErr w:type="spellStart"/>
      <w:r w:rsidRPr="000E4653">
        <w:rPr>
          <w:rFonts w:ascii="Arial" w:hAnsi="Arial" w:cs="Arial"/>
          <w:lang w:val="en-US"/>
        </w:rPr>
        <w:t>Qattawi</w:t>
      </w:r>
      <w:proofErr w:type="spellEnd"/>
      <w:r w:rsidRPr="000E4653">
        <w:rPr>
          <w:rFonts w:ascii="Arial" w:hAnsi="Arial" w:cs="Arial"/>
          <w:lang w:val="en-US"/>
        </w:rPr>
        <w:t xml:space="preserve"> A. (2018). Investigating the effect of fused deposition modeling processing parameters using Taguchi design of experiment method. Journal of Manufacturing Processes 36,</w:t>
      </w:r>
      <w:r w:rsidRPr="000E4653">
        <w:rPr>
          <w:rFonts w:ascii="Arial" w:hAnsi="Arial" w:cs="Arial"/>
          <w:spacing w:val="-1"/>
          <w:lang w:val="en-US"/>
        </w:rPr>
        <w:t xml:space="preserve"> </w:t>
      </w:r>
      <w:r w:rsidRPr="000E4653">
        <w:rPr>
          <w:rFonts w:ascii="Arial" w:hAnsi="Arial" w:cs="Arial"/>
          <w:lang w:val="en-US"/>
        </w:rPr>
        <w:t>165-174.</w:t>
      </w:r>
    </w:p>
    <w:p w14:paraId="0FD9E596" w14:textId="5E60F47D" w:rsidR="006C704C" w:rsidRPr="000E4653" w:rsidRDefault="006C704C" w:rsidP="00A12A6E">
      <w:pPr>
        <w:autoSpaceDE w:val="0"/>
        <w:autoSpaceDN w:val="0"/>
        <w:adjustRightInd w:val="0"/>
        <w:spacing w:after="0" w:line="480" w:lineRule="auto"/>
        <w:jc w:val="both"/>
        <w:rPr>
          <w:rFonts w:ascii="Arial" w:hAnsi="Arial" w:cs="Arial"/>
          <w:lang w:val="en-US"/>
        </w:rPr>
      </w:pPr>
      <w:proofErr w:type="spellStart"/>
      <w:r w:rsidRPr="000E4653">
        <w:rPr>
          <w:rFonts w:ascii="Arial" w:hAnsi="Arial" w:cs="Arial"/>
          <w:lang w:val="en-US"/>
        </w:rPr>
        <w:lastRenderedPageBreak/>
        <w:t>Altan</w:t>
      </w:r>
      <w:proofErr w:type="spellEnd"/>
      <w:r w:rsidRPr="000E4653">
        <w:rPr>
          <w:rFonts w:ascii="Arial" w:hAnsi="Arial" w:cs="Arial"/>
          <w:lang w:val="en-US"/>
        </w:rPr>
        <w:t xml:space="preserve"> M., </w:t>
      </w:r>
      <w:proofErr w:type="spellStart"/>
      <w:r w:rsidRPr="000E4653">
        <w:rPr>
          <w:rFonts w:ascii="Arial" w:hAnsi="Arial" w:cs="Arial"/>
          <w:lang w:val="en-US"/>
        </w:rPr>
        <w:t>Eryildiz</w:t>
      </w:r>
      <w:proofErr w:type="spellEnd"/>
      <w:r w:rsidRPr="000E4653">
        <w:rPr>
          <w:rFonts w:ascii="Arial" w:hAnsi="Arial" w:cs="Arial"/>
          <w:lang w:val="en-US"/>
        </w:rPr>
        <w:t xml:space="preserve"> M., </w:t>
      </w:r>
      <w:proofErr w:type="spellStart"/>
      <w:r w:rsidRPr="000E4653">
        <w:rPr>
          <w:rFonts w:ascii="Arial" w:hAnsi="Arial" w:cs="Arial"/>
          <w:lang w:val="en-US"/>
        </w:rPr>
        <w:t>Gumus</w:t>
      </w:r>
      <w:proofErr w:type="spellEnd"/>
      <w:r w:rsidRPr="000E4653">
        <w:rPr>
          <w:rFonts w:ascii="Arial" w:hAnsi="Arial" w:cs="Arial"/>
          <w:lang w:val="en-US"/>
        </w:rPr>
        <w:t xml:space="preserve"> B., </w:t>
      </w:r>
      <w:proofErr w:type="spellStart"/>
      <w:r w:rsidRPr="000E4653">
        <w:rPr>
          <w:rFonts w:ascii="Arial" w:hAnsi="Arial" w:cs="Arial"/>
          <w:lang w:val="en-US"/>
        </w:rPr>
        <w:t>Kahraman</w:t>
      </w:r>
      <w:proofErr w:type="spellEnd"/>
      <w:r w:rsidRPr="000E4653">
        <w:rPr>
          <w:rFonts w:ascii="Arial" w:hAnsi="Arial" w:cs="Arial"/>
          <w:lang w:val="en-US"/>
        </w:rPr>
        <w:t xml:space="preserve"> Y. (2018). </w:t>
      </w:r>
      <w:r w:rsidRPr="000E4653">
        <w:rPr>
          <w:rFonts w:ascii="Arial" w:hAnsi="Arial" w:cs="Arial"/>
          <w:iCs/>
          <w:lang w:val="en-US"/>
        </w:rPr>
        <w:t>Effects of process parameters</w:t>
      </w:r>
      <w:r w:rsidR="00250B62" w:rsidRPr="000E4653">
        <w:rPr>
          <w:rFonts w:ascii="Arial" w:hAnsi="Arial" w:cs="Arial"/>
          <w:iCs/>
          <w:lang w:val="en-US"/>
        </w:rPr>
        <w:t xml:space="preserve"> </w:t>
      </w:r>
      <w:r w:rsidRPr="000E4653">
        <w:rPr>
          <w:rFonts w:ascii="Arial" w:hAnsi="Arial" w:cs="Arial"/>
          <w:iCs/>
          <w:lang w:val="en-US"/>
        </w:rPr>
        <w:t>on the quality of PLA products fabricated by fused deposition modeling (FDM):</w:t>
      </w:r>
      <w:r w:rsidR="00250B62" w:rsidRPr="000E4653">
        <w:rPr>
          <w:rFonts w:ascii="Arial" w:hAnsi="Arial" w:cs="Arial"/>
          <w:iCs/>
          <w:lang w:val="en-US"/>
        </w:rPr>
        <w:t xml:space="preserve"> </w:t>
      </w:r>
      <w:r w:rsidRPr="000E4653">
        <w:rPr>
          <w:rFonts w:ascii="Arial" w:hAnsi="Arial" w:cs="Arial"/>
          <w:iCs/>
          <w:lang w:val="en-US"/>
        </w:rPr>
        <w:t>surface roughness and tensile strength</w:t>
      </w:r>
      <w:r w:rsidRPr="000E4653">
        <w:rPr>
          <w:rFonts w:ascii="Arial" w:hAnsi="Arial" w:cs="Arial"/>
          <w:lang w:val="en-US"/>
        </w:rPr>
        <w:t>. Materials Testing 60, 471-477.</w:t>
      </w:r>
    </w:p>
    <w:p w14:paraId="3B80CBCE" w14:textId="521F24F6" w:rsidR="004C143E" w:rsidRPr="000E4653" w:rsidRDefault="004C143E" w:rsidP="00A12A6E">
      <w:pPr>
        <w:spacing w:line="480" w:lineRule="auto"/>
        <w:jc w:val="both"/>
        <w:rPr>
          <w:rFonts w:ascii="Arial" w:hAnsi="Arial" w:cs="Arial"/>
          <w:lang w:val="en-US"/>
        </w:rPr>
      </w:pPr>
      <w:r w:rsidRPr="000E4653">
        <w:rPr>
          <w:rFonts w:ascii="Arial" w:hAnsi="Arial" w:cs="Arial"/>
          <w:lang w:val="en-US"/>
        </w:rPr>
        <w:t xml:space="preserve">Ashby M., Johnson K. (2010). Material profiles. </w:t>
      </w:r>
      <w:proofErr w:type="spellStart"/>
      <w:r w:rsidRPr="000E4653">
        <w:rPr>
          <w:rFonts w:ascii="Arial" w:hAnsi="Arial" w:cs="Arial"/>
          <w:lang w:val="en-US"/>
        </w:rPr>
        <w:t>En</w:t>
      </w:r>
      <w:proofErr w:type="spellEnd"/>
      <w:r w:rsidRPr="000E4653">
        <w:rPr>
          <w:rFonts w:ascii="Arial" w:hAnsi="Arial" w:cs="Arial"/>
          <w:lang w:val="en-US"/>
        </w:rPr>
        <w:t xml:space="preserve"> Materials and design Oxford: Butterworth-Heinemann. Second ed., </w:t>
      </w:r>
      <w:proofErr w:type="spellStart"/>
      <w:r w:rsidRPr="000E4653">
        <w:rPr>
          <w:rFonts w:ascii="Arial" w:hAnsi="Arial" w:cs="Arial"/>
          <w:lang w:val="en-US"/>
        </w:rPr>
        <w:t>págs</w:t>
      </w:r>
      <w:proofErr w:type="spellEnd"/>
      <w:r w:rsidRPr="000E4653">
        <w:rPr>
          <w:rFonts w:ascii="Arial" w:hAnsi="Arial" w:cs="Arial"/>
          <w:lang w:val="en-US"/>
        </w:rPr>
        <w:t>. 194-249.</w:t>
      </w:r>
    </w:p>
    <w:p w14:paraId="069627AA" w14:textId="179AE7E3" w:rsidR="006B5A5A" w:rsidRDefault="006B5A5A" w:rsidP="00A12A6E">
      <w:pPr>
        <w:spacing w:line="480" w:lineRule="auto"/>
        <w:jc w:val="both"/>
        <w:rPr>
          <w:rFonts w:ascii="Arial" w:hAnsi="Arial" w:cs="Arial"/>
          <w:lang w:val="en-US"/>
        </w:rPr>
      </w:pPr>
      <w:proofErr w:type="spellStart"/>
      <w:r w:rsidRPr="00A70D01">
        <w:rPr>
          <w:lang w:val="en-GB"/>
        </w:rPr>
        <w:t>Babagowda</w:t>
      </w:r>
      <w:proofErr w:type="spellEnd"/>
      <w:r w:rsidRPr="00A70D01">
        <w:rPr>
          <w:lang w:val="en-GB"/>
        </w:rPr>
        <w:t xml:space="preserve">, R.S. </w:t>
      </w:r>
      <w:proofErr w:type="spellStart"/>
      <w:r w:rsidRPr="00A70D01">
        <w:rPr>
          <w:lang w:val="en-GB"/>
        </w:rPr>
        <w:t>Kadadevara</w:t>
      </w:r>
      <w:proofErr w:type="spellEnd"/>
      <w:r w:rsidRPr="00A70D01">
        <w:rPr>
          <w:lang w:val="en-GB"/>
        </w:rPr>
        <w:t xml:space="preserve"> Math, Goutham R., Srinivas Prasad K.R. (2018) Study of effects on mechanical properties of PLA filament which is blended with recycled PLA materials, in IOP Conference Series: Materials Science and Engineering 310:1</w:t>
      </w:r>
    </w:p>
    <w:p w14:paraId="22E02AC0" w14:textId="77777777" w:rsidR="004C143E" w:rsidRPr="000E4653" w:rsidRDefault="004C143E" w:rsidP="00A12A6E">
      <w:pPr>
        <w:spacing w:line="480" w:lineRule="auto"/>
        <w:jc w:val="both"/>
        <w:rPr>
          <w:rFonts w:ascii="Arial" w:hAnsi="Arial" w:cs="Arial"/>
          <w:lang w:val="en-US"/>
        </w:rPr>
      </w:pPr>
      <w:r w:rsidRPr="000E4653">
        <w:rPr>
          <w:rFonts w:ascii="Arial" w:hAnsi="Arial" w:cs="Arial"/>
          <w:lang w:val="en-US"/>
        </w:rPr>
        <w:t xml:space="preserve">Bhatia S., </w:t>
      </w:r>
      <w:proofErr w:type="spellStart"/>
      <w:r w:rsidRPr="000E4653">
        <w:rPr>
          <w:rFonts w:ascii="Arial" w:hAnsi="Arial" w:cs="Arial"/>
          <w:lang w:val="en-US"/>
        </w:rPr>
        <w:t>Ramadurai</w:t>
      </w:r>
      <w:proofErr w:type="spellEnd"/>
      <w:r w:rsidRPr="000E4653">
        <w:rPr>
          <w:rFonts w:ascii="Arial" w:hAnsi="Arial" w:cs="Arial"/>
          <w:lang w:val="en-US"/>
        </w:rPr>
        <w:t xml:space="preserve"> K. (2017). 3D Printing and Bio-Based Materials </w:t>
      </w:r>
      <w:r w:rsidRPr="000E4653">
        <w:rPr>
          <w:rFonts w:ascii="Arial" w:hAnsi="Arial" w:cs="Arial"/>
          <w:spacing w:val="-3"/>
          <w:lang w:val="en-US"/>
        </w:rPr>
        <w:t xml:space="preserve">in </w:t>
      </w:r>
      <w:r w:rsidRPr="000E4653">
        <w:rPr>
          <w:rFonts w:ascii="Arial" w:hAnsi="Arial" w:cs="Arial"/>
          <w:lang w:val="en-US"/>
        </w:rPr>
        <w:t>Global Health Springer International Publishing AG,</w:t>
      </w:r>
      <w:r w:rsidRPr="000E4653">
        <w:rPr>
          <w:rFonts w:ascii="Arial" w:hAnsi="Arial" w:cs="Arial"/>
          <w:spacing w:val="6"/>
          <w:lang w:val="en-US"/>
        </w:rPr>
        <w:t xml:space="preserve"> </w:t>
      </w:r>
      <w:r w:rsidRPr="000E4653">
        <w:rPr>
          <w:rFonts w:ascii="Arial" w:hAnsi="Arial" w:cs="Arial"/>
          <w:lang w:val="en-US"/>
        </w:rPr>
        <w:t>Switzerland.</w:t>
      </w:r>
    </w:p>
    <w:p w14:paraId="61762387" w14:textId="2FDF03E0" w:rsidR="004C143E" w:rsidRPr="000E4653" w:rsidRDefault="004C143E" w:rsidP="00A12A6E">
      <w:pPr>
        <w:spacing w:line="480" w:lineRule="auto"/>
        <w:jc w:val="both"/>
        <w:rPr>
          <w:rFonts w:ascii="Arial" w:hAnsi="Arial" w:cs="Arial"/>
          <w:lang w:val="en-US"/>
        </w:rPr>
      </w:pPr>
      <w:proofErr w:type="spellStart"/>
      <w:r w:rsidRPr="000E4653">
        <w:rPr>
          <w:rFonts w:ascii="Arial" w:hAnsi="Arial" w:cs="Arial"/>
          <w:lang w:val="en-US"/>
        </w:rPr>
        <w:t>Bourell</w:t>
      </w:r>
      <w:proofErr w:type="spellEnd"/>
      <w:r w:rsidRPr="000E4653">
        <w:rPr>
          <w:rFonts w:ascii="Arial" w:hAnsi="Arial" w:cs="Arial"/>
          <w:lang w:val="en-US"/>
        </w:rPr>
        <w:t xml:space="preserve"> D., </w:t>
      </w:r>
      <w:proofErr w:type="spellStart"/>
      <w:r w:rsidRPr="000E4653">
        <w:rPr>
          <w:rFonts w:ascii="Arial" w:hAnsi="Arial" w:cs="Arial"/>
          <w:lang w:val="en-US"/>
        </w:rPr>
        <w:t>Kruth</w:t>
      </w:r>
      <w:proofErr w:type="spellEnd"/>
      <w:r w:rsidRPr="000E4653">
        <w:rPr>
          <w:rFonts w:ascii="Arial" w:hAnsi="Arial" w:cs="Arial"/>
          <w:lang w:val="en-US"/>
        </w:rPr>
        <w:t xml:space="preserve"> J. P., Leu M., Levy G., Rosen D., </w:t>
      </w:r>
      <w:proofErr w:type="spellStart"/>
      <w:r w:rsidRPr="000E4653">
        <w:rPr>
          <w:rFonts w:ascii="Arial" w:hAnsi="Arial" w:cs="Arial"/>
          <w:lang w:val="en-US"/>
        </w:rPr>
        <w:t>Beese</w:t>
      </w:r>
      <w:proofErr w:type="spellEnd"/>
      <w:r w:rsidRPr="000E4653">
        <w:rPr>
          <w:rFonts w:ascii="Arial" w:hAnsi="Arial" w:cs="Arial"/>
          <w:lang w:val="en-US"/>
        </w:rPr>
        <w:t xml:space="preserve"> A. M., Clare A. (2017). Materials for </w:t>
      </w:r>
      <w:r w:rsidR="00172776">
        <w:rPr>
          <w:rFonts w:ascii="Arial" w:hAnsi="Arial" w:cs="Arial"/>
          <w:lang w:val="en-US"/>
        </w:rPr>
        <w:t>3D printing</w:t>
      </w:r>
      <w:r w:rsidRPr="000E4653">
        <w:rPr>
          <w:rFonts w:ascii="Arial" w:hAnsi="Arial" w:cs="Arial"/>
          <w:lang w:val="en-US"/>
        </w:rPr>
        <w:t>. CIRP Annals – Manufacturing Technology 66, 659–681.</w:t>
      </w:r>
    </w:p>
    <w:p w14:paraId="25FCF67B" w14:textId="532AB76F" w:rsidR="004C143E" w:rsidRPr="000E4653" w:rsidRDefault="004C143E" w:rsidP="00A12A6E">
      <w:pPr>
        <w:spacing w:line="480" w:lineRule="auto"/>
        <w:jc w:val="both"/>
        <w:rPr>
          <w:lang w:val="en-US"/>
        </w:rPr>
      </w:pPr>
      <w:r w:rsidRPr="000E4653">
        <w:rPr>
          <w:lang w:val="en-US"/>
        </w:rPr>
        <w:t xml:space="preserve">Chacon J., </w:t>
      </w:r>
      <w:proofErr w:type="spellStart"/>
      <w:r w:rsidRPr="000E4653">
        <w:rPr>
          <w:lang w:val="en-US"/>
        </w:rPr>
        <w:t>Caminero</w:t>
      </w:r>
      <w:proofErr w:type="spellEnd"/>
      <w:r w:rsidRPr="000E4653">
        <w:rPr>
          <w:lang w:val="en-US"/>
        </w:rPr>
        <w:t xml:space="preserve"> M., </w:t>
      </w:r>
      <w:proofErr w:type="spellStart"/>
      <w:r w:rsidRPr="000E4653">
        <w:rPr>
          <w:lang w:val="en-US"/>
        </w:rPr>
        <w:t>Garcıa</w:t>
      </w:r>
      <w:proofErr w:type="spellEnd"/>
      <w:r w:rsidRPr="000E4653">
        <w:rPr>
          <w:lang w:val="en-US"/>
        </w:rPr>
        <w:t xml:space="preserve">-Plaza E., Nunez P. (2017). </w:t>
      </w:r>
      <w:r w:rsidR="00172776">
        <w:rPr>
          <w:lang w:val="en-US"/>
        </w:rPr>
        <w:t>3D printing</w:t>
      </w:r>
      <w:r w:rsidRPr="000E4653">
        <w:rPr>
          <w:lang w:val="en-US"/>
        </w:rPr>
        <w:t xml:space="preserve"> of PLA structures using fused deposition modelling: effect of process parameters on mechanical properties and their optimal selection. Materials &amp; Design 124,</w:t>
      </w:r>
      <w:r w:rsidRPr="000E4653">
        <w:rPr>
          <w:spacing w:val="-21"/>
          <w:lang w:val="en-US"/>
        </w:rPr>
        <w:t xml:space="preserve"> </w:t>
      </w:r>
      <w:r w:rsidRPr="000E4653">
        <w:rPr>
          <w:lang w:val="en-US"/>
        </w:rPr>
        <w:t>143–157.</w:t>
      </w:r>
    </w:p>
    <w:p w14:paraId="7F1DDA60" w14:textId="4542610B" w:rsidR="004C143E" w:rsidRPr="000E4653" w:rsidRDefault="004C143E" w:rsidP="00A12A6E">
      <w:pPr>
        <w:spacing w:line="480" w:lineRule="auto"/>
        <w:jc w:val="both"/>
        <w:rPr>
          <w:lang w:val="en-US"/>
        </w:rPr>
      </w:pPr>
      <w:r w:rsidRPr="000E4653">
        <w:rPr>
          <w:lang w:val="en-US"/>
        </w:rPr>
        <w:t xml:space="preserve">Chua C., Wong C., Yeong W. (2017). Standards, Quality Control, and Measurement Sciences in 3D Printing and </w:t>
      </w:r>
      <w:r w:rsidR="00172776">
        <w:rPr>
          <w:lang w:val="en-US"/>
        </w:rPr>
        <w:t>3D printing</w:t>
      </w:r>
      <w:r w:rsidRPr="000E4653">
        <w:rPr>
          <w:lang w:val="en-US"/>
        </w:rPr>
        <w:t xml:space="preserve">. Chapter One-Introduction to 3D Printing or </w:t>
      </w:r>
      <w:r w:rsidR="00172776">
        <w:rPr>
          <w:lang w:val="en-US"/>
        </w:rPr>
        <w:t>3D printing</w:t>
      </w:r>
      <w:r w:rsidRPr="000E4653">
        <w:rPr>
          <w:lang w:val="en-US"/>
        </w:rPr>
        <w:t>. Pages 1-29.</w:t>
      </w:r>
    </w:p>
    <w:p w14:paraId="205CC87F" w14:textId="7E9F035C" w:rsidR="00EC15B1" w:rsidRPr="000E4653" w:rsidRDefault="00EC15B1" w:rsidP="00A12A6E">
      <w:pPr>
        <w:spacing w:line="480" w:lineRule="auto"/>
        <w:jc w:val="both"/>
        <w:rPr>
          <w:lang w:val="en-US"/>
        </w:rPr>
      </w:pPr>
      <w:r w:rsidRPr="000E4653">
        <w:rPr>
          <w:lang w:val="en-US"/>
        </w:rPr>
        <w:t>Columbus L. (2017). The-state-of-3d-printing. Forbes.com, website, last visit 18/06/2019.</w:t>
      </w:r>
    </w:p>
    <w:p w14:paraId="42E6C156" w14:textId="42DF1540" w:rsidR="0047381C" w:rsidRPr="000E4653" w:rsidRDefault="0047381C" w:rsidP="00A12A6E">
      <w:pPr>
        <w:spacing w:line="480" w:lineRule="auto"/>
        <w:jc w:val="both"/>
        <w:rPr>
          <w:lang w:val="en-US"/>
        </w:rPr>
      </w:pPr>
      <w:r w:rsidRPr="000E4653">
        <w:rPr>
          <w:lang w:val="en-US"/>
        </w:rPr>
        <w:t xml:space="preserve">Corapi, D., </w:t>
      </w:r>
      <w:proofErr w:type="spellStart"/>
      <w:r w:rsidRPr="000E4653">
        <w:rPr>
          <w:lang w:val="en-US"/>
        </w:rPr>
        <w:t>Morettini</w:t>
      </w:r>
      <w:proofErr w:type="spellEnd"/>
      <w:r w:rsidRPr="000E4653">
        <w:rPr>
          <w:lang w:val="en-US"/>
        </w:rPr>
        <w:t xml:space="preserve">, G., </w:t>
      </w:r>
      <w:proofErr w:type="spellStart"/>
      <w:r w:rsidRPr="000E4653">
        <w:rPr>
          <w:lang w:val="en-US"/>
        </w:rPr>
        <w:t>Pascoletti</w:t>
      </w:r>
      <w:proofErr w:type="spellEnd"/>
      <w:r w:rsidRPr="000E4653">
        <w:rPr>
          <w:lang w:val="en-US"/>
        </w:rPr>
        <w:t xml:space="preserve">, G., </w:t>
      </w:r>
      <w:proofErr w:type="spellStart"/>
      <w:r w:rsidRPr="000E4653">
        <w:rPr>
          <w:lang w:val="en-US"/>
        </w:rPr>
        <w:t>Zitelli</w:t>
      </w:r>
      <w:proofErr w:type="spellEnd"/>
      <w:r w:rsidRPr="000E4653">
        <w:rPr>
          <w:lang w:val="en-US"/>
        </w:rPr>
        <w:t>, C. Characterization of a Polylactic Acid (PLA) produced by fused deposition modeling (FDM) technology. Procedia Structural Integrity 24 (2019) 289–295</w:t>
      </w:r>
    </w:p>
    <w:p w14:paraId="05DB82C2" w14:textId="76957006" w:rsidR="00D231B6" w:rsidRPr="000E4653" w:rsidRDefault="004A0C30" w:rsidP="00A12A6E">
      <w:pPr>
        <w:spacing w:line="480" w:lineRule="auto"/>
        <w:jc w:val="both"/>
        <w:rPr>
          <w:lang w:val="en-US"/>
        </w:rPr>
      </w:pPr>
      <w:r w:rsidRPr="000E4653">
        <w:rPr>
          <w:lang w:val="en-US"/>
        </w:rPr>
        <w:t xml:space="preserve">Filament2print (2020). Webpage: </w:t>
      </w:r>
      <w:hyperlink r:id="rId21" w:history="1">
        <w:r w:rsidRPr="000E4653">
          <w:rPr>
            <w:rStyle w:val="Lienhypertexte"/>
            <w:lang w:val="en-US"/>
          </w:rPr>
          <w:t>https://filament2print.com/</w:t>
        </w:r>
      </w:hyperlink>
      <w:r w:rsidRPr="000E4653">
        <w:rPr>
          <w:lang w:val="en-US"/>
        </w:rPr>
        <w:t xml:space="preserve"> Last time accessed 18/03/2020</w:t>
      </w:r>
      <w:r w:rsidR="00D231B6" w:rsidRPr="000E4653">
        <w:rPr>
          <w:lang w:val="en-US"/>
        </w:rPr>
        <w:t>.</w:t>
      </w:r>
    </w:p>
    <w:p w14:paraId="3B7CAEC6" w14:textId="3EA72238" w:rsidR="006F3D95" w:rsidRPr="006F3D95" w:rsidRDefault="006F3D95" w:rsidP="00A12A6E">
      <w:pPr>
        <w:spacing w:line="480" w:lineRule="auto"/>
        <w:jc w:val="both"/>
        <w:rPr>
          <w:lang w:val="en-GB"/>
        </w:rPr>
      </w:pPr>
      <w:r w:rsidRPr="006F3D95">
        <w:rPr>
          <w:lang w:val="en-GB"/>
        </w:rPr>
        <w:lastRenderedPageBreak/>
        <w:t>Forbes (2019) Significant 3D Printing Forecast Surges To $35.6 Billion</w:t>
      </w:r>
      <w:r>
        <w:rPr>
          <w:lang w:val="en-GB"/>
        </w:rPr>
        <w:t xml:space="preserve">. </w:t>
      </w:r>
      <w:hyperlink r:id="rId22" w:history="1">
        <w:r w:rsidRPr="006F3D95">
          <w:rPr>
            <w:rStyle w:val="Lienhypertexte"/>
            <w:lang w:val="en-GB"/>
          </w:rPr>
          <w:t>https://www.forbes.com/sites/tjmccue/2019/03/27/wohlers-report-2019-forecasts-35-6-billion-in-3d-printing-industry-growth-by-2024/</w:t>
        </w:r>
      </w:hyperlink>
      <w:r w:rsidRPr="006F3D95">
        <w:rPr>
          <w:lang w:val="en-GB"/>
        </w:rPr>
        <w:t xml:space="preserve"> Ac</w:t>
      </w:r>
      <w:r>
        <w:rPr>
          <w:lang w:val="en-GB"/>
        </w:rPr>
        <w:t>cessed 17 October 2020</w:t>
      </w:r>
    </w:p>
    <w:p w14:paraId="74CCA07C" w14:textId="1CE2950C" w:rsidR="004A0C30" w:rsidRPr="000E4653" w:rsidRDefault="004A0C30" w:rsidP="00A12A6E">
      <w:pPr>
        <w:spacing w:line="480" w:lineRule="auto"/>
        <w:jc w:val="both"/>
        <w:rPr>
          <w:lang w:val="en-US"/>
        </w:rPr>
      </w:pPr>
      <w:r w:rsidRPr="000E4653">
        <w:rPr>
          <w:lang w:val="en-US"/>
        </w:rPr>
        <w:t>Gu, F., Hall, P., Miles, M.J. Performance evaluation for composites based on recycled polypropylene using principal component analysis and cluster analysis. J. Clean. Prod., 115 (2016), pp. 343-353</w:t>
      </w:r>
    </w:p>
    <w:p w14:paraId="398891C0" w14:textId="791B762E" w:rsidR="000E4653" w:rsidRPr="000E4653" w:rsidRDefault="000E4653" w:rsidP="00A12A6E">
      <w:pPr>
        <w:spacing w:line="480" w:lineRule="auto"/>
        <w:jc w:val="both"/>
        <w:rPr>
          <w:lang w:val="en-US"/>
        </w:rPr>
      </w:pPr>
      <w:proofErr w:type="spellStart"/>
      <w:r w:rsidRPr="000E4653">
        <w:rPr>
          <w:lang w:val="en-US"/>
        </w:rPr>
        <w:t>Jin</w:t>
      </w:r>
      <w:proofErr w:type="spellEnd"/>
      <w:r w:rsidRPr="000E4653">
        <w:rPr>
          <w:lang w:val="en-US"/>
        </w:rPr>
        <w:t>, Y, Wan, Y., Zhang, B., Liu, Z. Modeling of the chemical finishing process for polylactic acid parts infused deposition modeling and investigation of its tensile properties. Journal of Materials Processing Technology 240 (2017) 233–239</w:t>
      </w:r>
    </w:p>
    <w:p w14:paraId="071ACE82" w14:textId="7939CD5E" w:rsidR="004C143E" w:rsidRPr="000E4653" w:rsidRDefault="004C143E" w:rsidP="00A12A6E">
      <w:pPr>
        <w:spacing w:line="480" w:lineRule="auto"/>
        <w:jc w:val="both"/>
        <w:rPr>
          <w:lang w:val="en-US"/>
        </w:rPr>
      </w:pPr>
      <w:r w:rsidRPr="000E4653">
        <w:rPr>
          <w:lang w:val="en-US"/>
        </w:rPr>
        <w:t>Kumar R., Singh R. (2018). Prospect of Recycling of Plastic Product to Minimize Environmental Pollution. DOI: 10.1016/B978-0-12-803581-8.11302-5.</w:t>
      </w:r>
    </w:p>
    <w:p w14:paraId="25F1EFBA" w14:textId="77777777" w:rsidR="004C143E" w:rsidRPr="000E4653" w:rsidRDefault="004C143E" w:rsidP="00A12A6E">
      <w:pPr>
        <w:spacing w:line="480" w:lineRule="auto"/>
        <w:jc w:val="both"/>
        <w:rPr>
          <w:lang w:val="en-US"/>
        </w:rPr>
      </w:pPr>
      <w:r w:rsidRPr="000E4653">
        <w:rPr>
          <w:lang w:val="en-US"/>
        </w:rPr>
        <w:t>Kumar R., Singh R., Farina I. (2018). On the 3Dprinting of recycled ABS, PLA and HIPS thermoplastics for structural applications. PSU Research Review Vol. 2, 115- 137.</w:t>
      </w:r>
    </w:p>
    <w:p w14:paraId="2577DF71" w14:textId="37DCA9D0" w:rsidR="005C4023" w:rsidRPr="000E4653" w:rsidRDefault="005C4023" w:rsidP="00A12A6E">
      <w:pPr>
        <w:spacing w:line="480" w:lineRule="auto"/>
        <w:jc w:val="both"/>
        <w:rPr>
          <w:lang w:val="en-US"/>
        </w:rPr>
      </w:pPr>
      <w:proofErr w:type="spellStart"/>
      <w:r w:rsidRPr="000E4653">
        <w:rPr>
          <w:lang w:val="en-US"/>
        </w:rPr>
        <w:t>Lanzotti</w:t>
      </w:r>
      <w:proofErr w:type="spellEnd"/>
      <w:r w:rsidRPr="000E4653">
        <w:rPr>
          <w:lang w:val="en-US"/>
        </w:rPr>
        <w:t xml:space="preserve">, A., </w:t>
      </w:r>
      <w:proofErr w:type="spellStart"/>
      <w:r w:rsidRPr="000E4653">
        <w:rPr>
          <w:lang w:val="en-US"/>
        </w:rPr>
        <w:t>Martorelli</w:t>
      </w:r>
      <w:proofErr w:type="spellEnd"/>
      <w:r w:rsidRPr="000E4653">
        <w:rPr>
          <w:lang w:val="en-US"/>
        </w:rPr>
        <w:t xml:space="preserve">, M., </w:t>
      </w:r>
      <w:proofErr w:type="spellStart"/>
      <w:r w:rsidRPr="000E4653">
        <w:rPr>
          <w:lang w:val="en-US"/>
        </w:rPr>
        <w:t>Maietta</w:t>
      </w:r>
      <w:proofErr w:type="spellEnd"/>
      <w:r w:rsidRPr="000E4653">
        <w:rPr>
          <w:lang w:val="en-US"/>
        </w:rPr>
        <w:t xml:space="preserve">, S., </w:t>
      </w:r>
      <w:proofErr w:type="spellStart"/>
      <w:r w:rsidRPr="000E4653">
        <w:rPr>
          <w:lang w:val="en-US"/>
        </w:rPr>
        <w:t>Gerbino</w:t>
      </w:r>
      <w:proofErr w:type="spellEnd"/>
      <w:r w:rsidRPr="000E4653">
        <w:rPr>
          <w:lang w:val="en-US"/>
        </w:rPr>
        <w:t xml:space="preserve">, S., Penta, F., Gloria, A. A comparison between mechanical properties of </w:t>
      </w:r>
      <w:proofErr w:type="gramStart"/>
      <w:r w:rsidRPr="000E4653">
        <w:rPr>
          <w:lang w:val="en-US"/>
        </w:rPr>
        <w:t>specimens</w:t>
      </w:r>
      <w:proofErr w:type="gramEnd"/>
      <w:r w:rsidRPr="000E4653">
        <w:rPr>
          <w:lang w:val="en-US"/>
        </w:rPr>
        <w:t xml:space="preserve"> 3D printed with virgin and recycled PLA. Procedia 79 (2019) 143-146. </w:t>
      </w:r>
    </w:p>
    <w:p w14:paraId="2B35242A" w14:textId="438A2345" w:rsidR="00D231B6" w:rsidRPr="000E4653" w:rsidRDefault="00D231B6" w:rsidP="00A12A6E">
      <w:pPr>
        <w:spacing w:line="480" w:lineRule="auto"/>
        <w:jc w:val="both"/>
        <w:rPr>
          <w:lang w:val="en-US"/>
        </w:rPr>
      </w:pPr>
      <w:proofErr w:type="spellStart"/>
      <w:r w:rsidRPr="000E4653">
        <w:rPr>
          <w:lang w:val="en-US"/>
        </w:rPr>
        <w:t>Lechter</w:t>
      </w:r>
      <w:proofErr w:type="spellEnd"/>
      <w:r w:rsidRPr="000E4653">
        <w:rPr>
          <w:lang w:val="en-US"/>
        </w:rPr>
        <w:t xml:space="preserve"> T., </w:t>
      </w:r>
      <w:proofErr w:type="spellStart"/>
      <w:r w:rsidRPr="000E4653">
        <w:rPr>
          <w:lang w:val="en-US"/>
        </w:rPr>
        <w:t>Rankouhi</w:t>
      </w:r>
      <w:proofErr w:type="spellEnd"/>
      <w:r w:rsidRPr="000E4653">
        <w:rPr>
          <w:lang w:val="en-US"/>
        </w:rPr>
        <w:t xml:space="preserve"> B., </w:t>
      </w:r>
      <w:proofErr w:type="spellStart"/>
      <w:r w:rsidRPr="000E4653">
        <w:rPr>
          <w:lang w:val="en-US"/>
        </w:rPr>
        <w:t>Javadpour</w:t>
      </w:r>
      <w:proofErr w:type="spellEnd"/>
      <w:r w:rsidRPr="000E4653">
        <w:rPr>
          <w:lang w:val="en-US"/>
        </w:rPr>
        <w:t xml:space="preserve"> S. (2015). Experimental study of mechanical properties of additively Manufactured ABS plastic as a function of layer parameters.</w:t>
      </w:r>
    </w:p>
    <w:p w14:paraId="4B3DD7DC" w14:textId="77777777" w:rsidR="00D231B6" w:rsidRPr="00947B48" w:rsidRDefault="00D231B6" w:rsidP="00A12A6E">
      <w:pPr>
        <w:spacing w:line="480" w:lineRule="auto"/>
        <w:jc w:val="both"/>
        <w:rPr>
          <w:lang w:val="fr-FR"/>
          <w:rPrChange w:id="194" w:author="Fabio Alberto Cruz Sanchez" w:date="2020-11-08T07:55:00Z">
            <w:rPr>
              <w:lang w:val="en-US"/>
            </w:rPr>
          </w:rPrChange>
        </w:rPr>
      </w:pPr>
      <w:r w:rsidRPr="000E4653">
        <w:rPr>
          <w:lang w:val="en-US"/>
        </w:rPr>
        <w:t xml:space="preserve">Lin W., Shen H., Xu G., Zhang L., Fu J., Deng X. (2018). Single-layers temperature- adjusting transition method to improve the bond strength of 3D-printed PLC/PLA parts. </w:t>
      </w:r>
      <w:r w:rsidRPr="00947B48">
        <w:rPr>
          <w:lang w:val="fr-FR"/>
          <w:rPrChange w:id="195" w:author="Fabio Alberto Cruz Sanchez" w:date="2020-11-08T07:55:00Z">
            <w:rPr>
              <w:lang w:val="en-US"/>
            </w:rPr>
          </w:rPrChange>
        </w:rPr>
        <w:t>Composites Part A, 115, 22-30.</w:t>
      </w:r>
    </w:p>
    <w:p w14:paraId="349F7908" w14:textId="28B4D8C1" w:rsidR="004C143E" w:rsidRPr="000E4653" w:rsidRDefault="004C143E" w:rsidP="00A12A6E">
      <w:pPr>
        <w:spacing w:line="480" w:lineRule="auto"/>
        <w:jc w:val="both"/>
        <w:rPr>
          <w:lang w:val="en-US"/>
        </w:rPr>
      </w:pPr>
      <w:r w:rsidRPr="00947B48">
        <w:rPr>
          <w:lang w:val="fr-FR"/>
          <w:rPrChange w:id="196" w:author="Fabio Alberto Cruz Sanchez" w:date="2020-11-08T07:55:00Z">
            <w:rPr>
              <w:lang w:val="en-US"/>
            </w:rPr>
          </w:rPrChange>
        </w:rPr>
        <w:t xml:space="preserve">Liu J., Sun L., Xu W., Wang., </w:t>
      </w:r>
      <w:proofErr w:type="spellStart"/>
      <w:r w:rsidRPr="00947B48">
        <w:rPr>
          <w:lang w:val="fr-FR"/>
          <w:rPrChange w:id="197" w:author="Fabio Alberto Cruz Sanchez" w:date="2020-11-08T07:55:00Z">
            <w:rPr>
              <w:lang w:val="en-US"/>
            </w:rPr>
          </w:rPrChange>
        </w:rPr>
        <w:t>Yu</w:t>
      </w:r>
      <w:proofErr w:type="spellEnd"/>
      <w:r w:rsidRPr="00947B48">
        <w:rPr>
          <w:lang w:val="fr-FR"/>
          <w:rPrChange w:id="198" w:author="Fabio Alberto Cruz Sanchez" w:date="2020-11-08T07:55:00Z">
            <w:rPr>
              <w:lang w:val="en-US"/>
            </w:rPr>
          </w:rPrChange>
        </w:rPr>
        <w:t xml:space="preserve"> S., Sun J. (2018). </w:t>
      </w:r>
      <w:r w:rsidRPr="000E4653">
        <w:rPr>
          <w:lang w:val="en-US"/>
        </w:rPr>
        <w:t>Current advances and future perspectives of 3D printing natural-derived biopolymers. Carbohydrate Polymers 207, 297-316.</w:t>
      </w:r>
    </w:p>
    <w:p w14:paraId="448E6589" w14:textId="6A1D3039" w:rsidR="004C143E" w:rsidRPr="000E4653" w:rsidRDefault="004C143E" w:rsidP="00A12A6E">
      <w:pPr>
        <w:spacing w:line="480" w:lineRule="auto"/>
        <w:jc w:val="both"/>
        <w:rPr>
          <w:lang w:val="en-US"/>
        </w:rPr>
      </w:pPr>
      <w:r w:rsidRPr="000E4653">
        <w:rPr>
          <w:lang w:val="en-US"/>
        </w:rPr>
        <w:lastRenderedPageBreak/>
        <w:t xml:space="preserve">Montgomery D. C. (2001). Design and analysis of experiments. Editorial John </w:t>
      </w:r>
      <w:proofErr w:type="spellStart"/>
      <w:r w:rsidRPr="000E4653">
        <w:rPr>
          <w:lang w:val="en-US"/>
        </w:rPr>
        <w:t>Wiley&amp;Sons</w:t>
      </w:r>
      <w:proofErr w:type="spellEnd"/>
      <w:r w:rsidRPr="000E4653">
        <w:rPr>
          <w:lang w:val="en-US"/>
        </w:rPr>
        <w:t>, Inc.</w:t>
      </w:r>
    </w:p>
    <w:p w14:paraId="7D7B7FCE" w14:textId="70CDFD83" w:rsidR="00D231B6" w:rsidRPr="000E4653" w:rsidRDefault="004A0C30" w:rsidP="00A12A6E">
      <w:pPr>
        <w:spacing w:line="480" w:lineRule="auto"/>
        <w:jc w:val="both"/>
        <w:rPr>
          <w:lang w:val="en-US"/>
        </w:rPr>
      </w:pPr>
      <w:r w:rsidRPr="000E4653">
        <w:rPr>
          <w:lang w:val="en-US"/>
        </w:rPr>
        <w:t xml:space="preserve">MTS (2020). Webpage: </w:t>
      </w:r>
      <w:r w:rsidR="00D231B6" w:rsidRPr="000E4653">
        <w:rPr>
          <w:lang w:val="en-US"/>
        </w:rPr>
        <w:t>Mts.com/cs/groups/public/document</w:t>
      </w:r>
      <w:r w:rsidRPr="000E4653">
        <w:rPr>
          <w:lang w:val="en-US"/>
        </w:rPr>
        <w:t>s/library/mts_006225.pdf</w:t>
      </w:r>
      <w:r w:rsidR="00250B62" w:rsidRPr="000E4653">
        <w:rPr>
          <w:lang w:val="en-US"/>
        </w:rPr>
        <w:t xml:space="preserve"> </w:t>
      </w:r>
      <w:r w:rsidRPr="000E4653">
        <w:rPr>
          <w:lang w:val="en-US"/>
        </w:rPr>
        <w:t>Last time accessed</w:t>
      </w:r>
      <w:r w:rsidR="005624B1" w:rsidRPr="000E4653">
        <w:rPr>
          <w:lang w:val="en-US"/>
        </w:rPr>
        <w:t xml:space="preserve"> 18</w:t>
      </w:r>
      <w:r w:rsidR="00D231B6" w:rsidRPr="000E4653">
        <w:rPr>
          <w:lang w:val="en-US"/>
        </w:rPr>
        <w:t>/3/2020.</w:t>
      </w:r>
    </w:p>
    <w:p w14:paraId="37176527" w14:textId="137F1C27" w:rsidR="00D231B6" w:rsidRPr="000E4653" w:rsidRDefault="00D231B6" w:rsidP="00A12A6E">
      <w:pPr>
        <w:spacing w:line="480" w:lineRule="auto"/>
        <w:jc w:val="both"/>
        <w:rPr>
          <w:lang w:val="en-US"/>
        </w:rPr>
      </w:pPr>
      <w:proofErr w:type="spellStart"/>
      <w:r w:rsidRPr="000E4653">
        <w:rPr>
          <w:lang w:val="en-US"/>
        </w:rPr>
        <w:t>Noorani</w:t>
      </w:r>
      <w:proofErr w:type="spellEnd"/>
      <w:r w:rsidRPr="000E4653">
        <w:rPr>
          <w:lang w:val="en-US"/>
        </w:rPr>
        <w:t xml:space="preserve"> (2018). 3D Printing. Editorial CRC Press.</w:t>
      </w:r>
    </w:p>
    <w:p w14:paraId="36E73369" w14:textId="59222AE7" w:rsidR="006C7877" w:rsidRDefault="006C7877" w:rsidP="00A12A6E">
      <w:pPr>
        <w:spacing w:line="480" w:lineRule="auto"/>
        <w:jc w:val="both"/>
        <w:rPr>
          <w:lang w:val="en-US"/>
        </w:rPr>
      </w:pPr>
      <w:r w:rsidRPr="006C7877">
        <w:rPr>
          <w:lang w:val="en-US"/>
        </w:rPr>
        <w:t>Nur-A-</w:t>
      </w:r>
      <w:proofErr w:type="spellStart"/>
      <w:r w:rsidRPr="006C7877">
        <w:rPr>
          <w:lang w:val="en-US"/>
        </w:rPr>
        <w:t>Tomal</w:t>
      </w:r>
      <w:proofErr w:type="spellEnd"/>
      <w:r>
        <w:rPr>
          <w:lang w:val="en-US"/>
        </w:rPr>
        <w:t xml:space="preserve"> M.D., </w:t>
      </w:r>
      <w:proofErr w:type="spellStart"/>
      <w:r w:rsidRPr="006C7877">
        <w:rPr>
          <w:lang w:val="en-US"/>
        </w:rPr>
        <w:t>Pahlevani</w:t>
      </w:r>
      <w:proofErr w:type="spellEnd"/>
      <w:r>
        <w:rPr>
          <w:lang w:val="en-US"/>
        </w:rPr>
        <w:t xml:space="preserve"> F., </w:t>
      </w:r>
      <w:proofErr w:type="spellStart"/>
      <w:r w:rsidRPr="006C7877">
        <w:rPr>
          <w:lang w:val="en-US"/>
        </w:rPr>
        <w:t>Sahajwalla</w:t>
      </w:r>
      <w:proofErr w:type="spellEnd"/>
      <w:r>
        <w:rPr>
          <w:lang w:val="en-US"/>
        </w:rPr>
        <w:t xml:space="preserve"> V. (2020) </w:t>
      </w:r>
      <w:r w:rsidRPr="006C7877">
        <w:rPr>
          <w:lang w:val="en-US"/>
        </w:rPr>
        <w:t xml:space="preserve">Direct transformation of waste children’s toys to high quality </w:t>
      </w:r>
      <w:proofErr w:type="spellStart"/>
      <w:r w:rsidRPr="006C7877">
        <w:rPr>
          <w:lang w:val="en-US"/>
        </w:rPr>
        <w:t>productsusing</w:t>
      </w:r>
      <w:proofErr w:type="spellEnd"/>
      <w:r w:rsidRPr="006C7877">
        <w:rPr>
          <w:lang w:val="en-US"/>
        </w:rPr>
        <w:t xml:space="preserve"> 3D printing: A waste-to-wealth and sustainable approach</w:t>
      </w:r>
      <w:r>
        <w:rPr>
          <w:lang w:val="en-US"/>
        </w:rPr>
        <w:t>. Journal of Cleaner Production 267, 122188</w:t>
      </w:r>
      <w:r w:rsidRPr="006C7877">
        <w:rPr>
          <w:lang w:val="en-US"/>
        </w:rPr>
        <w:t xml:space="preserve"> </w:t>
      </w:r>
    </w:p>
    <w:p w14:paraId="3B983C0A" w14:textId="4B6ED13C" w:rsidR="005929AD" w:rsidRPr="000E4653" w:rsidRDefault="005929AD" w:rsidP="00A12A6E">
      <w:pPr>
        <w:spacing w:line="480" w:lineRule="auto"/>
        <w:jc w:val="both"/>
        <w:rPr>
          <w:lang w:val="en-US"/>
        </w:rPr>
      </w:pPr>
      <w:r w:rsidRPr="000E4653">
        <w:rPr>
          <w:lang w:val="en-US"/>
        </w:rPr>
        <w:t xml:space="preserve">Peng T., </w:t>
      </w:r>
      <w:proofErr w:type="spellStart"/>
      <w:r w:rsidRPr="000E4653">
        <w:rPr>
          <w:lang w:val="en-US"/>
        </w:rPr>
        <w:t>Kellens</w:t>
      </w:r>
      <w:proofErr w:type="spellEnd"/>
      <w:r w:rsidRPr="000E4653">
        <w:rPr>
          <w:lang w:val="en-US"/>
        </w:rPr>
        <w:t xml:space="preserve"> K., Tang R., Chen C., Chen G. (2018). Sustainability of </w:t>
      </w:r>
      <w:r w:rsidR="00172776">
        <w:rPr>
          <w:lang w:val="en-US"/>
        </w:rPr>
        <w:t>3D printing</w:t>
      </w:r>
      <w:r w:rsidRPr="000E4653">
        <w:rPr>
          <w:lang w:val="en-US"/>
        </w:rPr>
        <w:t xml:space="preserve">: An overview on its energy demand and environmental impact. </w:t>
      </w:r>
      <w:r w:rsidR="00172776">
        <w:rPr>
          <w:lang w:val="en-US"/>
        </w:rPr>
        <w:t>3D printing</w:t>
      </w:r>
      <w:r w:rsidRPr="000E4653">
        <w:rPr>
          <w:lang w:val="en-US"/>
        </w:rPr>
        <w:t xml:space="preserve"> 21,</w:t>
      </w:r>
      <w:r w:rsidRPr="000E4653">
        <w:rPr>
          <w:spacing w:val="-5"/>
          <w:lang w:val="en-US"/>
        </w:rPr>
        <w:t xml:space="preserve"> </w:t>
      </w:r>
      <w:r w:rsidRPr="000E4653">
        <w:rPr>
          <w:lang w:val="en-US"/>
        </w:rPr>
        <w:t>694–704.</w:t>
      </w:r>
    </w:p>
    <w:p w14:paraId="09E610BB" w14:textId="12E80C6C" w:rsidR="0027771A" w:rsidRPr="000E4653" w:rsidRDefault="0027771A" w:rsidP="00A12A6E">
      <w:pPr>
        <w:spacing w:line="480" w:lineRule="auto"/>
        <w:jc w:val="both"/>
        <w:rPr>
          <w:lang w:val="en-US"/>
        </w:rPr>
      </w:pPr>
      <w:r w:rsidRPr="000E4653">
        <w:rPr>
          <w:lang w:val="en-US"/>
        </w:rPr>
        <w:t>Pérez, M., Medina-Sánchez, G., García-</w:t>
      </w:r>
      <w:proofErr w:type="spellStart"/>
      <w:r w:rsidRPr="000E4653">
        <w:rPr>
          <w:lang w:val="en-US"/>
        </w:rPr>
        <w:t>Collado</w:t>
      </w:r>
      <w:proofErr w:type="spellEnd"/>
      <w:r w:rsidRPr="000E4653">
        <w:rPr>
          <w:lang w:val="en-US"/>
        </w:rPr>
        <w:t xml:space="preserve">, A. Gupta, M. </w:t>
      </w:r>
      <w:proofErr w:type="spellStart"/>
      <w:r w:rsidRPr="000E4653">
        <w:rPr>
          <w:lang w:val="en-US"/>
        </w:rPr>
        <w:t>Carou</w:t>
      </w:r>
      <w:proofErr w:type="spellEnd"/>
      <w:r w:rsidRPr="000E4653">
        <w:rPr>
          <w:lang w:val="en-US"/>
        </w:rPr>
        <w:t>, D. Surface Quality Enhancement of Fused Deposition Modeling (FDM) Printed Samples Based on the Selection of Critical Printing Parameters. Materials 2018, 11, 1382</w:t>
      </w:r>
    </w:p>
    <w:p w14:paraId="5FD448D0" w14:textId="1DB83306" w:rsidR="00315580" w:rsidRPr="000E4653" w:rsidRDefault="00315580" w:rsidP="00A12A6E">
      <w:pPr>
        <w:spacing w:line="480" w:lineRule="auto"/>
        <w:jc w:val="both"/>
        <w:rPr>
          <w:lang w:val="en-US"/>
        </w:rPr>
      </w:pPr>
      <w:r w:rsidRPr="000E4653">
        <w:rPr>
          <w:lang w:val="en-US"/>
        </w:rPr>
        <w:t xml:space="preserve">Petrovic, V., Gonzales, J.V.H., </w:t>
      </w:r>
      <w:proofErr w:type="spellStart"/>
      <w:r w:rsidRPr="000E4653">
        <w:rPr>
          <w:lang w:val="en-US"/>
        </w:rPr>
        <w:t>Ferrado</w:t>
      </w:r>
      <w:proofErr w:type="spellEnd"/>
      <w:r w:rsidRPr="000E4653">
        <w:rPr>
          <w:lang w:val="en-US"/>
        </w:rPr>
        <w:t xml:space="preserve">, O.J., Gordillo, J.D., </w:t>
      </w:r>
      <w:proofErr w:type="spellStart"/>
      <w:r w:rsidRPr="000E4653">
        <w:rPr>
          <w:lang w:val="en-US"/>
        </w:rPr>
        <w:t>Puchades</w:t>
      </w:r>
      <w:proofErr w:type="spellEnd"/>
      <w:r w:rsidRPr="000E4653">
        <w:rPr>
          <w:lang w:val="en-US"/>
        </w:rPr>
        <w:t xml:space="preserve">, J.R.B., </w:t>
      </w:r>
      <w:proofErr w:type="spellStart"/>
      <w:r w:rsidRPr="000E4653">
        <w:rPr>
          <w:lang w:val="en-US"/>
        </w:rPr>
        <w:t>Ginan</w:t>
      </w:r>
      <w:proofErr w:type="spellEnd"/>
      <w:r w:rsidRPr="000E4653">
        <w:rPr>
          <w:lang w:val="en-US"/>
        </w:rPr>
        <w:t>, L.P. Additive layered manufacturing: sectors of industrial application shown through case studies Int. J. Prod. Res., 49 (4) (2011), pp. 1071-1079</w:t>
      </w:r>
    </w:p>
    <w:p w14:paraId="4BDAF8DE" w14:textId="179B710F" w:rsidR="00DC6A2E" w:rsidRPr="00DC6A2E" w:rsidRDefault="00050862" w:rsidP="00A12A6E">
      <w:pPr>
        <w:spacing w:line="480" w:lineRule="auto"/>
        <w:jc w:val="both"/>
        <w:rPr>
          <w:lang w:val="en-GB"/>
        </w:rPr>
      </w:pPr>
      <w:r w:rsidRPr="00050862">
        <w:rPr>
          <w:lang w:val="en-GB"/>
        </w:rPr>
        <w:t xml:space="preserve">Ana C. </w:t>
      </w:r>
      <w:proofErr w:type="spellStart"/>
      <w:r w:rsidRPr="00050862">
        <w:rPr>
          <w:lang w:val="en-GB"/>
        </w:rPr>
        <w:t>Pinho</w:t>
      </w:r>
      <w:proofErr w:type="spellEnd"/>
      <w:r w:rsidRPr="00050862">
        <w:rPr>
          <w:lang w:val="en-GB"/>
        </w:rPr>
        <w:t>, Ana M. Amaro, Ana P. Piedade</w:t>
      </w:r>
      <w:r w:rsidRPr="00050862">
        <w:rPr>
          <w:rFonts w:ascii="Cambria Math" w:hAnsi="Cambria Math" w:cs="Cambria Math"/>
          <w:lang w:val="en-GB"/>
        </w:rPr>
        <w:t xml:space="preserve"> (2020) </w:t>
      </w:r>
      <w:r w:rsidR="00DC6A2E" w:rsidRPr="00DC6A2E">
        <w:rPr>
          <w:lang w:val="en-GB"/>
        </w:rPr>
        <w:t>3D printing goes greener: Study of the properties of post-consumer</w:t>
      </w:r>
      <w:r>
        <w:rPr>
          <w:lang w:val="en-GB"/>
        </w:rPr>
        <w:t xml:space="preserve"> </w:t>
      </w:r>
      <w:r w:rsidR="00DC6A2E" w:rsidRPr="00DC6A2E">
        <w:rPr>
          <w:lang w:val="en-GB"/>
        </w:rPr>
        <w:t>recycled polymers for the manufacturing of engineering components</w:t>
      </w:r>
      <w:r>
        <w:rPr>
          <w:lang w:val="en-GB"/>
        </w:rPr>
        <w:t>. Waste Management 118, 426-434</w:t>
      </w:r>
    </w:p>
    <w:p w14:paraId="5DC3AAFD" w14:textId="5BC5BC70" w:rsidR="004C143E" w:rsidRDefault="004C143E" w:rsidP="00A12A6E">
      <w:pPr>
        <w:spacing w:line="480" w:lineRule="auto"/>
        <w:jc w:val="both"/>
        <w:rPr>
          <w:lang w:val="en-US"/>
        </w:rPr>
      </w:pPr>
      <w:r w:rsidRPr="00050862">
        <w:rPr>
          <w:lang w:val="en-GB"/>
        </w:rPr>
        <w:t xml:space="preserve">Popescu D., </w:t>
      </w:r>
      <w:proofErr w:type="spellStart"/>
      <w:r w:rsidRPr="00050862">
        <w:rPr>
          <w:lang w:val="en-GB"/>
        </w:rPr>
        <w:t>Zapciu</w:t>
      </w:r>
      <w:proofErr w:type="spellEnd"/>
      <w:r w:rsidRPr="00050862">
        <w:rPr>
          <w:lang w:val="en-GB"/>
        </w:rPr>
        <w:t xml:space="preserve"> A., </w:t>
      </w:r>
      <w:proofErr w:type="spellStart"/>
      <w:r w:rsidRPr="00050862">
        <w:rPr>
          <w:spacing w:val="-3"/>
          <w:lang w:val="en-GB"/>
        </w:rPr>
        <w:t>Amza</w:t>
      </w:r>
      <w:proofErr w:type="spellEnd"/>
      <w:r w:rsidRPr="00050862">
        <w:rPr>
          <w:spacing w:val="-3"/>
          <w:lang w:val="en-GB"/>
        </w:rPr>
        <w:t xml:space="preserve"> </w:t>
      </w:r>
      <w:r w:rsidRPr="00050862">
        <w:rPr>
          <w:lang w:val="en-GB"/>
        </w:rPr>
        <w:t xml:space="preserve">C., </w:t>
      </w:r>
      <w:proofErr w:type="spellStart"/>
      <w:r w:rsidRPr="00050862">
        <w:rPr>
          <w:lang w:val="en-GB"/>
        </w:rPr>
        <w:t>Baciu</w:t>
      </w:r>
      <w:proofErr w:type="spellEnd"/>
      <w:r w:rsidRPr="00050862">
        <w:rPr>
          <w:lang w:val="en-GB"/>
        </w:rPr>
        <w:t xml:space="preserve"> F., Marinescu R. (2018). </w:t>
      </w:r>
      <w:r w:rsidRPr="000E4653">
        <w:rPr>
          <w:lang w:val="en-US"/>
        </w:rPr>
        <w:t>FDM process parameters influence over the mechanical properties of polymer specimens: A review. Polymer Testing 69,</w:t>
      </w:r>
      <w:r w:rsidRPr="000E4653">
        <w:rPr>
          <w:spacing w:val="-3"/>
          <w:lang w:val="en-US"/>
        </w:rPr>
        <w:t xml:space="preserve"> </w:t>
      </w:r>
      <w:r w:rsidRPr="000E4653">
        <w:rPr>
          <w:lang w:val="en-US"/>
        </w:rPr>
        <w:t>157-166.</w:t>
      </w:r>
    </w:p>
    <w:p w14:paraId="5B7C9F66" w14:textId="67D38FA4" w:rsidR="005B5A89" w:rsidRPr="000E4653" w:rsidRDefault="005B5A89" w:rsidP="00A12A6E">
      <w:pPr>
        <w:spacing w:line="480" w:lineRule="auto"/>
        <w:jc w:val="both"/>
        <w:rPr>
          <w:lang w:val="en-US"/>
        </w:rPr>
      </w:pPr>
      <w:r w:rsidRPr="005B5A89">
        <w:rPr>
          <w:lang w:val="en-US"/>
        </w:rPr>
        <w:lastRenderedPageBreak/>
        <w:t>A. G. Rodríguez-Hernández</w:t>
      </w:r>
      <w:r>
        <w:rPr>
          <w:lang w:val="en-US"/>
        </w:rPr>
        <w:t xml:space="preserve">, </w:t>
      </w:r>
      <w:r w:rsidRPr="005B5A89">
        <w:rPr>
          <w:lang w:val="en-US"/>
        </w:rPr>
        <w:t xml:space="preserve">Angelica </w:t>
      </w:r>
      <w:proofErr w:type="spellStart"/>
      <w:r w:rsidRPr="005B5A89">
        <w:rPr>
          <w:lang w:val="en-US"/>
        </w:rPr>
        <w:t>Chiodoni</w:t>
      </w:r>
      <w:proofErr w:type="spellEnd"/>
      <w:r>
        <w:rPr>
          <w:lang w:val="en-US"/>
        </w:rPr>
        <w:t xml:space="preserve">, </w:t>
      </w:r>
      <w:r w:rsidRPr="005B5A89">
        <w:rPr>
          <w:lang w:val="en-US"/>
        </w:rPr>
        <w:t xml:space="preserve">Sergio </w:t>
      </w:r>
      <w:proofErr w:type="spellStart"/>
      <w:r w:rsidRPr="005B5A89">
        <w:rPr>
          <w:lang w:val="en-US"/>
        </w:rPr>
        <w:t>Bocchini</w:t>
      </w:r>
      <w:proofErr w:type="spellEnd"/>
      <w:r>
        <w:rPr>
          <w:lang w:val="en-US"/>
        </w:rPr>
        <w:t xml:space="preserve">, </w:t>
      </w:r>
      <w:r w:rsidRPr="005B5A89">
        <w:rPr>
          <w:lang w:val="en-US"/>
        </w:rPr>
        <w:t>Rafael Vazquez-</w:t>
      </w:r>
      <w:proofErr w:type="spellStart"/>
      <w:r w:rsidRPr="005B5A89">
        <w:rPr>
          <w:lang w:val="en-US"/>
        </w:rPr>
        <w:t>Duhalt</w:t>
      </w:r>
      <w:proofErr w:type="spellEnd"/>
      <w:r>
        <w:rPr>
          <w:lang w:val="en-US"/>
        </w:rPr>
        <w:t xml:space="preserve"> (2020) </w:t>
      </w:r>
      <w:r w:rsidRPr="005B5A89">
        <w:rPr>
          <w:lang w:val="en-US"/>
        </w:rPr>
        <w:t xml:space="preserve">3D printer waste, a new source of </w:t>
      </w:r>
      <w:proofErr w:type="spellStart"/>
      <w:r w:rsidRPr="005B5A89">
        <w:rPr>
          <w:lang w:val="en-US"/>
        </w:rPr>
        <w:t>nanoplastic</w:t>
      </w:r>
      <w:proofErr w:type="spellEnd"/>
      <w:r w:rsidRPr="005B5A89">
        <w:rPr>
          <w:lang w:val="en-US"/>
        </w:rPr>
        <w:t xml:space="preserve"> pollutants</w:t>
      </w:r>
      <w:r>
        <w:rPr>
          <w:lang w:val="en-US"/>
        </w:rPr>
        <w:t>. Environmental Pollution 267, 115609</w:t>
      </w:r>
    </w:p>
    <w:p w14:paraId="4CE448E6" w14:textId="54657647" w:rsidR="004C143E" w:rsidRPr="000E4653" w:rsidRDefault="004C143E" w:rsidP="00A12A6E">
      <w:pPr>
        <w:spacing w:line="480" w:lineRule="auto"/>
        <w:jc w:val="both"/>
        <w:rPr>
          <w:lang w:val="en-US"/>
        </w:rPr>
      </w:pPr>
      <w:r w:rsidRPr="000E4653">
        <w:rPr>
          <w:lang w:val="en-US"/>
        </w:rPr>
        <w:t>Sehdev M., Thapliyal H., Sharma A. (2017). 3D Printing for manufacturing of biodegradable products. Department of Mechanical Engineering.</w:t>
      </w:r>
    </w:p>
    <w:p w14:paraId="53776D04" w14:textId="40AD8460" w:rsidR="000E4653" w:rsidRPr="000E4653" w:rsidRDefault="000E4653" w:rsidP="00A12A6E">
      <w:pPr>
        <w:spacing w:line="480" w:lineRule="auto"/>
        <w:jc w:val="both"/>
        <w:rPr>
          <w:lang w:val="en-US"/>
        </w:rPr>
      </w:pPr>
      <w:proofErr w:type="spellStart"/>
      <w:r w:rsidRPr="000E4653">
        <w:rPr>
          <w:lang w:val="en-US"/>
        </w:rPr>
        <w:t>Sheoran</w:t>
      </w:r>
      <w:proofErr w:type="spellEnd"/>
      <w:r w:rsidRPr="000E4653">
        <w:rPr>
          <w:lang w:val="en-US"/>
        </w:rPr>
        <w:t>, A.J., Kumar, H. Fused Deposition modeling process parameters optimization and effect on mechanical properties and part quality: Review and reflection on present research. Materials Today: Proceedings 21 (2020) 1659–1672</w:t>
      </w:r>
    </w:p>
    <w:p w14:paraId="76CD1B2C" w14:textId="2BA357FD" w:rsidR="00D231B6" w:rsidRPr="000E4653" w:rsidRDefault="00D231B6" w:rsidP="00A12A6E">
      <w:pPr>
        <w:spacing w:line="480" w:lineRule="auto"/>
        <w:jc w:val="both"/>
        <w:rPr>
          <w:lang w:val="en-US"/>
        </w:rPr>
      </w:pPr>
      <w:r w:rsidRPr="000E4653">
        <w:rPr>
          <w:lang w:val="en-US"/>
        </w:rPr>
        <w:t xml:space="preserve">Singh R., Singh H., Farina I., Colangelo F., </w:t>
      </w:r>
      <w:proofErr w:type="spellStart"/>
      <w:r w:rsidRPr="000E4653">
        <w:rPr>
          <w:lang w:val="en-US"/>
        </w:rPr>
        <w:t>Fraternali</w:t>
      </w:r>
      <w:proofErr w:type="spellEnd"/>
      <w:r w:rsidRPr="000E4653">
        <w:rPr>
          <w:lang w:val="en-US"/>
        </w:rPr>
        <w:t xml:space="preserve"> F. (2019). On the </w:t>
      </w:r>
      <w:r w:rsidR="00172776">
        <w:rPr>
          <w:lang w:val="en-US"/>
        </w:rPr>
        <w:t>3D printing</w:t>
      </w:r>
      <w:r w:rsidRPr="000E4653">
        <w:rPr>
          <w:lang w:val="en-US"/>
        </w:rPr>
        <w:t xml:space="preserve"> of an energy storage device from recycled material. Composites Part B 156, 259–265.</w:t>
      </w:r>
    </w:p>
    <w:p w14:paraId="48F21267" w14:textId="74536D07" w:rsidR="006B5A5A" w:rsidRDefault="006B5A5A" w:rsidP="00A12A6E">
      <w:pPr>
        <w:spacing w:line="480" w:lineRule="auto"/>
        <w:jc w:val="both"/>
        <w:rPr>
          <w:lang w:val="en-US"/>
        </w:rPr>
      </w:pPr>
      <w:r w:rsidRPr="00A70D01">
        <w:rPr>
          <w:lang w:val="en-GB"/>
        </w:rPr>
        <w:t>Suárez L, Domínguez M (2020) Sustainability and environmental impact of fused deposition modelling (FDM) technologies. The International Journal of Advanced Manufacturing Technology (2020) 106:1267–1279</w:t>
      </w:r>
    </w:p>
    <w:p w14:paraId="5B3136A9" w14:textId="470154B3" w:rsidR="004C143E" w:rsidRPr="00C250DF" w:rsidRDefault="004C143E" w:rsidP="00A12A6E">
      <w:pPr>
        <w:spacing w:line="480" w:lineRule="auto"/>
        <w:jc w:val="both"/>
        <w:rPr>
          <w:lang w:val="en-GB"/>
        </w:rPr>
      </w:pPr>
      <w:proofErr w:type="spellStart"/>
      <w:r w:rsidRPr="000E4653">
        <w:rPr>
          <w:lang w:val="en-US"/>
        </w:rPr>
        <w:t>Sunpreeet</w:t>
      </w:r>
      <w:proofErr w:type="spellEnd"/>
      <w:r w:rsidRPr="000E4653">
        <w:rPr>
          <w:lang w:val="en-US"/>
        </w:rPr>
        <w:t xml:space="preserve"> S., </w:t>
      </w:r>
      <w:proofErr w:type="spellStart"/>
      <w:r w:rsidRPr="000E4653">
        <w:rPr>
          <w:lang w:val="en-US"/>
        </w:rPr>
        <w:t>Seeram</w:t>
      </w:r>
      <w:proofErr w:type="spellEnd"/>
      <w:r w:rsidRPr="000E4653">
        <w:rPr>
          <w:lang w:val="en-US"/>
        </w:rPr>
        <w:t xml:space="preserve"> R., Rupinder S. (2017). Material issues in </w:t>
      </w:r>
      <w:r w:rsidR="00172776">
        <w:rPr>
          <w:lang w:val="en-US"/>
        </w:rPr>
        <w:t>3D printing</w:t>
      </w:r>
      <w:r w:rsidRPr="000E4653">
        <w:rPr>
          <w:lang w:val="en-US"/>
        </w:rPr>
        <w:t xml:space="preserve">: A review. </w:t>
      </w:r>
      <w:r w:rsidRPr="00C250DF">
        <w:rPr>
          <w:lang w:val="en-GB"/>
        </w:rPr>
        <w:t>Journal of Manufacturing Processes 25, 185-200.</w:t>
      </w:r>
    </w:p>
    <w:p w14:paraId="2F5BC9CB" w14:textId="60FAA13F" w:rsidR="00653C35" w:rsidRPr="00C250DF" w:rsidRDefault="00653C35" w:rsidP="00A12A6E">
      <w:pPr>
        <w:spacing w:line="480" w:lineRule="auto"/>
        <w:jc w:val="both"/>
      </w:pPr>
      <w:r w:rsidRPr="00653C35">
        <w:rPr>
          <w:lang w:val="en-GB"/>
        </w:rPr>
        <w:t>Md. Qamar Tanvee</w:t>
      </w:r>
      <w:r>
        <w:rPr>
          <w:lang w:val="en-GB"/>
        </w:rPr>
        <w:t>r,</w:t>
      </w:r>
      <w:r w:rsidRPr="00653C35">
        <w:rPr>
          <w:lang w:val="en-GB"/>
        </w:rPr>
        <w:t xml:space="preserve"> Abid Haleem</w:t>
      </w:r>
      <w:r>
        <w:rPr>
          <w:lang w:val="en-GB"/>
        </w:rPr>
        <w:t>,</w:t>
      </w:r>
      <w:r w:rsidRPr="00653C35">
        <w:rPr>
          <w:lang w:val="en-GB"/>
        </w:rPr>
        <w:t xml:space="preserve"> </w:t>
      </w:r>
      <w:proofErr w:type="spellStart"/>
      <w:r w:rsidRPr="00653C35">
        <w:rPr>
          <w:lang w:val="en-GB"/>
        </w:rPr>
        <w:t>Mohd</w:t>
      </w:r>
      <w:proofErr w:type="spellEnd"/>
      <w:r w:rsidRPr="00653C35">
        <w:rPr>
          <w:lang w:val="en-GB"/>
        </w:rPr>
        <w:t> </w:t>
      </w:r>
      <w:proofErr w:type="spellStart"/>
      <w:r w:rsidRPr="00653C35">
        <w:rPr>
          <w:lang w:val="en-GB"/>
        </w:rPr>
        <w:t>Suhaib</w:t>
      </w:r>
      <w:proofErr w:type="spellEnd"/>
      <w:r>
        <w:rPr>
          <w:lang w:val="en-GB"/>
        </w:rPr>
        <w:t xml:space="preserve"> (2019) </w:t>
      </w:r>
      <w:r w:rsidRPr="00653C35">
        <w:rPr>
          <w:lang w:val="en-GB"/>
        </w:rPr>
        <w:t>E</w:t>
      </w:r>
      <w:r>
        <w:rPr>
          <w:lang w:val="en-GB"/>
        </w:rPr>
        <w:t>f</w:t>
      </w:r>
      <w:r w:rsidRPr="00653C35">
        <w:rPr>
          <w:lang w:val="en-GB"/>
        </w:rPr>
        <w:t>fect of variable inf</w:t>
      </w:r>
      <w:r>
        <w:rPr>
          <w:lang w:val="en-GB"/>
        </w:rPr>
        <w:t>i</w:t>
      </w:r>
      <w:r w:rsidRPr="00653C35">
        <w:rPr>
          <w:lang w:val="en-GB"/>
        </w:rPr>
        <w:t>ll density on mechanical behaviour of 3</w:t>
      </w:r>
      <w:r w:rsidRPr="00653C35">
        <w:rPr>
          <w:lang w:val="en-GB"/>
        </w:rPr>
        <w:noBreakHyphen/>
        <w:t>D printed PLA specimen: an experimental investigation</w:t>
      </w:r>
      <w:r>
        <w:rPr>
          <w:lang w:val="en-GB"/>
        </w:rPr>
        <w:t xml:space="preserve">. </w:t>
      </w:r>
      <w:r>
        <w:t xml:space="preserve">SN </w:t>
      </w:r>
      <w:proofErr w:type="spellStart"/>
      <w:r>
        <w:t>Applied</w:t>
      </w:r>
      <w:proofErr w:type="spellEnd"/>
      <w:r>
        <w:t xml:space="preserve"> </w:t>
      </w:r>
      <w:proofErr w:type="spellStart"/>
      <w:r>
        <w:t>Sciences</w:t>
      </w:r>
      <w:proofErr w:type="spellEnd"/>
      <w:r>
        <w:t xml:space="preserve"> 1:1701</w:t>
      </w:r>
    </w:p>
    <w:p w14:paraId="0BA0A123" w14:textId="6A7BEDB9" w:rsidR="006C704C" w:rsidRPr="000E4653" w:rsidRDefault="006C704C" w:rsidP="00A12A6E">
      <w:pPr>
        <w:spacing w:line="480" w:lineRule="auto"/>
        <w:jc w:val="both"/>
        <w:rPr>
          <w:lang w:val="en-US"/>
        </w:rPr>
      </w:pPr>
      <w:r w:rsidRPr="000E4653">
        <w:t xml:space="preserve">UNE, 2012. UNE 116005 (UNE 116005:2012): Fabricación por adición de capas en materiales plásticos. </w:t>
      </w:r>
      <w:proofErr w:type="spellStart"/>
      <w:r w:rsidRPr="000E4653">
        <w:rPr>
          <w:lang w:val="en-US"/>
        </w:rPr>
        <w:t>Fabricación</w:t>
      </w:r>
      <w:proofErr w:type="spellEnd"/>
      <w:r w:rsidRPr="000E4653">
        <w:rPr>
          <w:lang w:val="en-US"/>
        </w:rPr>
        <w:t xml:space="preserve"> </w:t>
      </w:r>
      <w:proofErr w:type="spellStart"/>
      <w:r w:rsidRPr="000E4653">
        <w:rPr>
          <w:lang w:val="en-US"/>
        </w:rPr>
        <w:t>aditiva</w:t>
      </w:r>
      <w:proofErr w:type="spellEnd"/>
      <w:r w:rsidRPr="000E4653">
        <w:rPr>
          <w:lang w:val="en-US"/>
        </w:rPr>
        <w:t xml:space="preserve">. </w:t>
      </w:r>
      <w:proofErr w:type="spellStart"/>
      <w:r w:rsidRPr="000E4653">
        <w:rPr>
          <w:lang w:val="en-US"/>
        </w:rPr>
        <w:t>Preparación</w:t>
      </w:r>
      <w:proofErr w:type="spellEnd"/>
      <w:r w:rsidRPr="000E4653">
        <w:rPr>
          <w:lang w:val="en-US"/>
        </w:rPr>
        <w:t xml:space="preserve"> de </w:t>
      </w:r>
      <w:proofErr w:type="spellStart"/>
      <w:r w:rsidRPr="000E4653">
        <w:rPr>
          <w:lang w:val="en-US"/>
        </w:rPr>
        <w:t>probetas</w:t>
      </w:r>
      <w:proofErr w:type="spellEnd"/>
      <w:r w:rsidRPr="000E4653">
        <w:rPr>
          <w:lang w:val="en-US"/>
        </w:rPr>
        <w:t>.</w:t>
      </w:r>
    </w:p>
    <w:p w14:paraId="1C01D0B0" w14:textId="50F4EF04" w:rsidR="005B446A" w:rsidRDefault="00435763" w:rsidP="00A12A6E">
      <w:pPr>
        <w:tabs>
          <w:tab w:val="left" w:pos="142"/>
        </w:tabs>
        <w:spacing w:line="480" w:lineRule="auto"/>
        <w:jc w:val="both"/>
        <w:rPr>
          <w:lang w:val="en-US"/>
        </w:rPr>
      </w:pPr>
      <w:r w:rsidRPr="000E4653">
        <w:rPr>
          <w:lang w:val="en-US"/>
        </w:rPr>
        <w:t>Wang, S., Ma, Y., Deng, Z., Zhang, S., Cai, J. Effects of fused deposition modeling process parameters on tensile, dynamic mechanical properties of 3D printed polylactic acid materials. P</w:t>
      </w:r>
      <w:r w:rsidR="005B446A" w:rsidRPr="000E4653">
        <w:rPr>
          <w:lang w:val="en-US"/>
        </w:rPr>
        <w:t>olymer Testing 86 (2020) 106483</w:t>
      </w:r>
    </w:p>
    <w:p w14:paraId="5F8241A5" w14:textId="73DCA597" w:rsidR="00D70F7E" w:rsidRPr="000E4653" w:rsidRDefault="00D70F7E" w:rsidP="00A12A6E">
      <w:pPr>
        <w:tabs>
          <w:tab w:val="left" w:pos="142"/>
        </w:tabs>
        <w:spacing w:line="480" w:lineRule="auto"/>
        <w:jc w:val="both"/>
        <w:rPr>
          <w:lang w:val="en-US"/>
        </w:rPr>
      </w:pPr>
      <w:proofErr w:type="spellStart"/>
      <w:r w:rsidRPr="00D70F7E">
        <w:rPr>
          <w:lang w:val="en-US"/>
        </w:rPr>
        <w:lastRenderedPageBreak/>
        <w:t>Wolszczak</w:t>
      </w:r>
      <w:proofErr w:type="spellEnd"/>
      <w:r w:rsidRPr="00D70F7E">
        <w:rPr>
          <w:lang w:val="en-US"/>
        </w:rPr>
        <w:t xml:space="preserve">, P., </w:t>
      </w:r>
      <w:proofErr w:type="spellStart"/>
      <w:r w:rsidRPr="00D70F7E">
        <w:rPr>
          <w:lang w:val="en-US"/>
        </w:rPr>
        <w:t>Lygas</w:t>
      </w:r>
      <w:proofErr w:type="spellEnd"/>
      <w:r w:rsidRPr="00D70F7E">
        <w:rPr>
          <w:lang w:val="en-US"/>
        </w:rPr>
        <w:t xml:space="preserve">, K., </w:t>
      </w:r>
      <w:proofErr w:type="spellStart"/>
      <w:r w:rsidRPr="00D70F7E">
        <w:rPr>
          <w:lang w:val="en-US"/>
        </w:rPr>
        <w:t>Paszko</w:t>
      </w:r>
      <w:proofErr w:type="spellEnd"/>
      <w:r w:rsidRPr="00D70F7E">
        <w:rPr>
          <w:lang w:val="en-US"/>
        </w:rPr>
        <w:t xml:space="preserve">, M. and </w:t>
      </w:r>
      <w:proofErr w:type="spellStart"/>
      <w:r w:rsidRPr="00D70F7E">
        <w:rPr>
          <w:lang w:val="en-US"/>
        </w:rPr>
        <w:t>Wach</w:t>
      </w:r>
      <w:proofErr w:type="spellEnd"/>
      <w:r w:rsidRPr="00D70F7E">
        <w:rPr>
          <w:lang w:val="en-US"/>
        </w:rPr>
        <w:t>, R.A. (2018)</w:t>
      </w:r>
      <w:r>
        <w:rPr>
          <w:lang w:val="en-US"/>
        </w:rPr>
        <w:t>.</w:t>
      </w:r>
      <w:r w:rsidRPr="00D70F7E">
        <w:rPr>
          <w:lang w:val="en-US"/>
        </w:rPr>
        <w:t xml:space="preserve"> Heat distribution in material during fused deposition modelling</w:t>
      </w:r>
      <w:r>
        <w:rPr>
          <w:lang w:val="en-US"/>
        </w:rPr>
        <w:t>.</w:t>
      </w:r>
      <w:r w:rsidRPr="00D70F7E">
        <w:rPr>
          <w:lang w:val="en-US"/>
        </w:rPr>
        <w:t xml:space="preserve"> Rapid Prototyping Journal, 24</w:t>
      </w:r>
      <w:r>
        <w:rPr>
          <w:lang w:val="en-US"/>
        </w:rPr>
        <w:t>(</w:t>
      </w:r>
      <w:r w:rsidRPr="00D70F7E">
        <w:rPr>
          <w:lang w:val="en-US"/>
        </w:rPr>
        <w:t>3</w:t>
      </w:r>
      <w:r>
        <w:rPr>
          <w:lang w:val="en-US"/>
        </w:rPr>
        <w:t>)</w:t>
      </w:r>
      <w:r w:rsidRPr="00D70F7E">
        <w:rPr>
          <w:lang w:val="en-US"/>
        </w:rPr>
        <w:t>, 615-622</w:t>
      </w:r>
    </w:p>
    <w:p w14:paraId="0133E3A9" w14:textId="450BB0DA" w:rsidR="005B446A" w:rsidRPr="000E4653" w:rsidRDefault="005B446A" w:rsidP="00A12A6E">
      <w:pPr>
        <w:tabs>
          <w:tab w:val="left" w:pos="142"/>
        </w:tabs>
        <w:spacing w:line="480" w:lineRule="auto"/>
        <w:jc w:val="both"/>
        <w:rPr>
          <w:lang w:val="en-US"/>
        </w:rPr>
      </w:pPr>
      <w:r w:rsidRPr="000E4653">
        <w:rPr>
          <w:lang w:val="en-US"/>
        </w:rPr>
        <w:t xml:space="preserve">Xiao, K., </w:t>
      </w:r>
      <w:proofErr w:type="spellStart"/>
      <w:r w:rsidRPr="000E4653">
        <w:rPr>
          <w:lang w:val="en-US"/>
        </w:rPr>
        <w:t>Zardawi</w:t>
      </w:r>
      <w:proofErr w:type="spellEnd"/>
      <w:r w:rsidRPr="000E4653">
        <w:rPr>
          <w:lang w:val="en-US"/>
        </w:rPr>
        <w:t xml:space="preserve">, F., van </w:t>
      </w:r>
      <w:proofErr w:type="spellStart"/>
      <w:r w:rsidRPr="000E4653">
        <w:rPr>
          <w:lang w:val="en-US"/>
        </w:rPr>
        <w:t>Noort</w:t>
      </w:r>
      <w:proofErr w:type="spellEnd"/>
      <w:r w:rsidRPr="000E4653">
        <w:rPr>
          <w:lang w:val="en-US"/>
        </w:rPr>
        <w:t xml:space="preserve">, R. Yates, J.M. Developing a 3D </w:t>
      </w:r>
      <w:proofErr w:type="spellStart"/>
      <w:r w:rsidRPr="000E4653">
        <w:rPr>
          <w:lang w:val="en-US"/>
        </w:rPr>
        <w:t>colour</w:t>
      </w:r>
      <w:proofErr w:type="spellEnd"/>
      <w:r w:rsidRPr="000E4653">
        <w:rPr>
          <w:lang w:val="en-US"/>
        </w:rPr>
        <w:t xml:space="preserve"> image reproduction system for </w:t>
      </w:r>
      <w:r w:rsidR="00172776">
        <w:rPr>
          <w:lang w:val="en-US"/>
        </w:rPr>
        <w:t>3D printing</w:t>
      </w:r>
      <w:r w:rsidRPr="000E4653">
        <w:rPr>
          <w:lang w:val="en-US"/>
        </w:rPr>
        <w:t xml:space="preserve"> of facial prostheses. Int J Adv </w:t>
      </w:r>
      <w:proofErr w:type="spellStart"/>
      <w:r w:rsidRPr="000E4653">
        <w:rPr>
          <w:lang w:val="en-US"/>
        </w:rPr>
        <w:t>Manuf</w:t>
      </w:r>
      <w:proofErr w:type="spellEnd"/>
      <w:r w:rsidRPr="000E4653">
        <w:rPr>
          <w:lang w:val="en-US"/>
        </w:rPr>
        <w:t xml:space="preserve"> Technol (2014) 70:2043–2049</w:t>
      </w:r>
    </w:p>
    <w:p w14:paraId="3EB17388" w14:textId="77777777" w:rsidR="005B446A" w:rsidRPr="000E4653" w:rsidRDefault="005B446A" w:rsidP="00A12A6E">
      <w:pPr>
        <w:tabs>
          <w:tab w:val="left" w:pos="142"/>
        </w:tabs>
        <w:spacing w:line="480" w:lineRule="auto"/>
        <w:jc w:val="both"/>
        <w:rPr>
          <w:lang w:val="en-US"/>
        </w:rPr>
      </w:pPr>
      <w:r w:rsidRPr="000E4653">
        <w:rPr>
          <w:lang w:val="en-US"/>
        </w:rPr>
        <w:t>Yao, T., Deng, Z., Zhang, K., Li, S. A method to predict the ultimate tensile strength of 3D printing polylactic acid (PLA) materials with different printing orientations. Composites part B 163 (2019) 393-402.</w:t>
      </w:r>
    </w:p>
    <w:p w14:paraId="3226B2B7" w14:textId="1AA45CBE" w:rsidR="00D231B6" w:rsidRPr="000E4653" w:rsidRDefault="00D231B6" w:rsidP="00A12A6E">
      <w:pPr>
        <w:tabs>
          <w:tab w:val="left" w:pos="142"/>
        </w:tabs>
        <w:spacing w:line="480" w:lineRule="auto"/>
        <w:jc w:val="both"/>
        <w:rPr>
          <w:lang w:val="en-US"/>
        </w:rPr>
      </w:pPr>
      <w:r w:rsidRPr="000E4653">
        <w:rPr>
          <w:lang w:val="en-US"/>
        </w:rPr>
        <w:t>Zawada, B., Ukpai, G., Powell</w:t>
      </w:r>
      <w:r w:rsidRPr="000E4653">
        <w:rPr>
          <w:rFonts w:ascii="Cambria Math" w:hAnsi="Cambria Math" w:cs="Cambria Math"/>
          <w:lang w:val="en-US"/>
        </w:rPr>
        <w:t>‑</w:t>
      </w:r>
      <w:r w:rsidRPr="000E4653">
        <w:rPr>
          <w:lang w:val="en-US"/>
        </w:rPr>
        <w:t xml:space="preserve">Palm, M.J., </w:t>
      </w:r>
      <w:proofErr w:type="spellStart"/>
      <w:r w:rsidRPr="000E4653">
        <w:rPr>
          <w:lang w:val="en-US"/>
        </w:rPr>
        <w:t>Rubinsky</w:t>
      </w:r>
      <w:proofErr w:type="spellEnd"/>
      <w:r w:rsidRPr="000E4653">
        <w:rPr>
          <w:lang w:val="en-US"/>
        </w:rPr>
        <w:t xml:space="preserve">, B. Multi-layer </w:t>
      </w:r>
      <w:proofErr w:type="spellStart"/>
      <w:r w:rsidRPr="000E4653">
        <w:rPr>
          <w:lang w:val="en-US"/>
        </w:rPr>
        <w:t>cryolithography</w:t>
      </w:r>
      <w:proofErr w:type="spellEnd"/>
      <w:r w:rsidRPr="000E4653">
        <w:rPr>
          <w:lang w:val="en-US"/>
        </w:rPr>
        <w:t xml:space="preserve"> for </w:t>
      </w:r>
      <w:r w:rsidR="00172776">
        <w:rPr>
          <w:lang w:val="en-US"/>
        </w:rPr>
        <w:t>3D printing</w:t>
      </w:r>
      <w:r w:rsidRPr="000E4653">
        <w:rPr>
          <w:lang w:val="en-US"/>
        </w:rPr>
        <w:t xml:space="preserve">. Progress in </w:t>
      </w:r>
      <w:r w:rsidR="00172776">
        <w:rPr>
          <w:lang w:val="en-US"/>
        </w:rPr>
        <w:t>3D printing</w:t>
      </w:r>
      <w:r w:rsidRPr="000E4653">
        <w:rPr>
          <w:lang w:val="en-US"/>
        </w:rPr>
        <w:t xml:space="preserve"> (2018) 3:245–255</w:t>
      </w:r>
    </w:p>
    <w:p w14:paraId="67E5DA86" w14:textId="4024EF2F" w:rsidR="005929AD" w:rsidRPr="000E4653" w:rsidRDefault="005929AD" w:rsidP="00A12A6E">
      <w:pPr>
        <w:spacing w:line="480" w:lineRule="auto"/>
        <w:jc w:val="both"/>
        <w:rPr>
          <w:lang w:val="en-US"/>
        </w:rPr>
      </w:pPr>
      <w:r w:rsidRPr="000E4653">
        <w:rPr>
          <w:lang w:val="en-US"/>
        </w:rPr>
        <w:t xml:space="preserve">Zhao P., Rao C., Gu F., </w:t>
      </w:r>
      <w:proofErr w:type="spellStart"/>
      <w:r w:rsidRPr="000E4653">
        <w:rPr>
          <w:lang w:val="en-US"/>
        </w:rPr>
        <w:t>Sharmin</w:t>
      </w:r>
      <w:proofErr w:type="spellEnd"/>
      <w:r w:rsidRPr="000E4653">
        <w:rPr>
          <w:lang w:val="en-US"/>
        </w:rPr>
        <w:t xml:space="preserve"> N., Fu J. (2018</w:t>
      </w:r>
      <w:r w:rsidR="008962BD" w:rsidRPr="000E4653">
        <w:rPr>
          <w:lang w:val="en-US"/>
        </w:rPr>
        <w:t>a</w:t>
      </w:r>
      <w:r w:rsidRPr="000E4653">
        <w:rPr>
          <w:lang w:val="en-US"/>
        </w:rPr>
        <w:t xml:space="preserve">). Close-looped recycling of polylactic acid used </w:t>
      </w:r>
      <w:r w:rsidRPr="000E4653">
        <w:rPr>
          <w:spacing w:val="-3"/>
          <w:lang w:val="en-US"/>
        </w:rPr>
        <w:t xml:space="preserve">in </w:t>
      </w:r>
      <w:r w:rsidRPr="000E4653">
        <w:rPr>
          <w:lang w:val="en-US"/>
        </w:rPr>
        <w:t>3D printing: An experimental investigation and life cycle assessment. Journal of Cleaner Production 197,</w:t>
      </w:r>
      <w:r w:rsidRPr="000E4653">
        <w:rPr>
          <w:spacing w:val="2"/>
          <w:lang w:val="en-US"/>
        </w:rPr>
        <w:t xml:space="preserve"> </w:t>
      </w:r>
      <w:r w:rsidRPr="000E4653">
        <w:rPr>
          <w:lang w:val="en-US"/>
        </w:rPr>
        <w:t>1046-1055.</w:t>
      </w:r>
    </w:p>
    <w:p w14:paraId="4932BF89" w14:textId="19D84E92" w:rsidR="00C068A6" w:rsidRPr="000E4653" w:rsidRDefault="00C068A6" w:rsidP="00A12A6E">
      <w:pPr>
        <w:spacing w:line="480" w:lineRule="auto"/>
        <w:jc w:val="both"/>
      </w:pPr>
      <w:r w:rsidRPr="000E4653">
        <w:rPr>
          <w:lang w:val="en-US"/>
        </w:rPr>
        <w:t>Zhao X., Hwang K., Lee D., Kim T., Kim N. (2018</w:t>
      </w:r>
      <w:r w:rsidR="008962BD" w:rsidRPr="000E4653">
        <w:rPr>
          <w:lang w:val="en-US"/>
        </w:rPr>
        <w:t>b</w:t>
      </w:r>
      <w:r w:rsidRPr="000E4653">
        <w:rPr>
          <w:lang w:val="en-US"/>
        </w:rPr>
        <w:t xml:space="preserve">). Enhanced mechanical properties of self-polymerized polydopamine-coated recycled PLA filament used in 3D printing. </w:t>
      </w:r>
      <w:proofErr w:type="spellStart"/>
      <w:r w:rsidRPr="000E4653">
        <w:t>A</w:t>
      </w:r>
      <w:r w:rsidR="00285BE8" w:rsidRPr="000E4653">
        <w:t>p</w:t>
      </w:r>
      <w:r w:rsidRPr="000E4653">
        <w:t>plied</w:t>
      </w:r>
      <w:proofErr w:type="spellEnd"/>
      <w:r w:rsidRPr="000E4653">
        <w:t xml:space="preserve"> Surface </w:t>
      </w:r>
      <w:proofErr w:type="spellStart"/>
      <w:r w:rsidRPr="000E4653">
        <w:t>Science</w:t>
      </w:r>
      <w:proofErr w:type="spellEnd"/>
      <w:r w:rsidRPr="000E4653">
        <w:t xml:space="preserve"> 441, 381-387.</w:t>
      </w:r>
    </w:p>
    <w:sectPr w:rsidR="00C068A6" w:rsidRPr="000E4653" w:rsidSect="00A12A6E">
      <w:headerReference w:type="default" r:id="rId23"/>
      <w:footerReference w:type="default" r:id="rId24"/>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Fabio Alberto Cruz Sanchez" w:date="2020-11-10T10:06:00Z" w:initials="FACS">
    <w:p w14:paraId="5B3754E4" w14:textId="0AC96FD0" w:rsidR="00304288" w:rsidRDefault="00304288">
      <w:pPr>
        <w:pStyle w:val="Commentaire"/>
      </w:pPr>
      <w:r>
        <w:rPr>
          <w:rStyle w:val="Marquedecommentaire"/>
        </w:rPr>
        <w:annotationRef/>
      </w:r>
      <w:r>
        <w:t xml:space="preserve">En el documento hay varias inconsistencia en el formato de las </w:t>
      </w:r>
      <w:proofErr w:type="gramStart"/>
      <w:r>
        <w:t>referencia..</w:t>
      </w:r>
      <w:proofErr w:type="gramEnd"/>
      <w:r>
        <w:t xml:space="preserve"> no voy a corregirlas por el momento, pero creo que eso se afinar usando métodos automáticos como </w:t>
      </w:r>
      <w:proofErr w:type="spellStart"/>
      <w:r>
        <w:t>Rmarkdown</w:t>
      </w:r>
      <w:proofErr w:type="spellEnd"/>
      <w:r>
        <w:t xml:space="preserve"> o </w:t>
      </w:r>
      <w:proofErr w:type="spellStart"/>
      <w:r>
        <w:t>Latex</w:t>
      </w:r>
      <w:proofErr w:type="spellEnd"/>
      <w:r>
        <w:t>.</w:t>
      </w:r>
    </w:p>
  </w:comment>
  <w:comment w:id="123" w:author="Fabio Alberto Cruz Sanchez" w:date="2020-11-10T10:55:00Z" w:initials="FACS">
    <w:p w14:paraId="29BF0F31" w14:textId="043865CF" w:rsidR="00304288" w:rsidRDefault="00304288">
      <w:pPr>
        <w:pStyle w:val="Commentaire"/>
      </w:pPr>
      <w:r>
        <w:rPr>
          <w:rStyle w:val="Marquedecommentaire"/>
        </w:rPr>
        <w:annotationRef/>
      </w:r>
      <w:r>
        <w:t xml:space="preserve">Que quieren decir </w:t>
      </w:r>
      <w:proofErr w:type="gramStart"/>
      <w:r>
        <w:t>con  ‘</w:t>
      </w:r>
      <w:proofErr w:type="spellStart"/>
      <w:proofErr w:type="gramEnd"/>
      <w:r>
        <w:t>sustainable</w:t>
      </w:r>
      <w:proofErr w:type="spellEnd"/>
      <w:r>
        <w:t xml:space="preserve"> </w:t>
      </w:r>
      <w:proofErr w:type="spellStart"/>
      <w:r>
        <w:t>manufacturing</w:t>
      </w:r>
      <w:proofErr w:type="spellEnd"/>
      <w:r>
        <w:t xml:space="preserve">'? </w:t>
      </w:r>
      <w:proofErr w:type="gramStart"/>
      <w:r>
        <w:t>En términos de análisis de ciclo de vida?</w:t>
      </w:r>
      <w:proofErr w:type="gramEnd"/>
      <w:r>
        <w:t xml:space="preserve"> </w:t>
      </w:r>
      <w:proofErr w:type="gramStart"/>
      <w:r>
        <w:t>De consumo de energía?</w:t>
      </w:r>
      <w:proofErr w:type="gramEnd"/>
      <w:r>
        <w:t xml:space="preserve"> </w:t>
      </w:r>
    </w:p>
  </w:comment>
  <w:comment w:id="155" w:author="Fabio Alberto Cruz Sanchez" w:date="2020-11-10T11:11:00Z" w:initials="FACS">
    <w:p w14:paraId="7DF9CBE1" w14:textId="74AA2742" w:rsidR="00304288" w:rsidRDefault="00304288">
      <w:pPr>
        <w:pStyle w:val="Commentaire"/>
      </w:pPr>
      <w:r>
        <w:rPr>
          <w:rStyle w:val="Marquedecommentaire"/>
        </w:rPr>
        <w:annotationRef/>
      </w:r>
      <w:r>
        <w:rPr>
          <w:rStyle w:val="Marquedecommentaire"/>
        </w:rPr>
        <w:t xml:space="preserve">Esto es para mi, un </w:t>
      </w:r>
      <w:proofErr w:type="spellStart"/>
      <w:r>
        <w:rPr>
          <w:rStyle w:val="Marquedecommentaire"/>
        </w:rPr>
        <w:t>research</w:t>
      </w:r>
      <w:proofErr w:type="spellEnd"/>
      <w:r>
        <w:rPr>
          <w:rStyle w:val="Marquedecommentaire"/>
        </w:rPr>
        <w:t xml:space="preserve"> gap que hay hoy en la literatura.</w:t>
      </w:r>
      <w:r>
        <w:rPr>
          <w:rStyle w:val="Marquedecommentaire"/>
        </w:rPr>
        <w:br/>
        <w:t xml:space="preserve">Si bien, la parte técnica ya se ha probado en laboratorio, no se sabe aun, si estas partes reciclada, funcionan para una determinada </w:t>
      </w:r>
      <w:proofErr w:type="spellStart"/>
      <w:r>
        <w:rPr>
          <w:rStyle w:val="Marquedecommentaire"/>
        </w:rPr>
        <w:t>applicacion</w:t>
      </w:r>
      <w:proofErr w:type="spellEnd"/>
    </w:p>
  </w:comment>
  <w:comment w:id="173" w:author="Fabio Alberto Cruz Sanchez" w:date="2020-11-10T11:57:00Z" w:initials="FACS">
    <w:p w14:paraId="230CD91B" w14:textId="509DFF9D" w:rsidR="004A2929" w:rsidRDefault="004A2929">
      <w:pPr>
        <w:pStyle w:val="Commentaire"/>
      </w:pPr>
      <w:r>
        <w:rPr>
          <w:rStyle w:val="Marquedecommentaire"/>
        </w:rPr>
        <w:annotationRef/>
      </w:r>
      <w:r>
        <w:t xml:space="preserve">Creo que se puede </w:t>
      </w:r>
      <w:proofErr w:type="spellStart"/>
      <w:r>
        <w:t>elimnar</w:t>
      </w:r>
      <w:proofErr w:type="spellEnd"/>
      <w:r>
        <w:t xml:space="preserve"> este parágrafo. </w:t>
      </w:r>
    </w:p>
  </w:comment>
  <w:comment w:id="189" w:author="Fabio Alberto Cruz Sanchez" w:date="2020-11-10T12:02:00Z" w:initials="FACS">
    <w:p w14:paraId="6159BAC2" w14:textId="17FAF8FD" w:rsidR="00920BA4" w:rsidRDefault="00920BA4">
      <w:pPr>
        <w:pStyle w:val="Commentaire"/>
      </w:pPr>
      <w:r>
        <w:rPr>
          <w:rStyle w:val="Marquedecommentaire"/>
        </w:rPr>
        <w:annotationRef/>
      </w:r>
      <w:proofErr w:type="spellStart"/>
      <w:r>
        <w:t>Methodology</w:t>
      </w:r>
      <w:proofErr w:type="spellEnd"/>
      <w:r>
        <w:t xml:space="preserve">, I </w:t>
      </w:r>
      <w:proofErr w:type="spellStart"/>
      <w:r>
        <w:t>think</w:t>
      </w:r>
      <w:proofErr w:type="spellEnd"/>
      <w:r>
        <w:t xml:space="preserve"> </w:t>
      </w:r>
      <w:proofErr w:type="spellStart"/>
      <w:r>
        <w:t>needs</w:t>
      </w:r>
      <w:proofErr w:type="spellEnd"/>
      <w:r>
        <w:t xml:space="preserve"> to be </w:t>
      </w:r>
      <w:proofErr w:type="spellStart"/>
      <w:r>
        <w:t>presented</w:t>
      </w:r>
      <w:proofErr w:type="spellEnd"/>
      <w:r>
        <w:t xml:space="preserve"> as </w:t>
      </w:r>
      <w:proofErr w:type="spellStart"/>
      <w:r>
        <w:t>section</w:t>
      </w:r>
      <w:proofErr w:type="spellEnd"/>
      <w:r>
        <w:t xml:space="preserve"> 3.1</w:t>
      </w:r>
    </w:p>
  </w:comment>
  <w:comment w:id="190" w:author="Fabio Alberto Cruz Sanchez" w:date="2020-11-10T11:59:00Z" w:initials="FACS">
    <w:p w14:paraId="1B26BCC9" w14:textId="77777777" w:rsidR="00920BA4" w:rsidRDefault="00920BA4">
      <w:pPr>
        <w:pStyle w:val="Commentaire"/>
      </w:pPr>
      <w:r>
        <w:rPr>
          <w:rStyle w:val="Marquedecommentaire"/>
        </w:rPr>
        <w:annotationRef/>
      </w:r>
      <w:proofErr w:type="spellStart"/>
      <w:r>
        <w:t>LIterature</w:t>
      </w:r>
      <w:proofErr w:type="spellEnd"/>
      <w:r>
        <w:t xml:space="preserve"> </w:t>
      </w:r>
      <w:proofErr w:type="spellStart"/>
      <w:r>
        <w:t>on</w:t>
      </w:r>
      <w:proofErr w:type="spellEnd"/>
      <w:r>
        <w:t xml:space="preserve"> </w:t>
      </w:r>
      <w:proofErr w:type="spellStart"/>
      <w:r>
        <w:t>this</w:t>
      </w:r>
      <w:proofErr w:type="spellEnd"/>
      <w:r>
        <w:t>:</w:t>
      </w:r>
    </w:p>
    <w:p w14:paraId="7407C336" w14:textId="2C01E346" w:rsidR="00920BA4" w:rsidRDefault="00920BA4">
      <w:pPr>
        <w:pStyle w:val="Commentaire"/>
      </w:pPr>
      <w:r>
        <w:t xml:space="preserve">DOI </w:t>
      </w:r>
      <w:r w:rsidRPr="00920BA4">
        <w:rPr>
          <w:rFonts w:ascii="Calibri" w:hAnsi="Calibri" w:cs="Calibri"/>
        </w:rPr>
        <w:t>﻿</w:t>
      </w:r>
      <w:r w:rsidRPr="00920BA4">
        <w:t>10.1016/j.procir.2019.02.030</w:t>
      </w:r>
      <w:r>
        <w:br/>
        <w:t xml:space="preserve">DOI </w:t>
      </w:r>
      <w:r w:rsidRPr="00920BA4">
        <w:rPr>
          <w:rFonts w:ascii="Calibri" w:hAnsi="Calibri" w:cs="Calibri"/>
        </w:rPr>
        <w:t>﻿</w:t>
      </w:r>
      <w:r w:rsidRPr="00920BA4">
        <w:t>10.1016/j.addma.2017.05.013</w:t>
      </w:r>
      <w:r>
        <w:br/>
        <w:t xml:space="preserve">DOI </w:t>
      </w:r>
      <w:r w:rsidRPr="00920BA4">
        <w:rPr>
          <w:rFonts w:ascii="Calibri" w:hAnsi="Calibri" w:cs="Calibri"/>
        </w:rPr>
        <w:t>﻿</w:t>
      </w:r>
      <w:r w:rsidRPr="00920BA4">
        <w:t>10.1089/3dp.2016.0054</w:t>
      </w:r>
      <w:r>
        <w:br/>
        <w:t xml:space="preserve">DOI </w:t>
      </w:r>
      <w:r w:rsidRPr="00920BA4">
        <w:rPr>
          <w:rFonts w:ascii="Calibri" w:hAnsi="Calibri" w:cs="Calibri"/>
        </w:rPr>
        <w:t>﻿</w:t>
      </w:r>
      <w:r w:rsidRPr="00920BA4">
        <w:t>10.1115/IMECE2014-39379</w:t>
      </w:r>
      <w:r>
        <w:br/>
        <w:t xml:space="preserve">DOI </w:t>
      </w:r>
      <w:r w:rsidRPr="00920BA4">
        <w:rPr>
          <w:rFonts w:ascii="Calibri" w:hAnsi="Calibri" w:cs="Calibri"/>
        </w:rPr>
        <w:t>﻿</w:t>
      </w:r>
      <w:r w:rsidRPr="00920BA4">
        <w:t>10.1089/3dp.2019.0195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3754E4" w15:done="0"/>
  <w15:commentEx w15:paraId="29BF0F31" w15:done="0"/>
  <w15:commentEx w15:paraId="7DF9CBE1" w15:done="0"/>
  <w15:commentEx w15:paraId="230CD91B" w15:done="0"/>
  <w15:commentEx w15:paraId="6159BAC2" w15:done="0"/>
  <w15:commentEx w15:paraId="7407C3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4E49E" w16cex:dateUtc="2020-11-10T09:06:00Z"/>
  <w16cex:commentExtensible w16cex:durableId="2354F032" w16cex:dateUtc="2020-11-10T09:55:00Z"/>
  <w16cex:commentExtensible w16cex:durableId="2354F3DC" w16cex:dateUtc="2020-11-10T10:11:00Z"/>
  <w16cex:commentExtensible w16cex:durableId="2354FEAA" w16cex:dateUtc="2020-11-10T10:57:00Z"/>
  <w16cex:commentExtensible w16cex:durableId="2354FFD5" w16cex:dateUtc="2020-11-10T11:02:00Z"/>
  <w16cex:commentExtensible w16cex:durableId="2354FF2D" w16cex:dateUtc="2020-11-10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3754E4" w16cid:durableId="2354E49E"/>
  <w16cid:commentId w16cid:paraId="29BF0F31" w16cid:durableId="2354F032"/>
  <w16cid:commentId w16cid:paraId="7DF9CBE1" w16cid:durableId="2354F3DC"/>
  <w16cid:commentId w16cid:paraId="230CD91B" w16cid:durableId="2354FEAA"/>
  <w16cid:commentId w16cid:paraId="6159BAC2" w16cid:durableId="2354FFD5"/>
  <w16cid:commentId w16cid:paraId="7407C336" w16cid:durableId="2354FF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B1572" w14:textId="77777777" w:rsidR="007322AA" w:rsidRDefault="007322AA" w:rsidP="00EB2439">
      <w:pPr>
        <w:spacing w:after="0" w:line="240" w:lineRule="auto"/>
      </w:pPr>
      <w:r>
        <w:separator/>
      </w:r>
    </w:p>
  </w:endnote>
  <w:endnote w:type="continuationSeparator" w:id="0">
    <w:p w14:paraId="076E8223" w14:textId="77777777" w:rsidR="007322AA" w:rsidRDefault="007322AA"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Bskvll BT">
    <w:altName w:val="Times New Roman"/>
    <w:panose1 w:val="020B0604020202020204"/>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Charis SIL">
    <w:altName w:val="Charis SIL"/>
    <w:panose1 w:val="020B0604020202020204"/>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4543678"/>
      <w:docPartObj>
        <w:docPartGallery w:val="Page Numbers (Bottom of Page)"/>
        <w:docPartUnique/>
      </w:docPartObj>
    </w:sdtPr>
    <w:sdtContent>
      <w:p w14:paraId="0F90AB72" w14:textId="7E0FB5C7" w:rsidR="00304288" w:rsidRDefault="00304288">
        <w:pPr>
          <w:pStyle w:val="Pieddepage"/>
          <w:jc w:val="center"/>
        </w:pPr>
        <w:r>
          <w:fldChar w:fldCharType="begin"/>
        </w:r>
        <w:r>
          <w:instrText>PAGE   \* MERGEFORMAT</w:instrText>
        </w:r>
        <w:r>
          <w:fldChar w:fldCharType="separate"/>
        </w:r>
        <w:r>
          <w:t>2</w:t>
        </w:r>
        <w:r>
          <w:fldChar w:fldCharType="end"/>
        </w:r>
      </w:p>
    </w:sdtContent>
  </w:sdt>
  <w:p w14:paraId="4668EF4A" w14:textId="7CCA32AD" w:rsidR="00304288" w:rsidRDefault="003042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BA33C" w14:textId="77777777" w:rsidR="007322AA" w:rsidRDefault="007322AA" w:rsidP="00EB2439">
      <w:pPr>
        <w:spacing w:after="0" w:line="240" w:lineRule="auto"/>
      </w:pPr>
      <w:r>
        <w:separator/>
      </w:r>
    </w:p>
  </w:footnote>
  <w:footnote w:type="continuationSeparator" w:id="0">
    <w:p w14:paraId="2AEAADFA" w14:textId="77777777" w:rsidR="007322AA" w:rsidRDefault="007322AA"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8A888" w14:textId="018FD392" w:rsidR="00304288" w:rsidRPr="000224F1" w:rsidRDefault="00304288" w:rsidP="00EB2A42">
    <w:pPr>
      <w:pStyle w:val="En-tte"/>
      <w:tabs>
        <w:tab w:val="left" w:pos="8280"/>
      </w:tabs>
      <w:rPr>
        <w:lang w:val="es-ES_trad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421A"/>
    <w:multiLevelType w:val="hybridMultilevel"/>
    <w:tmpl w:val="4D46E948"/>
    <w:lvl w:ilvl="0" w:tplc="262A7F2E">
      <w:numFmt w:val="bullet"/>
      <w:lvlText w:val=""/>
      <w:lvlJc w:val="left"/>
      <w:pPr>
        <w:ind w:left="1503" w:hanging="360"/>
      </w:pPr>
      <w:rPr>
        <w:rFonts w:ascii="Symbol" w:eastAsia="Symbol" w:hAnsi="Symbol" w:cs="Symbol" w:hint="default"/>
        <w:w w:val="100"/>
        <w:sz w:val="24"/>
        <w:szCs w:val="24"/>
        <w:lang w:val="es-ES" w:eastAsia="es-ES" w:bidi="es-ES"/>
      </w:rPr>
    </w:lvl>
    <w:lvl w:ilvl="1" w:tplc="B010E9EA">
      <w:numFmt w:val="bullet"/>
      <w:lvlText w:val="•"/>
      <w:lvlJc w:val="left"/>
      <w:pPr>
        <w:ind w:left="2420" w:hanging="360"/>
      </w:pPr>
      <w:rPr>
        <w:rFonts w:hint="default"/>
        <w:lang w:val="es-ES" w:eastAsia="es-ES" w:bidi="es-ES"/>
      </w:rPr>
    </w:lvl>
    <w:lvl w:ilvl="2" w:tplc="45B000F4">
      <w:numFmt w:val="bullet"/>
      <w:lvlText w:val="•"/>
      <w:lvlJc w:val="left"/>
      <w:pPr>
        <w:ind w:left="3340" w:hanging="360"/>
      </w:pPr>
      <w:rPr>
        <w:rFonts w:hint="default"/>
        <w:lang w:val="es-ES" w:eastAsia="es-ES" w:bidi="es-ES"/>
      </w:rPr>
    </w:lvl>
    <w:lvl w:ilvl="3" w:tplc="FCA85C0E">
      <w:numFmt w:val="bullet"/>
      <w:lvlText w:val="•"/>
      <w:lvlJc w:val="left"/>
      <w:pPr>
        <w:ind w:left="4261" w:hanging="360"/>
      </w:pPr>
      <w:rPr>
        <w:rFonts w:hint="default"/>
        <w:lang w:val="es-ES" w:eastAsia="es-ES" w:bidi="es-ES"/>
      </w:rPr>
    </w:lvl>
    <w:lvl w:ilvl="4" w:tplc="16C62E60">
      <w:numFmt w:val="bullet"/>
      <w:lvlText w:val="•"/>
      <w:lvlJc w:val="left"/>
      <w:pPr>
        <w:ind w:left="5181" w:hanging="360"/>
      </w:pPr>
      <w:rPr>
        <w:rFonts w:hint="default"/>
        <w:lang w:val="es-ES" w:eastAsia="es-ES" w:bidi="es-ES"/>
      </w:rPr>
    </w:lvl>
    <w:lvl w:ilvl="5" w:tplc="75E65B3E">
      <w:numFmt w:val="bullet"/>
      <w:lvlText w:val="•"/>
      <w:lvlJc w:val="left"/>
      <w:pPr>
        <w:ind w:left="6102" w:hanging="360"/>
      </w:pPr>
      <w:rPr>
        <w:rFonts w:hint="default"/>
        <w:lang w:val="es-ES" w:eastAsia="es-ES" w:bidi="es-ES"/>
      </w:rPr>
    </w:lvl>
    <w:lvl w:ilvl="6" w:tplc="D896A2AA">
      <w:numFmt w:val="bullet"/>
      <w:lvlText w:val="•"/>
      <w:lvlJc w:val="left"/>
      <w:pPr>
        <w:ind w:left="7022" w:hanging="360"/>
      </w:pPr>
      <w:rPr>
        <w:rFonts w:hint="default"/>
        <w:lang w:val="es-ES" w:eastAsia="es-ES" w:bidi="es-ES"/>
      </w:rPr>
    </w:lvl>
    <w:lvl w:ilvl="7" w:tplc="C6F65C88">
      <w:numFmt w:val="bullet"/>
      <w:lvlText w:val="•"/>
      <w:lvlJc w:val="left"/>
      <w:pPr>
        <w:ind w:left="7942" w:hanging="360"/>
      </w:pPr>
      <w:rPr>
        <w:rFonts w:hint="default"/>
        <w:lang w:val="es-ES" w:eastAsia="es-ES" w:bidi="es-ES"/>
      </w:rPr>
    </w:lvl>
    <w:lvl w:ilvl="8" w:tplc="5470B9B4">
      <w:numFmt w:val="bullet"/>
      <w:lvlText w:val="•"/>
      <w:lvlJc w:val="left"/>
      <w:pPr>
        <w:ind w:left="8863" w:hanging="360"/>
      </w:pPr>
      <w:rPr>
        <w:rFonts w:hint="default"/>
        <w:lang w:val="es-ES" w:eastAsia="es-ES" w:bidi="es-ES"/>
      </w:rPr>
    </w:lvl>
  </w:abstractNum>
  <w:abstractNum w:abstractNumId="1" w15:restartNumberingAfterBreak="0">
    <w:nsid w:val="00706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96066E"/>
    <w:multiLevelType w:val="hybridMultilevel"/>
    <w:tmpl w:val="38E63E88"/>
    <w:lvl w:ilvl="0" w:tplc="47DE681A">
      <w:numFmt w:val="bullet"/>
      <w:lvlText w:val=""/>
      <w:lvlJc w:val="left"/>
      <w:pPr>
        <w:ind w:left="927" w:hanging="360"/>
      </w:pPr>
      <w:rPr>
        <w:rFonts w:ascii="Symbol" w:eastAsiaTheme="minorHAnsi" w:hAnsi="Symbo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 w15:restartNumberingAfterBreak="0">
    <w:nsid w:val="10583F00"/>
    <w:multiLevelType w:val="hybridMultilevel"/>
    <w:tmpl w:val="3F94698C"/>
    <w:lvl w:ilvl="0" w:tplc="7F160490">
      <w:numFmt w:val="bullet"/>
      <w:lvlText w:val=""/>
      <w:lvlJc w:val="left"/>
      <w:pPr>
        <w:ind w:left="1503" w:hanging="360"/>
      </w:pPr>
      <w:rPr>
        <w:rFonts w:ascii="Symbol" w:eastAsia="Symbol" w:hAnsi="Symbol" w:cs="Symbol" w:hint="default"/>
        <w:w w:val="100"/>
        <w:sz w:val="24"/>
        <w:szCs w:val="24"/>
        <w:lang w:val="es-ES" w:eastAsia="es-ES" w:bidi="es-ES"/>
      </w:rPr>
    </w:lvl>
    <w:lvl w:ilvl="1" w:tplc="742E77A0">
      <w:numFmt w:val="bullet"/>
      <w:lvlText w:val="•"/>
      <w:lvlJc w:val="left"/>
      <w:pPr>
        <w:ind w:left="2420" w:hanging="360"/>
      </w:pPr>
      <w:rPr>
        <w:rFonts w:hint="default"/>
        <w:lang w:val="es-ES" w:eastAsia="es-ES" w:bidi="es-ES"/>
      </w:rPr>
    </w:lvl>
    <w:lvl w:ilvl="2" w:tplc="9DDC7A34">
      <w:numFmt w:val="bullet"/>
      <w:lvlText w:val="•"/>
      <w:lvlJc w:val="left"/>
      <w:pPr>
        <w:ind w:left="3340" w:hanging="360"/>
      </w:pPr>
      <w:rPr>
        <w:rFonts w:hint="default"/>
        <w:lang w:val="es-ES" w:eastAsia="es-ES" w:bidi="es-ES"/>
      </w:rPr>
    </w:lvl>
    <w:lvl w:ilvl="3" w:tplc="9A064C20">
      <w:numFmt w:val="bullet"/>
      <w:lvlText w:val="•"/>
      <w:lvlJc w:val="left"/>
      <w:pPr>
        <w:ind w:left="4261" w:hanging="360"/>
      </w:pPr>
      <w:rPr>
        <w:rFonts w:hint="default"/>
        <w:lang w:val="es-ES" w:eastAsia="es-ES" w:bidi="es-ES"/>
      </w:rPr>
    </w:lvl>
    <w:lvl w:ilvl="4" w:tplc="FB7A3F2C">
      <w:numFmt w:val="bullet"/>
      <w:lvlText w:val="•"/>
      <w:lvlJc w:val="left"/>
      <w:pPr>
        <w:ind w:left="5181" w:hanging="360"/>
      </w:pPr>
      <w:rPr>
        <w:rFonts w:hint="default"/>
        <w:lang w:val="es-ES" w:eastAsia="es-ES" w:bidi="es-ES"/>
      </w:rPr>
    </w:lvl>
    <w:lvl w:ilvl="5" w:tplc="F56235FA">
      <w:numFmt w:val="bullet"/>
      <w:lvlText w:val="•"/>
      <w:lvlJc w:val="left"/>
      <w:pPr>
        <w:ind w:left="6102" w:hanging="360"/>
      </w:pPr>
      <w:rPr>
        <w:rFonts w:hint="default"/>
        <w:lang w:val="es-ES" w:eastAsia="es-ES" w:bidi="es-ES"/>
      </w:rPr>
    </w:lvl>
    <w:lvl w:ilvl="6" w:tplc="48541D4A">
      <w:numFmt w:val="bullet"/>
      <w:lvlText w:val="•"/>
      <w:lvlJc w:val="left"/>
      <w:pPr>
        <w:ind w:left="7022" w:hanging="360"/>
      </w:pPr>
      <w:rPr>
        <w:rFonts w:hint="default"/>
        <w:lang w:val="es-ES" w:eastAsia="es-ES" w:bidi="es-ES"/>
      </w:rPr>
    </w:lvl>
    <w:lvl w:ilvl="7" w:tplc="212CF294">
      <w:numFmt w:val="bullet"/>
      <w:lvlText w:val="•"/>
      <w:lvlJc w:val="left"/>
      <w:pPr>
        <w:ind w:left="7942" w:hanging="360"/>
      </w:pPr>
      <w:rPr>
        <w:rFonts w:hint="default"/>
        <w:lang w:val="es-ES" w:eastAsia="es-ES" w:bidi="es-ES"/>
      </w:rPr>
    </w:lvl>
    <w:lvl w:ilvl="8" w:tplc="9A3C6826">
      <w:numFmt w:val="bullet"/>
      <w:lvlText w:val="•"/>
      <w:lvlJc w:val="left"/>
      <w:pPr>
        <w:ind w:left="8863" w:hanging="360"/>
      </w:pPr>
      <w:rPr>
        <w:rFonts w:hint="default"/>
        <w:lang w:val="es-ES" w:eastAsia="es-ES" w:bidi="es-ES"/>
      </w:rPr>
    </w:lvl>
  </w:abstractNum>
  <w:abstractNum w:abstractNumId="4" w15:restartNumberingAfterBreak="0">
    <w:nsid w:val="10F52E91"/>
    <w:multiLevelType w:val="hybridMultilevel"/>
    <w:tmpl w:val="7FB22CC8"/>
    <w:lvl w:ilvl="0" w:tplc="47DE681A">
      <w:numFmt w:val="bullet"/>
      <w:lvlText w:val=""/>
      <w:lvlJc w:val="left"/>
      <w:pPr>
        <w:ind w:left="1494" w:hanging="360"/>
      </w:pPr>
      <w:rPr>
        <w:rFonts w:ascii="Symbol" w:eastAsiaTheme="minorHAnsi" w:hAnsi="Symbol" w:cs="Aria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152D1C27"/>
    <w:multiLevelType w:val="hybridMultilevel"/>
    <w:tmpl w:val="82127A28"/>
    <w:lvl w:ilvl="0" w:tplc="E2E4CC76">
      <w:numFmt w:val="bullet"/>
      <w:lvlText w:val=""/>
      <w:lvlJc w:val="left"/>
      <w:pPr>
        <w:ind w:left="1503" w:hanging="360"/>
      </w:pPr>
      <w:rPr>
        <w:rFonts w:ascii="Symbol" w:eastAsia="Symbol" w:hAnsi="Symbol" w:cs="Symbol" w:hint="default"/>
        <w:w w:val="100"/>
        <w:sz w:val="24"/>
        <w:szCs w:val="24"/>
        <w:lang w:val="es-ES" w:eastAsia="es-ES" w:bidi="es-ES"/>
      </w:rPr>
    </w:lvl>
    <w:lvl w:ilvl="1" w:tplc="8738F0AC">
      <w:numFmt w:val="bullet"/>
      <w:lvlText w:val="•"/>
      <w:lvlJc w:val="left"/>
      <w:pPr>
        <w:ind w:left="2420" w:hanging="360"/>
      </w:pPr>
      <w:rPr>
        <w:rFonts w:hint="default"/>
        <w:lang w:val="es-ES" w:eastAsia="es-ES" w:bidi="es-ES"/>
      </w:rPr>
    </w:lvl>
    <w:lvl w:ilvl="2" w:tplc="994A3CC8">
      <w:numFmt w:val="bullet"/>
      <w:lvlText w:val="•"/>
      <w:lvlJc w:val="left"/>
      <w:pPr>
        <w:ind w:left="3340" w:hanging="360"/>
      </w:pPr>
      <w:rPr>
        <w:rFonts w:hint="default"/>
        <w:lang w:val="es-ES" w:eastAsia="es-ES" w:bidi="es-ES"/>
      </w:rPr>
    </w:lvl>
    <w:lvl w:ilvl="3" w:tplc="39CCC456">
      <w:numFmt w:val="bullet"/>
      <w:lvlText w:val="•"/>
      <w:lvlJc w:val="left"/>
      <w:pPr>
        <w:ind w:left="4261" w:hanging="360"/>
      </w:pPr>
      <w:rPr>
        <w:rFonts w:hint="default"/>
        <w:lang w:val="es-ES" w:eastAsia="es-ES" w:bidi="es-ES"/>
      </w:rPr>
    </w:lvl>
    <w:lvl w:ilvl="4" w:tplc="8D240B22">
      <w:numFmt w:val="bullet"/>
      <w:lvlText w:val="•"/>
      <w:lvlJc w:val="left"/>
      <w:pPr>
        <w:ind w:left="5181" w:hanging="360"/>
      </w:pPr>
      <w:rPr>
        <w:rFonts w:hint="default"/>
        <w:lang w:val="es-ES" w:eastAsia="es-ES" w:bidi="es-ES"/>
      </w:rPr>
    </w:lvl>
    <w:lvl w:ilvl="5" w:tplc="75A488A4">
      <w:numFmt w:val="bullet"/>
      <w:lvlText w:val="•"/>
      <w:lvlJc w:val="left"/>
      <w:pPr>
        <w:ind w:left="6102" w:hanging="360"/>
      </w:pPr>
      <w:rPr>
        <w:rFonts w:hint="default"/>
        <w:lang w:val="es-ES" w:eastAsia="es-ES" w:bidi="es-ES"/>
      </w:rPr>
    </w:lvl>
    <w:lvl w:ilvl="6" w:tplc="84124750">
      <w:numFmt w:val="bullet"/>
      <w:lvlText w:val="•"/>
      <w:lvlJc w:val="left"/>
      <w:pPr>
        <w:ind w:left="7022" w:hanging="360"/>
      </w:pPr>
      <w:rPr>
        <w:rFonts w:hint="default"/>
        <w:lang w:val="es-ES" w:eastAsia="es-ES" w:bidi="es-ES"/>
      </w:rPr>
    </w:lvl>
    <w:lvl w:ilvl="7" w:tplc="4A3C3578">
      <w:numFmt w:val="bullet"/>
      <w:lvlText w:val="•"/>
      <w:lvlJc w:val="left"/>
      <w:pPr>
        <w:ind w:left="7942" w:hanging="360"/>
      </w:pPr>
      <w:rPr>
        <w:rFonts w:hint="default"/>
        <w:lang w:val="es-ES" w:eastAsia="es-ES" w:bidi="es-ES"/>
      </w:rPr>
    </w:lvl>
    <w:lvl w:ilvl="8" w:tplc="AD16D22A">
      <w:numFmt w:val="bullet"/>
      <w:lvlText w:val="•"/>
      <w:lvlJc w:val="left"/>
      <w:pPr>
        <w:ind w:left="8863" w:hanging="360"/>
      </w:pPr>
      <w:rPr>
        <w:rFonts w:hint="default"/>
        <w:lang w:val="es-ES" w:eastAsia="es-ES" w:bidi="es-ES"/>
      </w:rPr>
    </w:lvl>
  </w:abstractNum>
  <w:abstractNum w:abstractNumId="6" w15:restartNumberingAfterBreak="0">
    <w:nsid w:val="19F75803"/>
    <w:multiLevelType w:val="hybridMultilevel"/>
    <w:tmpl w:val="5762AC2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1DE33DAC"/>
    <w:multiLevelType w:val="multilevel"/>
    <w:tmpl w:val="7EB0A8C4"/>
    <w:lvl w:ilvl="0">
      <w:start w:val="1"/>
      <w:numFmt w:val="decimal"/>
      <w:pStyle w:val="tit1"/>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artado-tfg"/>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2F37D4"/>
    <w:multiLevelType w:val="hybridMultilevel"/>
    <w:tmpl w:val="DE305C42"/>
    <w:lvl w:ilvl="0" w:tplc="D5C8EB26">
      <w:numFmt w:val="bullet"/>
      <w:lvlText w:val=""/>
      <w:lvlJc w:val="left"/>
      <w:pPr>
        <w:ind w:left="1503" w:hanging="360"/>
      </w:pPr>
      <w:rPr>
        <w:rFonts w:ascii="Symbol" w:eastAsia="Symbol" w:hAnsi="Symbol" w:cs="Symbol" w:hint="default"/>
        <w:w w:val="100"/>
        <w:sz w:val="24"/>
        <w:szCs w:val="24"/>
        <w:lang w:val="es-ES" w:eastAsia="es-ES" w:bidi="es-ES"/>
      </w:rPr>
    </w:lvl>
    <w:lvl w:ilvl="1" w:tplc="8FFE7E80">
      <w:numFmt w:val="bullet"/>
      <w:lvlText w:val="•"/>
      <w:lvlJc w:val="left"/>
      <w:pPr>
        <w:ind w:left="2420" w:hanging="360"/>
      </w:pPr>
      <w:rPr>
        <w:rFonts w:hint="default"/>
        <w:lang w:val="es-ES" w:eastAsia="es-ES" w:bidi="es-ES"/>
      </w:rPr>
    </w:lvl>
    <w:lvl w:ilvl="2" w:tplc="6D7ED758">
      <w:numFmt w:val="bullet"/>
      <w:lvlText w:val="•"/>
      <w:lvlJc w:val="left"/>
      <w:pPr>
        <w:ind w:left="3340" w:hanging="360"/>
      </w:pPr>
      <w:rPr>
        <w:rFonts w:hint="default"/>
        <w:lang w:val="es-ES" w:eastAsia="es-ES" w:bidi="es-ES"/>
      </w:rPr>
    </w:lvl>
    <w:lvl w:ilvl="3" w:tplc="EC82C52A">
      <w:numFmt w:val="bullet"/>
      <w:lvlText w:val="•"/>
      <w:lvlJc w:val="left"/>
      <w:pPr>
        <w:ind w:left="4261" w:hanging="360"/>
      </w:pPr>
      <w:rPr>
        <w:rFonts w:hint="default"/>
        <w:lang w:val="es-ES" w:eastAsia="es-ES" w:bidi="es-ES"/>
      </w:rPr>
    </w:lvl>
    <w:lvl w:ilvl="4" w:tplc="689C9CB8">
      <w:numFmt w:val="bullet"/>
      <w:lvlText w:val="•"/>
      <w:lvlJc w:val="left"/>
      <w:pPr>
        <w:ind w:left="5181" w:hanging="360"/>
      </w:pPr>
      <w:rPr>
        <w:rFonts w:hint="default"/>
        <w:lang w:val="es-ES" w:eastAsia="es-ES" w:bidi="es-ES"/>
      </w:rPr>
    </w:lvl>
    <w:lvl w:ilvl="5" w:tplc="D360C222">
      <w:numFmt w:val="bullet"/>
      <w:lvlText w:val="•"/>
      <w:lvlJc w:val="left"/>
      <w:pPr>
        <w:ind w:left="6102" w:hanging="360"/>
      </w:pPr>
      <w:rPr>
        <w:rFonts w:hint="default"/>
        <w:lang w:val="es-ES" w:eastAsia="es-ES" w:bidi="es-ES"/>
      </w:rPr>
    </w:lvl>
    <w:lvl w:ilvl="6" w:tplc="2E72306C">
      <w:numFmt w:val="bullet"/>
      <w:lvlText w:val="•"/>
      <w:lvlJc w:val="left"/>
      <w:pPr>
        <w:ind w:left="7022" w:hanging="360"/>
      </w:pPr>
      <w:rPr>
        <w:rFonts w:hint="default"/>
        <w:lang w:val="es-ES" w:eastAsia="es-ES" w:bidi="es-ES"/>
      </w:rPr>
    </w:lvl>
    <w:lvl w:ilvl="7" w:tplc="308845AE">
      <w:numFmt w:val="bullet"/>
      <w:lvlText w:val="•"/>
      <w:lvlJc w:val="left"/>
      <w:pPr>
        <w:ind w:left="7942" w:hanging="360"/>
      </w:pPr>
      <w:rPr>
        <w:rFonts w:hint="default"/>
        <w:lang w:val="es-ES" w:eastAsia="es-ES" w:bidi="es-ES"/>
      </w:rPr>
    </w:lvl>
    <w:lvl w:ilvl="8" w:tplc="A0F4544A">
      <w:numFmt w:val="bullet"/>
      <w:lvlText w:val="•"/>
      <w:lvlJc w:val="left"/>
      <w:pPr>
        <w:ind w:left="8863" w:hanging="360"/>
      </w:pPr>
      <w:rPr>
        <w:rFonts w:hint="default"/>
        <w:lang w:val="es-ES" w:eastAsia="es-ES" w:bidi="es-ES"/>
      </w:rPr>
    </w:lvl>
  </w:abstractNum>
  <w:abstractNum w:abstractNumId="9" w15:restartNumberingAfterBreak="0">
    <w:nsid w:val="1FDA1C49"/>
    <w:multiLevelType w:val="hybridMultilevel"/>
    <w:tmpl w:val="AF828A6A"/>
    <w:lvl w:ilvl="0" w:tplc="A8C0624C">
      <w:numFmt w:val="bullet"/>
      <w:lvlText w:val=""/>
      <w:lvlJc w:val="left"/>
      <w:pPr>
        <w:ind w:left="1503" w:hanging="360"/>
      </w:pPr>
      <w:rPr>
        <w:rFonts w:ascii="Symbol" w:eastAsia="Symbol" w:hAnsi="Symbol" w:cs="Symbol" w:hint="default"/>
        <w:w w:val="100"/>
        <w:sz w:val="24"/>
        <w:szCs w:val="24"/>
        <w:lang w:val="es-ES" w:eastAsia="es-ES" w:bidi="es-ES"/>
      </w:rPr>
    </w:lvl>
    <w:lvl w:ilvl="1" w:tplc="82D23716">
      <w:numFmt w:val="bullet"/>
      <w:lvlText w:val="•"/>
      <w:lvlJc w:val="left"/>
      <w:pPr>
        <w:ind w:left="2420" w:hanging="360"/>
      </w:pPr>
      <w:rPr>
        <w:rFonts w:hint="default"/>
        <w:lang w:val="es-ES" w:eastAsia="es-ES" w:bidi="es-ES"/>
      </w:rPr>
    </w:lvl>
    <w:lvl w:ilvl="2" w:tplc="B99E55E8">
      <w:numFmt w:val="bullet"/>
      <w:lvlText w:val="•"/>
      <w:lvlJc w:val="left"/>
      <w:pPr>
        <w:ind w:left="3340" w:hanging="360"/>
      </w:pPr>
      <w:rPr>
        <w:rFonts w:hint="default"/>
        <w:lang w:val="es-ES" w:eastAsia="es-ES" w:bidi="es-ES"/>
      </w:rPr>
    </w:lvl>
    <w:lvl w:ilvl="3" w:tplc="2D86D8DA">
      <w:numFmt w:val="bullet"/>
      <w:lvlText w:val="•"/>
      <w:lvlJc w:val="left"/>
      <w:pPr>
        <w:ind w:left="4261" w:hanging="360"/>
      </w:pPr>
      <w:rPr>
        <w:rFonts w:hint="default"/>
        <w:lang w:val="es-ES" w:eastAsia="es-ES" w:bidi="es-ES"/>
      </w:rPr>
    </w:lvl>
    <w:lvl w:ilvl="4" w:tplc="B3C293FA">
      <w:numFmt w:val="bullet"/>
      <w:lvlText w:val="•"/>
      <w:lvlJc w:val="left"/>
      <w:pPr>
        <w:ind w:left="5181" w:hanging="360"/>
      </w:pPr>
      <w:rPr>
        <w:rFonts w:hint="default"/>
        <w:lang w:val="es-ES" w:eastAsia="es-ES" w:bidi="es-ES"/>
      </w:rPr>
    </w:lvl>
    <w:lvl w:ilvl="5" w:tplc="7F52D184">
      <w:numFmt w:val="bullet"/>
      <w:lvlText w:val="•"/>
      <w:lvlJc w:val="left"/>
      <w:pPr>
        <w:ind w:left="6102" w:hanging="360"/>
      </w:pPr>
      <w:rPr>
        <w:rFonts w:hint="default"/>
        <w:lang w:val="es-ES" w:eastAsia="es-ES" w:bidi="es-ES"/>
      </w:rPr>
    </w:lvl>
    <w:lvl w:ilvl="6" w:tplc="58DC5818">
      <w:numFmt w:val="bullet"/>
      <w:lvlText w:val="•"/>
      <w:lvlJc w:val="left"/>
      <w:pPr>
        <w:ind w:left="7022" w:hanging="360"/>
      </w:pPr>
      <w:rPr>
        <w:rFonts w:hint="default"/>
        <w:lang w:val="es-ES" w:eastAsia="es-ES" w:bidi="es-ES"/>
      </w:rPr>
    </w:lvl>
    <w:lvl w:ilvl="7" w:tplc="ECF65D74">
      <w:numFmt w:val="bullet"/>
      <w:lvlText w:val="•"/>
      <w:lvlJc w:val="left"/>
      <w:pPr>
        <w:ind w:left="7942" w:hanging="360"/>
      </w:pPr>
      <w:rPr>
        <w:rFonts w:hint="default"/>
        <w:lang w:val="es-ES" w:eastAsia="es-ES" w:bidi="es-ES"/>
      </w:rPr>
    </w:lvl>
    <w:lvl w:ilvl="8" w:tplc="999A20BE">
      <w:numFmt w:val="bullet"/>
      <w:lvlText w:val="•"/>
      <w:lvlJc w:val="left"/>
      <w:pPr>
        <w:ind w:left="8863" w:hanging="360"/>
      </w:pPr>
      <w:rPr>
        <w:rFonts w:hint="default"/>
        <w:lang w:val="es-ES" w:eastAsia="es-ES" w:bidi="es-ES"/>
      </w:rPr>
    </w:lvl>
  </w:abstractNum>
  <w:abstractNum w:abstractNumId="10" w15:restartNumberingAfterBreak="0">
    <w:nsid w:val="37E167E8"/>
    <w:multiLevelType w:val="hybridMultilevel"/>
    <w:tmpl w:val="FC82C54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38472C39"/>
    <w:multiLevelType w:val="hybridMultilevel"/>
    <w:tmpl w:val="9934DDF0"/>
    <w:lvl w:ilvl="0" w:tplc="C520079A">
      <w:numFmt w:val="bullet"/>
      <w:lvlText w:val=""/>
      <w:lvlJc w:val="left"/>
      <w:pPr>
        <w:ind w:left="1503" w:hanging="360"/>
      </w:pPr>
      <w:rPr>
        <w:rFonts w:ascii="Symbol" w:eastAsia="Symbol" w:hAnsi="Symbol" w:cs="Symbol" w:hint="default"/>
        <w:w w:val="100"/>
        <w:sz w:val="24"/>
        <w:szCs w:val="24"/>
        <w:lang w:val="es-ES" w:eastAsia="es-ES" w:bidi="es-ES"/>
      </w:rPr>
    </w:lvl>
    <w:lvl w:ilvl="1" w:tplc="F8BAC0FA">
      <w:numFmt w:val="bullet"/>
      <w:lvlText w:val="•"/>
      <w:lvlJc w:val="left"/>
      <w:pPr>
        <w:ind w:left="2420" w:hanging="360"/>
      </w:pPr>
      <w:rPr>
        <w:rFonts w:hint="default"/>
        <w:lang w:val="es-ES" w:eastAsia="es-ES" w:bidi="es-ES"/>
      </w:rPr>
    </w:lvl>
    <w:lvl w:ilvl="2" w:tplc="D0EA480A">
      <w:numFmt w:val="bullet"/>
      <w:lvlText w:val="•"/>
      <w:lvlJc w:val="left"/>
      <w:pPr>
        <w:ind w:left="3340" w:hanging="360"/>
      </w:pPr>
      <w:rPr>
        <w:rFonts w:hint="default"/>
        <w:lang w:val="es-ES" w:eastAsia="es-ES" w:bidi="es-ES"/>
      </w:rPr>
    </w:lvl>
    <w:lvl w:ilvl="3" w:tplc="F562689E">
      <w:numFmt w:val="bullet"/>
      <w:lvlText w:val="•"/>
      <w:lvlJc w:val="left"/>
      <w:pPr>
        <w:ind w:left="4261" w:hanging="360"/>
      </w:pPr>
      <w:rPr>
        <w:rFonts w:hint="default"/>
        <w:lang w:val="es-ES" w:eastAsia="es-ES" w:bidi="es-ES"/>
      </w:rPr>
    </w:lvl>
    <w:lvl w:ilvl="4" w:tplc="00146FA4">
      <w:numFmt w:val="bullet"/>
      <w:lvlText w:val="•"/>
      <w:lvlJc w:val="left"/>
      <w:pPr>
        <w:ind w:left="5181" w:hanging="360"/>
      </w:pPr>
      <w:rPr>
        <w:rFonts w:hint="default"/>
        <w:lang w:val="es-ES" w:eastAsia="es-ES" w:bidi="es-ES"/>
      </w:rPr>
    </w:lvl>
    <w:lvl w:ilvl="5" w:tplc="76F27F00">
      <w:numFmt w:val="bullet"/>
      <w:lvlText w:val="•"/>
      <w:lvlJc w:val="left"/>
      <w:pPr>
        <w:ind w:left="6102" w:hanging="360"/>
      </w:pPr>
      <w:rPr>
        <w:rFonts w:hint="default"/>
        <w:lang w:val="es-ES" w:eastAsia="es-ES" w:bidi="es-ES"/>
      </w:rPr>
    </w:lvl>
    <w:lvl w:ilvl="6" w:tplc="9D50AE36">
      <w:numFmt w:val="bullet"/>
      <w:lvlText w:val="•"/>
      <w:lvlJc w:val="left"/>
      <w:pPr>
        <w:ind w:left="7022" w:hanging="360"/>
      </w:pPr>
      <w:rPr>
        <w:rFonts w:hint="default"/>
        <w:lang w:val="es-ES" w:eastAsia="es-ES" w:bidi="es-ES"/>
      </w:rPr>
    </w:lvl>
    <w:lvl w:ilvl="7" w:tplc="00EE0DF2">
      <w:numFmt w:val="bullet"/>
      <w:lvlText w:val="•"/>
      <w:lvlJc w:val="left"/>
      <w:pPr>
        <w:ind w:left="7942" w:hanging="360"/>
      </w:pPr>
      <w:rPr>
        <w:rFonts w:hint="default"/>
        <w:lang w:val="es-ES" w:eastAsia="es-ES" w:bidi="es-ES"/>
      </w:rPr>
    </w:lvl>
    <w:lvl w:ilvl="8" w:tplc="3800CCEC">
      <w:numFmt w:val="bullet"/>
      <w:lvlText w:val="•"/>
      <w:lvlJc w:val="left"/>
      <w:pPr>
        <w:ind w:left="8863" w:hanging="360"/>
      </w:pPr>
      <w:rPr>
        <w:rFonts w:hint="default"/>
        <w:lang w:val="es-ES" w:eastAsia="es-ES" w:bidi="es-ES"/>
      </w:rPr>
    </w:lvl>
  </w:abstractNum>
  <w:abstractNum w:abstractNumId="12" w15:restartNumberingAfterBreak="0">
    <w:nsid w:val="3F805D88"/>
    <w:multiLevelType w:val="hybridMultilevel"/>
    <w:tmpl w:val="D5862C98"/>
    <w:lvl w:ilvl="0" w:tplc="4C8AE272">
      <w:numFmt w:val="bullet"/>
      <w:lvlText w:val=""/>
      <w:lvlJc w:val="left"/>
      <w:pPr>
        <w:ind w:left="1503" w:hanging="360"/>
      </w:pPr>
      <w:rPr>
        <w:rFonts w:ascii="Symbol" w:eastAsia="Symbol" w:hAnsi="Symbol" w:cs="Symbol" w:hint="default"/>
        <w:w w:val="100"/>
        <w:sz w:val="24"/>
        <w:szCs w:val="24"/>
        <w:lang w:val="es-ES" w:eastAsia="es-ES" w:bidi="es-ES"/>
      </w:rPr>
    </w:lvl>
    <w:lvl w:ilvl="1" w:tplc="CD2E13D4">
      <w:numFmt w:val="bullet"/>
      <w:lvlText w:val="•"/>
      <w:lvlJc w:val="left"/>
      <w:pPr>
        <w:ind w:left="2420" w:hanging="360"/>
      </w:pPr>
      <w:rPr>
        <w:rFonts w:hint="default"/>
        <w:lang w:val="es-ES" w:eastAsia="es-ES" w:bidi="es-ES"/>
      </w:rPr>
    </w:lvl>
    <w:lvl w:ilvl="2" w:tplc="0898EC12">
      <w:numFmt w:val="bullet"/>
      <w:lvlText w:val="•"/>
      <w:lvlJc w:val="left"/>
      <w:pPr>
        <w:ind w:left="3340" w:hanging="360"/>
      </w:pPr>
      <w:rPr>
        <w:rFonts w:hint="default"/>
        <w:lang w:val="es-ES" w:eastAsia="es-ES" w:bidi="es-ES"/>
      </w:rPr>
    </w:lvl>
    <w:lvl w:ilvl="3" w:tplc="F5E050AE">
      <w:numFmt w:val="bullet"/>
      <w:lvlText w:val="•"/>
      <w:lvlJc w:val="left"/>
      <w:pPr>
        <w:ind w:left="4261" w:hanging="360"/>
      </w:pPr>
      <w:rPr>
        <w:rFonts w:hint="default"/>
        <w:lang w:val="es-ES" w:eastAsia="es-ES" w:bidi="es-ES"/>
      </w:rPr>
    </w:lvl>
    <w:lvl w:ilvl="4" w:tplc="818E90CE">
      <w:numFmt w:val="bullet"/>
      <w:lvlText w:val="•"/>
      <w:lvlJc w:val="left"/>
      <w:pPr>
        <w:ind w:left="5181" w:hanging="360"/>
      </w:pPr>
      <w:rPr>
        <w:rFonts w:hint="default"/>
        <w:lang w:val="es-ES" w:eastAsia="es-ES" w:bidi="es-ES"/>
      </w:rPr>
    </w:lvl>
    <w:lvl w:ilvl="5" w:tplc="C82A9F32">
      <w:numFmt w:val="bullet"/>
      <w:lvlText w:val="•"/>
      <w:lvlJc w:val="left"/>
      <w:pPr>
        <w:ind w:left="6102" w:hanging="360"/>
      </w:pPr>
      <w:rPr>
        <w:rFonts w:hint="default"/>
        <w:lang w:val="es-ES" w:eastAsia="es-ES" w:bidi="es-ES"/>
      </w:rPr>
    </w:lvl>
    <w:lvl w:ilvl="6" w:tplc="DE7CBC36">
      <w:numFmt w:val="bullet"/>
      <w:lvlText w:val="•"/>
      <w:lvlJc w:val="left"/>
      <w:pPr>
        <w:ind w:left="7022" w:hanging="360"/>
      </w:pPr>
      <w:rPr>
        <w:rFonts w:hint="default"/>
        <w:lang w:val="es-ES" w:eastAsia="es-ES" w:bidi="es-ES"/>
      </w:rPr>
    </w:lvl>
    <w:lvl w:ilvl="7" w:tplc="EC1EBF62">
      <w:numFmt w:val="bullet"/>
      <w:lvlText w:val="•"/>
      <w:lvlJc w:val="left"/>
      <w:pPr>
        <w:ind w:left="7942" w:hanging="360"/>
      </w:pPr>
      <w:rPr>
        <w:rFonts w:hint="default"/>
        <w:lang w:val="es-ES" w:eastAsia="es-ES" w:bidi="es-ES"/>
      </w:rPr>
    </w:lvl>
    <w:lvl w:ilvl="8" w:tplc="AAA8A1B4">
      <w:numFmt w:val="bullet"/>
      <w:lvlText w:val="•"/>
      <w:lvlJc w:val="left"/>
      <w:pPr>
        <w:ind w:left="8863" w:hanging="360"/>
      </w:pPr>
      <w:rPr>
        <w:rFonts w:hint="default"/>
        <w:lang w:val="es-ES" w:eastAsia="es-ES" w:bidi="es-ES"/>
      </w:rPr>
    </w:lvl>
  </w:abstractNum>
  <w:abstractNum w:abstractNumId="13" w15:restartNumberingAfterBreak="0">
    <w:nsid w:val="426018CD"/>
    <w:multiLevelType w:val="hybridMultilevel"/>
    <w:tmpl w:val="3D0A2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946D0C"/>
    <w:multiLevelType w:val="hybridMultilevel"/>
    <w:tmpl w:val="5E1A7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91816FE"/>
    <w:multiLevelType w:val="hybridMultilevel"/>
    <w:tmpl w:val="6D0CCC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36B2425"/>
    <w:multiLevelType w:val="hybridMultilevel"/>
    <w:tmpl w:val="CFCC453A"/>
    <w:lvl w:ilvl="0" w:tplc="43381580">
      <w:numFmt w:val="bullet"/>
      <w:lvlText w:val=""/>
      <w:lvlJc w:val="left"/>
      <w:pPr>
        <w:ind w:left="1503" w:hanging="360"/>
      </w:pPr>
      <w:rPr>
        <w:rFonts w:ascii="Symbol" w:eastAsia="Symbol" w:hAnsi="Symbol" w:cs="Symbol" w:hint="default"/>
        <w:w w:val="100"/>
        <w:sz w:val="24"/>
        <w:szCs w:val="24"/>
        <w:lang w:val="es-ES" w:eastAsia="es-ES" w:bidi="es-ES"/>
      </w:rPr>
    </w:lvl>
    <w:lvl w:ilvl="1" w:tplc="36C20650">
      <w:numFmt w:val="bullet"/>
      <w:lvlText w:val="•"/>
      <w:lvlJc w:val="left"/>
      <w:pPr>
        <w:ind w:left="2420" w:hanging="360"/>
      </w:pPr>
      <w:rPr>
        <w:rFonts w:hint="default"/>
        <w:lang w:val="es-ES" w:eastAsia="es-ES" w:bidi="es-ES"/>
      </w:rPr>
    </w:lvl>
    <w:lvl w:ilvl="2" w:tplc="82A44FC2">
      <w:numFmt w:val="bullet"/>
      <w:lvlText w:val="•"/>
      <w:lvlJc w:val="left"/>
      <w:pPr>
        <w:ind w:left="3340" w:hanging="360"/>
      </w:pPr>
      <w:rPr>
        <w:rFonts w:hint="default"/>
        <w:lang w:val="es-ES" w:eastAsia="es-ES" w:bidi="es-ES"/>
      </w:rPr>
    </w:lvl>
    <w:lvl w:ilvl="3" w:tplc="5C5A514C">
      <w:numFmt w:val="bullet"/>
      <w:lvlText w:val="•"/>
      <w:lvlJc w:val="left"/>
      <w:pPr>
        <w:ind w:left="4261" w:hanging="360"/>
      </w:pPr>
      <w:rPr>
        <w:rFonts w:hint="default"/>
        <w:lang w:val="es-ES" w:eastAsia="es-ES" w:bidi="es-ES"/>
      </w:rPr>
    </w:lvl>
    <w:lvl w:ilvl="4" w:tplc="629A077E">
      <w:numFmt w:val="bullet"/>
      <w:lvlText w:val="•"/>
      <w:lvlJc w:val="left"/>
      <w:pPr>
        <w:ind w:left="5181" w:hanging="360"/>
      </w:pPr>
      <w:rPr>
        <w:rFonts w:hint="default"/>
        <w:lang w:val="es-ES" w:eastAsia="es-ES" w:bidi="es-ES"/>
      </w:rPr>
    </w:lvl>
    <w:lvl w:ilvl="5" w:tplc="A57299AA">
      <w:numFmt w:val="bullet"/>
      <w:lvlText w:val="•"/>
      <w:lvlJc w:val="left"/>
      <w:pPr>
        <w:ind w:left="6102" w:hanging="360"/>
      </w:pPr>
      <w:rPr>
        <w:rFonts w:hint="default"/>
        <w:lang w:val="es-ES" w:eastAsia="es-ES" w:bidi="es-ES"/>
      </w:rPr>
    </w:lvl>
    <w:lvl w:ilvl="6" w:tplc="8174E50E">
      <w:numFmt w:val="bullet"/>
      <w:lvlText w:val="•"/>
      <w:lvlJc w:val="left"/>
      <w:pPr>
        <w:ind w:left="7022" w:hanging="360"/>
      </w:pPr>
      <w:rPr>
        <w:rFonts w:hint="default"/>
        <w:lang w:val="es-ES" w:eastAsia="es-ES" w:bidi="es-ES"/>
      </w:rPr>
    </w:lvl>
    <w:lvl w:ilvl="7" w:tplc="D8A002A0">
      <w:numFmt w:val="bullet"/>
      <w:lvlText w:val="•"/>
      <w:lvlJc w:val="left"/>
      <w:pPr>
        <w:ind w:left="7942" w:hanging="360"/>
      </w:pPr>
      <w:rPr>
        <w:rFonts w:hint="default"/>
        <w:lang w:val="es-ES" w:eastAsia="es-ES" w:bidi="es-ES"/>
      </w:rPr>
    </w:lvl>
    <w:lvl w:ilvl="8" w:tplc="322C4504">
      <w:numFmt w:val="bullet"/>
      <w:lvlText w:val="•"/>
      <w:lvlJc w:val="left"/>
      <w:pPr>
        <w:ind w:left="8863" w:hanging="360"/>
      </w:pPr>
      <w:rPr>
        <w:rFonts w:hint="default"/>
        <w:lang w:val="es-ES" w:eastAsia="es-ES" w:bidi="es-ES"/>
      </w:rPr>
    </w:lvl>
  </w:abstractNum>
  <w:abstractNum w:abstractNumId="18" w15:restartNumberingAfterBreak="0">
    <w:nsid w:val="75190195"/>
    <w:multiLevelType w:val="hybridMultilevel"/>
    <w:tmpl w:val="A58A4F92"/>
    <w:lvl w:ilvl="0" w:tplc="0BDE8896">
      <w:numFmt w:val="bullet"/>
      <w:lvlText w:val=""/>
      <w:lvlJc w:val="left"/>
      <w:pPr>
        <w:ind w:left="1503" w:hanging="360"/>
      </w:pPr>
      <w:rPr>
        <w:rFonts w:ascii="Symbol" w:eastAsia="Symbol" w:hAnsi="Symbol" w:cs="Symbol" w:hint="default"/>
        <w:w w:val="100"/>
        <w:sz w:val="24"/>
        <w:szCs w:val="24"/>
        <w:lang w:val="es-ES" w:eastAsia="es-ES" w:bidi="es-ES"/>
      </w:rPr>
    </w:lvl>
    <w:lvl w:ilvl="1" w:tplc="5A3896F8">
      <w:numFmt w:val="bullet"/>
      <w:lvlText w:val="•"/>
      <w:lvlJc w:val="left"/>
      <w:pPr>
        <w:ind w:left="2420" w:hanging="360"/>
      </w:pPr>
      <w:rPr>
        <w:rFonts w:hint="default"/>
        <w:lang w:val="es-ES" w:eastAsia="es-ES" w:bidi="es-ES"/>
      </w:rPr>
    </w:lvl>
    <w:lvl w:ilvl="2" w:tplc="13F4CB36">
      <w:numFmt w:val="bullet"/>
      <w:lvlText w:val="•"/>
      <w:lvlJc w:val="left"/>
      <w:pPr>
        <w:ind w:left="3340" w:hanging="360"/>
      </w:pPr>
      <w:rPr>
        <w:rFonts w:hint="default"/>
        <w:lang w:val="es-ES" w:eastAsia="es-ES" w:bidi="es-ES"/>
      </w:rPr>
    </w:lvl>
    <w:lvl w:ilvl="3" w:tplc="6CB26B70">
      <w:numFmt w:val="bullet"/>
      <w:lvlText w:val="•"/>
      <w:lvlJc w:val="left"/>
      <w:pPr>
        <w:ind w:left="4261" w:hanging="360"/>
      </w:pPr>
      <w:rPr>
        <w:rFonts w:hint="default"/>
        <w:lang w:val="es-ES" w:eastAsia="es-ES" w:bidi="es-ES"/>
      </w:rPr>
    </w:lvl>
    <w:lvl w:ilvl="4" w:tplc="10781912">
      <w:numFmt w:val="bullet"/>
      <w:lvlText w:val="•"/>
      <w:lvlJc w:val="left"/>
      <w:pPr>
        <w:ind w:left="5181" w:hanging="360"/>
      </w:pPr>
      <w:rPr>
        <w:rFonts w:hint="default"/>
        <w:lang w:val="es-ES" w:eastAsia="es-ES" w:bidi="es-ES"/>
      </w:rPr>
    </w:lvl>
    <w:lvl w:ilvl="5" w:tplc="4504F9CE">
      <w:numFmt w:val="bullet"/>
      <w:lvlText w:val="•"/>
      <w:lvlJc w:val="left"/>
      <w:pPr>
        <w:ind w:left="6102" w:hanging="360"/>
      </w:pPr>
      <w:rPr>
        <w:rFonts w:hint="default"/>
        <w:lang w:val="es-ES" w:eastAsia="es-ES" w:bidi="es-ES"/>
      </w:rPr>
    </w:lvl>
    <w:lvl w:ilvl="6" w:tplc="FB34C196">
      <w:numFmt w:val="bullet"/>
      <w:lvlText w:val="•"/>
      <w:lvlJc w:val="left"/>
      <w:pPr>
        <w:ind w:left="7022" w:hanging="360"/>
      </w:pPr>
      <w:rPr>
        <w:rFonts w:hint="default"/>
        <w:lang w:val="es-ES" w:eastAsia="es-ES" w:bidi="es-ES"/>
      </w:rPr>
    </w:lvl>
    <w:lvl w:ilvl="7" w:tplc="5280795E">
      <w:numFmt w:val="bullet"/>
      <w:lvlText w:val="•"/>
      <w:lvlJc w:val="left"/>
      <w:pPr>
        <w:ind w:left="7942" w:hanging="360"/>
      </w:pPr>
      <w:rPr>
        <w:rFonts w:hint="default"/>
        <w:lang w:val="es-ES" w:eastAsia="es-ES" w:bidi="es-ES"/>
      </w:rPr>
    </w:lvl>
    <w:lvl w:ilvl="8" w:tplc="7E84F0E2">
      <w:numFmt w:val="bullet"/>
      <w:lvlText w:val="•"/>
      <w:lvlJc w:val="left"/>
      <w:pPr>
        <w:ind w:left="8863" w:hanging="360"/>
      </w:pPr>
      <w:rPr>
        <w:rFonts w:hint="default"/>
        <w:lang w:val="es-ES" w:eastAsia="es-ES" w:bidi="es-ES"/>
      </w:rPr>
    </w:lvl>
  </w:abstractNum>
  <w:abstractNum w:abstractNumId="19" w15:restartNumberingAfterBreak="0">
    <w:nsid w:val="76C0683C"/>
    <w:multiLevelType w:val="hybridMultilevel"/>
    <w:tmpl w:val="0A945004"/>
    <w:lvl w:ilvl="0" w:tplc="103C14DE">
      <w:numFmt w:val="bullet"/>
      <w:lvlText w:val=""/>
      <w:lvlJc w:val="left"/>
      <w:pPr>
        <w:ind w:left="1503" w:hanging="360"/>
      </w:pPr>
      <w:rPr>
        <w:rFonts w:ascii="Symbol" w:eastAsia="Symbol" w:hAnsi="Symbol" w:cs="Symbol" w:hint="default"/>
        <w:w w:val="100"/>
        <w:sz w:val="24"/>
        <w:szCs w:val="24"/>
        <w:lang w:val="es-ES" w:eastAsia="es-ES" w:bidi="es-ES"/>
      </w:rPr>
    </w:lvl>
    <w:lvl w:ilvl="1" w:tplc="FC723680">
      <w:numFmt w:val="bullet"/>
      <w:lvlText w:val="•"/>
      <w:lvlJc w:val="left"/>
      <w:pPr>
        <w:ind w:left="2420" w:hanging="360"/>
      </w:pPr>
      <w:rPr>
        <w:rFonts w:hint="default"/>
        <w:lang w:val="es-ES" w:eastAsia="es-ES" w:bidi="es-ES"/>
      </w:rPr>
    </w:lvl>
    <w:lvl w:ilvl="2" w:tplc="18EEEBCC">
      <w:numFmt w:val="bullet"/>
      <w:lvlText w:val="•"/>
      <w:lvlJc w:val="left"/>
      <w:pPr>
        <w:ind w:left="3340" w:hanging="360"/>
      </w:pPr>
      <w:rPr>
        <w:rFonts w:hint="default"/>
        <w:lang w:val="es-ES" w:eastAsia="es-ES" w:bidi="es-ES"/>
      </w:rPr>
    </w:lvl>
    <w:lvl w:ilvl="3" w:tplc="8E7460F8">
      <w:numFmt w:val="bullet"/>
      <w:lvlText w:val="•"/>
      <w:lvlJc w:val="left"/>
      <w:pPr>
        <w:ind w:left="4261" w:hanging="360"/>
      </w:pPr>
      <w:rPr>
        <w:rFonts w:hint="default"/>
        <w:lang w:val="es-ES" w:eastAsia="es-ES" w:bidi="es-ES"/>
      </w:rPr>
    </w:lvl>
    <w:lvl w:ilvl="4" w:tplc="756C485E">
      <w:numFmt w:val="bullet"/>
      <w:lvlText w:val="•"/>
      <w:lvlJc w:val="left"/>
      <w:pPr>
        <w:ind w:left="5181" w:hanging="360"/>
      </w:pPr>
      <w:rPr>
        <w:rFonts w:hint="default"/>
        <w:lang w:val="es-ES" w:eastAsia="es-ES" w:bidi="es-ES"/>
      </w:rPr>
    </w:lvl>
    <w:lvl w:ilvl="5" w:tplc="A078B7A2">
      <w:numFmt w:val="bullet"/>
      <w:lvlText w:val="•"/>
      <w:lvlJc w:val="left"/>
      <w:pPr>
        <w:ind w:left="6102" w:hanging="360"/>
      </w:pPr>
      <w:rPr>
        <w:rFonts w:hint="default"/>
        <w:lang w:val="es-ES" w:eastAsia="es-ES" w:bidi="es-ES"/>
      </w:rPr>
    </w:lvl>
    <w:lvl w:ilvl="6" w:tplc="5C8A8E9E">
      <w:numFmt w:val="bullet"/>
      <w:lvlText w:val="•"/>
      <w:lvlJc w:val="left"/>
      <w:pPr>
        <w:ind w:left="7022" w:hanging="360"/>
      </w:pPr>
      <w:rPr>
        <w:rFonts w:hint="default"/>
        <w:lang w:val="es-ES" w:eastAsia="es-ES" w:bidi="es-ES"/>
      </w:rPr>
    </w:lvl>
    <w:lvl w:ilvl="7" w:tplc="BE24ED96">
      <w:numFmt w:val="bullet"/>
      <w:lvlText w:val="•"/>
      <w:lvlJc w:val="left"/>
      <w:pPr>
        <w:ind w:left="7942" w:hanging="360"/>
      </w:pPr>
      <w:rPr>
        <w:rFonts w:hint="default"/>
        <w:lang w:val="es-ES" w:eastAsia="es-ES" w:bidi="es-ES"/>
      </w:rPr>
    </w:lvl>
    <w:lvl w:ilvl="8" w:tplc="5D3407FC">
      <w:numFmt w:val="bullet"/>
      <w:lvlText w:val="•"/>
      <w:lvlJc w:val="left"/>
      <w:pPr>
        <w:ind w:left="8863" w:hanging="360"/>
      </w:pPr>
      <w:rPr>
        <w:rFonts w:hint="default"/>
        <w:lang w:val="es-ES" w:eastAsia="es-ES" w:bidi="es-ES"/>
      </w:rPr>
    </w:lvl>
  </w:abstractNum>
  <w:abstractNum w:abstractNumId="20"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5"/>
  </w:num>
  <w:num w:numId="3">
    <w:abstractNumId w:val="21"/>
  </w:num>
  <w:num w:numId="4">
    <w:abstractNumId w:val="20"/>
  </w:num>
  <w:num w:numId="5">
    <w:abstractNumId w:val="1"/>
  </w:num>
  <w:num w:numId="6">
    <w:abstractNumId w:val="6"/>
  </w:num>
  <w:num w:numId="7">
    <w:abstractNumId w:val="2"/>
  </w:num>
  <w:num w:numId="8">
    <w:abstractNumId w:val="4"/>
  </w:num>
  <w:num w:numId="9">
    <w:abstractNumId w:val="9"/>
  </w:num>
  <w:num w:numId="10">
    <w:abstractNumId w:val="7"/>
  </w:num>
  <w:num w:numId="11">
    <w:abstractNumId w:val="3"/>
  </w:num>
  <w:num w:numId="12">
    <w:abstractNumId w:val="12"/>
  </w:num>
  <w:num w:numId="13">
    <w:abstractNumId w:val="10"/>
  </w:num>
  <w:num w:numId="14">
    <w:abstractNumId w:val="17"/>
  </w:num>
  <w:num w:numId="15">
    <w:abstractNumId w:val="8"/>
  </w:num>
  <w:num w:numId="16">
    <w:abstractNumId w:val="7"/>
  </w:num>
  <w:num w:numId="17">
    <w:abstractNumId w:val="18"/>
  </w:num>
  <w:num w:numId="18">
    <w:abstractNumId w:val="19"/>
  </w:num>
  <w:num w:numId="19">
    <w:abstractNumId w:val="0"/>
  </w:num>
  <w:num w:numId="20">
    <w:abstractNumId w:val="5"/>
  </w:num>
  <w:num w:numId="21">
    <w:abstractNumId w:val="11"/>
  </w:num>
  <w:num w:numId="22">
    <w:abstractNumId w:val="16"/>
  </w:num>
  <w:num w:numId="23">
    <w:abstractNumId w:val="14"/>
  </w:num>
  <w:num w:numId="2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bio Albert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trackRevisions/>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923"/>
    <w:rsid w:val="000033EA"/>
    <w:rsid w:val="00003841"/>
    <w:rsid w:val="00011674"/>
    <w:rsid w:val="000224F1"/>
    <w:rsid w:val="00027C3E"/>
    <w:rsid w:val="00033217"/>
    <w:rsid w:val="000427A4"/>
    <w:rsid w:val="00050862"/>
    <w:rsid w:val="000669E9"/>
    <w:rsid w:val="0007188B"/>
    <w:rsid w:val="00071BBB"/>
    <w:rsid w:val="000775D1"/>
    <w:rsid w:val="000833B7"/>
    <w:rsid w:val="00083B21"/>
    <w:rsid w:val="000866A8"/>
    <w:rsid w:val="00091C3E"/>
    <w:rsid w:val="00092892"/>
    <w:rsid w:val="000946DB"/>
    <w:rsid w:val="000972E3"/>
    <w:rsid w:val="000A1A7A"/>
    <w:rsid w:val="000C7ABC"/>
    <w:rsid w:val="000D1B71"/>
    <w:rsid w:val="000D2F41"/>
    <w:rsid w:val="000D4D2B"/>
    <w:rsid w:val="000D535D"/>
    <w:rsid w:val="000E28D1"/>
    <w:rsid w:val="000E4653"/>
    <w:rsid w:val="000F5844"/>
    <w:rsid w:val="00102C26"/>
    <w:rsid w:val="001211A9"/>
    <w:rsid w:val="001247CC"/>
    <w:rsid w:val="001263E7"/>
    <w:rsid w:val="00145386"/>
    <w:rsid w:val="001460F4"/>
    <w:rsid w:val="00164A35"/>
    <w:rsid w:val="0016608F"/>
    <w:rsid w:val="00170D3E"/>
    <w:rsid w:val="00171912"/>
    <w:rsid w:val="00172776"/>
    <w:rsid w:val="00174775"/>
    <w:rsid w:val="00177C94"/>
    <w:rsid w:val="00184AA6"/>
    <w:rsid w:val="0018661E"/>
    <w:rsid w:val="0019538B"/>
    <w:rsid w:val="0019693A"/>
    <w:rsid w:val="001A72B9"/>
    <w:rsid w:val="001B5B39"/>
    <w:rsid w:val="001C039B"/>
    <w:rsid w:val="001C5CE4"/>
    <w:rsid w:val="001D6978"/>
    <w:rsid w:val="001D700F"/>
    <w:rsid w:val="001D782A"/>
    <w:rsid w:val="001E1845"/>
    <w:rsid w:val="001E518D"/>
    <w:rsid w:val="001E7CD8"/>
    <w:rsid w:val="001F29DB"/>
    <w:rsid w:val="0020124C"/>
    <w:rsid w:val="00205C0B"/>
    <w:rsid w:val="0020639F"/>
    <w:rsid w:val="00217C8B"/>
    <w:rsid w:val="00220D6A"/>
    <w:rsid w:val="00221D3D"/>
    <w:rsid w:val="0023768B"/>
    <w:rsid w:val="00240887"/>
    <w:rsid w:val="00242505"/>
    <w:rsid w:val="00250B62"/>
    <w:rsid w:val="00252E89"/>
    <w:rsid w:val="002547BB"/>
    <w:rsid w:val="00255120"/>
    <w:rsid w:val="002567E7"/>
    <w:rsid w:val="00267090"/>
    <w:rsid w:val="002720C9"/>
    <w:rsid w:val="00275DB9"/>
    <w:rsid w:val="0027771A"/>
    <w:rsid w:val="00280ABE"/>
    <w:rsid w:val="00282405"/>
    <w:rsid w:val="00285BE8"/>
    <w:rsid w:val="002A2A72"/>
    <w:rsid w:val="002A356B"/>
    <w:rsid w:val="002A56BE"/>
    <w:rsid w:val="002A5CF2"/>
    <w:rsid w:val="002A6567"/>
    <w:rsid w:val="002B15F8"/>
    <w:rsid w:val="002B6F43"/>
    <w:rsid w:val="002C19EE"/>
    <w:rsid w:val="002C4420"/>
    <w:rsid w:val="002D098F"/>
    <w:rsid w:val="002D251B"/>
    <w:rsid w:val="002D3619"/>
    <w:rsid w:val="002E4A2A"/>
    <w:rsid w:val="00301AAF"/>
    <w:rsid w:val="00303A77"/>
    <w:rsid w:val="00304288"/>
    <w:rsid w:val="0031042E"/>
    <w:rsid w:val="00310CE0"/>
    <w:rsid w:val="00313415"/>
    <w:rsid w:val="00315580"/>
    <w:rsid w:val="00316A4B"/>
    <w:rsid w:val="00317724"/>
    <w:rsid w:val="00324CEB"/>
    <w:rsid w:val="0032515E"/>
    <w:rsid w:val="003459FD"/>
    <w:rsid w:val="00350419"/>
    <w:rsid w:val="0035474D"/>
    <w:rsid w:val="003703CE"/>
    <w:rsid w:val="003703EE"/>
    <w:rsid w:val="0037261E"/>
    <w:rsid w:val="003801CC"/>
    <w:rsid w:val="00387D47"/>
    <w:rsid w:val="003913E7"/>
    <w:rsid w:val="003926AB"/>
    <w:rsid w:val="003929B9"/>
    <w:rsid w:val="00393BDE"/>
    <w:rsid w:val="00395C02"/>
    <w:rsid w:val="003A47F4"/>
    <w:rsid w:val="003B04C9"/>
    <w:rsid w:val="003C453A"/>
    <w:rsid w:val="003E3574"/>
    <w:rsid w:val="003F5571"/>
    <w:rsid w:val="003F5DF3"/>
    <w:rsid w:val="00406E78"/>
    <w:rsid w:val="0041141F"/>
    <w:rsid w:val="00412760"/>
    <w:rsid w:val="00423F5B"/>
    <w:rsid w:val="00424B39"/>
    <w:rsid w:val="00435763"/>
    <w:rsid w:val="00436EA5"/>
    <w:rsid w:val="004603B1"/>
    <w:rsid w:val="004636CC"/>
    <w:rsid w:val="00464BBA"/>
    <w:rsid w:val="00464BC1"/>
    <w:rsid w:val="0047381C"/>
    <w:rsid w:val="0048364E"/>
    <w:rsid w:val="00486AD1"/>
    <w:rsid w:val="004A0C30"/>
    <w:rsid w:val="004A1257"/>
    <w:rsid w:val="004A2929"/>
    <w:rsid w:val="004A377A"/>
    <w:rsid w:val="004A4C82"/>
    <w:rsid w:val="004A5E48"/>
    <w:rsid w:val="004A7116"/>
    <w:rsid w:val="004B12B4"/>
    <w:rsid w:val="004B22EF"/>
    <w:rsid w:val="004B662C"/>
    <w:rsid w:val="004B6C1F"/>
    <w:rsid w:val="004C143E"/>
    <w:rsid w:val="004D08FA"/>
    <w:rsid w:val="004D12FB"/>
    <w:rsid w:val="004E04F3"/>
    <w:rsid w:val="005042D4"/>
    <w:rsid w:val="00522DEA"/>
    <w:rsid w:val="00523FFF"/>
    <w:rsid w:val="00526D7C"/>
    <w:rsid w:val="00534143"/>
    <w:rsid w:val="0053728F"/>
    <w:rsid w:val="005548CA"/>
    <w:rsid w:val="005549D3"/>
    <w:rsid w:val="005615BD"/>
    <w:rsid w:val="00562271"/>
    <w:rsid w:val="005624B1"/>
    <w:rsid w:val="00567821"/>
    <w:rsid w:val="00574DF3"/>
    <w:rsid w:val="0058174B"/>
    <w:rsid w:val="00585843"/>
    <w:rsid w:val="005929AD"/>
    <w:rsid w:val="0059373C"/>
    <w:rsid w:val="00596F9C"/>
    <w:rsid w:val="005B3388"/>
    <w:rsid w:val="005B446A"/>
    <w:rsid w:val="005B5A89"/>
    <w:rsid w:val="005C09E7"/>
    <w:rsid w:val="005C4023"/>
    <w:rsid w:val="005C54EE"/>
    <w:rsid w:val="005F041C"/>
    <w:rsid w:val="005F58BB"/>
    <w:rsid w:val="005F6C5D"/>
    <w:rsid w:val="0060521C"/>
    <w:rsid w:val="00605AFD"/>
    <w:rsid w:val="00607E1D"/>
    <w:rsid w:val="00611F45"/>
    <w:rsid w:val="00612BCF"/>
    <w:rsid w:val="00614653"/>
    <w:rsid w:val="0061702B"/>
    <w:rsid w:val="0062456A"/>
    <w:rsid w:val="00627529"/>
    <w:rsid w:val="006345ED"/>
    <w:rsid w:val="0063571E"/>
    <w:rsid w:val="00635EC0"/>
    <w:rsid w:val="006417FD"/>
    <w:rsid w:val="00641DE3"/>
    <w:rsid w:val="0064717B"/>
    <w:rsid w:val="0064748F"/>
    <w:rsid w:val="0065086A"/>
    <w:rsid w:val="00653C35"/>
    <w:rsid w:val="00664F2F"/>
    <w:rsid w:val="0066671B"/>
    <w:rsid w:val="00675AC4"/>
    <w:rsid w:val="00684591"/>
    <w:rsid w:val="0069398A"/>
    <w:rsid w:val="006974BA"/>
    <w:rsid w:val="006A0747"/>
    <w:rsid w:val="006B5A5A"/>
    <w:rsid w:val="006C2EED"/>
    <w:rsid w:val="006C4A3C"/>
    <w:rsid w:val="006C704C"/>
    <w:rsid w:val="006C7877"/>
    <w:rsid w:val="006D64BC"/>
    <w:rsid w:val="006D7245"/>
    <w:rsid w:val="006E007E"/>
    <w:rsid w:val="006F2AA2"/>
    <w:rsid w:val="006F3D95"/>
    <w:rsid w:val="007003BD"/>
    <w:rsid w:val="0071040D"/>
    <w:rsid w:val="0071168B"/>
    <w:rsid w:val="007155C6"/>
    <w:rsid w:val="00722059"/>
    <w:rsid w:val="0072211A"/>
    <w:rsid w:val="00722923"/>
    <w:rsid w:val="0073093C"/>
    <w:rsid w:val="00731CDB"/>
    <w:rsid w:val="007322AA"/>
    <w:rsid w:val="00740181"/>
    <w:rsid w:val="00741FB4"/>
    <w:rsid w:val="00742F13"/>
    <w:rsid w:val="00744E08"/>
    <w:rsid w:val="00756AC2"/>
    <w:rsid w:val="007769D3"/>
    <w:rsid w:val="007777AE"/>
    <w:rsid w:val="00781215"/>
    <w:rsid w:val="007852F6"/>
    <w:rsid w:val="007A0F9C"/>
    <w:rsid w:val="007B2A58"/>
    <w:rsid w:val="007C2246"/>
    <w:rsid w:val="007D1D72"/>
    <w:rsid w:val="007D698A"/>
    <w:rsid w:val="007E538A"/>
    <w:rsid w:val="007E6269"/>
    <w:rsid w:val="00805B02"/>
    <w:rsid w:val="00807048"/>
    <w:rsid w:val="00812A6B"/>
    <w:rsid w:val="008131FF"/>
    <w:rsid w:val="00815F82"/>
    <w:rsid w:val="00816A91"/>
    <w:rsid w:val="0083618C"/>
    <w:rsid w:val="008401A1"/>
    <w:rsid w:val="00842CD1"/>
    <w:rsid w:val="008537F1"/>
    <w:rsid w:val="00856B6C"/>
    <w:rsid w:val="008868D5"/>
    <w:rsid w:val="008912EA"/>
    <w:rsid w:val="00892F55"/>
    <w:rsid w:val="008948CC"/>
    <w:rsid w:val="008962BD"/>
    <w:rsid w:val="008A2D4E"/>
    <w:rsid w:val="008A5371"/>
    <w:rsid w:val="008C167B"/>
    <w:rsid w:val="008C6D98"/>
    <w:rsid w:val="008D3EBE"/>
    <w:rsid w:val="008F1ED7"/>
    <w:rsid w:val="008F79C5"/>
    <w:rsid w:val="0090004D"/>
    <w:rsid w:val="009104BE"/>
    <w:rsid w:val="00911C1A"/>
    <w:rsid w:val="009150C2"/>
    <w:rsid w:val="00920BA4"/>
    <w:rsid w:val="00922CDF"/>
    <w:rsid w:val="00922F93"/>
    <w:rsid w:val="0093133E"/>
    <w:rsid w:val="0093596D"/>
    <w:rsid w:val="00935B18"/>
    <w:rsid w:val="00947B48"/>
    <w:rsid w:val="009543A3"/>
    <w:rsid w:val="00963C9F"/>
    <w:rsid w:val="0097090E"/>
    <w:rsid w:val="00980AEF"/>
    <w:rsid w:val="009815F2"/>
    <w:rsid w:val="00985284"/>
    <w:rsid w:val="00985523"/>
    <w:rsid w:val="00990841"/>
    <w:rsid w:val="00994A4A"/>
    <w:rsid w:val="00995BEA"/>
    <w:rsid w:val="00996183"/>
    <w:rsid w:val="009B55AE"/>
    <w:rsid w:val="009C36C0"/>
    <w:rsid w:val="009C7A94"/>
    <w:rsid w:val="009C7AB5"/>
    <w:rsid w:val="009D1B93"/>
    <w:rsid w:val="009D3ABB"/>
    <w:rsid w:val="009E2C8F"/>
    <w:rsid w:val="009E7A3B"/>
    <w:rsid w:val="009F0C06"/>
    <w:rsid w:val="00A0138F"/>
    <w:rsid w:val="00A02B58"/>
    <w:rsid w:val="00A12A6E"/>
    <w:rsid w:val="00A2335D"/>
    <w:rsid w:val="00A2632F"/>
    <w:rsid w:val="00A34BC2"/>
    <w:rsid w:val="00A350B9"/>
    <w:rsid w:val="00A36FCB"/>
    <w:rsid w:val="00A425E1"/>
    <w:rsid w:val="00A426D6"/>
    <w:rsid w:val="00A4300E"/>
    <w:rsid w:val="00A43200"/>
    <w:rsid w:val="00A43A50"/>
    <w:rsid w:val="00A4485D"/>
    <w:rsid w:val="00A570AD"/>
    <w:rsid w:val="00A605B9"/>
    <w:rsid w:val="00A61D0C"/>
    <w:rsid w:val="00A670B2"/>
    <w:rsid w:val="00A705E5"/>
    <w:rsid w:val="00A70D01"/>
    <w:rsid w:val="00A73E4D"/>
    <w:rsid w:val="00A75C47"/>
    <w:rsid w:val="00A916F4"/>
    <w:rsid w:val="00A97120"/>
    <w:rsid w:val="00AA1A88"/>
    <w:rsid w:val="00AA2393"/>
    <w:rsid w:val="00AA4FB4"/>
    <w:rsid w:val="00AA5CD6"/>
    <w:rsid w:val="00AA603B"/>
    <w:rsid w:val="00AB283F"/>
    <w:rsid w:val="00AC046D"/>
    <w:rsid w:val="00AC1992"/>
    <w:rsid w:val="00AE4D43"/>
    <w:rsid w:val="00B01299"/>
    <w:rsid w:val="00B03359"/>
    <w:rsid w:val="00B055A0"/>
    <w:rsid w:val="00B10FA4"/>
    <w:rsid w:val="00B20EE2"/>
    <w:rsid w:val="00B22D95"/>
    <w:rsid w:val="00B23E28"/>
    <w:rsid w:val="00B24400"/>
    <w:rsid w:val="00B319D5"/>
    <w:rsid w:val="00B4017D"/>
    <w:rsid w:val="00B42679"/>
    <w:rsid w:val="00B42CB9"/>
    <w:rsid w:val="00B501BF"/>
    <w:rsid w:val="00B6039E"/>
    <w:rsid w:val="00B64C0E"/>
    <w:rsid w:val="00B72E1E"/>
    <w:rsid w:val="00B75F74"/>
    <w:rsid w:val="00B82E17"/>
    <w:rsid w:val="00B9777D"/>
    <w:rsid w:val="00BA0AA2"/>
    <w:rsid w:val="00BA2C98"/>
    <w:rsid w:val="00BC79D9"/>
    <w:rsid w:val="00BC7F52"/>
    <w:rsid w:val="00BE1D5E"/>
    <w:rsid w:val="00BF66FF"/>
    <w:rsid w:val="00BF6B50"/>
    <w:rsid w:val="00BF759A"/>
    <w:rsid w:val="00C0143F"/>
    <w:rsid w:val="00C03817"/>
    <w:rsid w:val="00C0554A"/>
    <w:rsid w:val="00C068A6"/>
    <w:rsid w:val="00C106C2"/>
    <w:rsid w:val="00C250DF"/>
    <w:rsid w:val="00C25B20"/>
    <w:rsid w:val="00C25C60"/>
    <w:rsid w:val="00C26601"/>
    <w:rsid w:val="00C278F5"/>
    <w:rsid w:val="00C30629"/>
    <w:rsid w:val="00C32F95"/>
    <w:rsid w:val="00C401AC"/>
    <w:rsid w:val="00C40D5A"/>
    <w:rsid w:val="00C43088"/>
    <w:rsid w:val="00C47A78"/>
    <w:rsid w:val="00C50BA8"/>
    <w:rsid w:val="00C55681"/>
    <w:rsid w:val="00C5798C"/>
    <w:rsid w:val="00C66155"/>
    <w:rsid w:val="00C72716"/>
    <w:rsid w:val="00C84063"/>
    <w:rsid w:val="00C952E6"/>
    <w:rsid w:val="00CA6ADA"/>
    <w:rsid w:val="00CB26C7"/>
    <w:rsid w:val="00CB3A2F"/>
    <w:rsid w:val="00CB7D68"/>
    <w:rsid w:val="00CC326A"/>
    <w:rsid w:val="00D02BFC"/>
    <w:rsid w:val="00D03DE4"/>
    <w:rsid w:val="00D0766F"/>
    <w:rsid w:val="00D1706C"/>
    <w:rsid w:val="00D231B6"/>
    <w:rsid w:val="00D26B44"/>
    <w:rsid w:val="00D4617B"/>
    <w:rsid w:val="00D70F7E"/>
    <w:rsid w:val="00D75F38"/>
    <w:rsid w:val="00D76202"/>
    <w:rsid w:val="00D77509"/>
    <w:rsid w:val="00D90299"/>
    <w:rsid w:val="00DA05E2"/>
    <w:rsid w:val="00DA5F8D"/>
    <w:rsid w:val="00DA77A0"/>
    <w:rsid w:val="00DB2B54"/>
    <w:rsid w:val="00DB3BFD"/>
    <w:rsid w:val="00DB6472"/>
    <w:rsid w:val="00DC1707"/>
    <w:rsid w:val="00DC50F3"/>
    <w:rsid w:val="00DC6A2E"/>
    <w:rsid w:val="00DE2037"/>
    <w:rsid w:val="00DE2569"/>
    <w:rsid w:val="00DE7F4B"/>
    <w:rsid w:val="00DE7F7D"/>
    <w:rsid w:val="00DF5871"/>
    <w:rsid w:val="00DF6C8A"/>
    <w:rsid w:val="00E0139B"/>
    <w:rsid w:val="00E1211A"/>
    <w:rsid w:val="00E173B9"/>
    <w:rsid w:val="00E208AD"/>
    <w:rsid w:val="00E415DF"/>
    <w:rsid w:val="00E468EA"/>
    <w:rsid w:val="00E57C9E"/>
    <w:rsid w:val="00E64BD9"/>
    <w:rsid w:val="00E74CA6"/>
    <w:rsid w:val="00E76FEB"/>
    <w:rsid w:val="00E810E6"/>
    <w:rsid w:val="00E966C3"/>
    <w:rsid w:val="00EA677D"/>
    <w:rsid w:val="00EB0F5B"/>
    <w:rsid w:val="00EB14DE"/>
    <w:rsid w:val="00EB2439"/>
    <w:rsid w:val="00EB2A42"/>
    <w:rsid w:val="00EB6BA2"/>
    <w:rsid w:val="00EC15B1"/>
    <w:rsid w:val="00EC201D"/>
    <w:rsid w:val="00EC2B78"/>
    <w:rsid w:val="00EC626E"/>
    <w:rsid w:val="00EC7A94"/>
    <w:rsid w:val="00ED4CCA"/>
    <w:rsid w:val="00ED4FE1"/>
    <w:rsid w:val="00ED6163"/>
    <w:rsid w:val="00ED6964"/>
    <w:rsid w:val="00EE1B8A"/>
    <w:rsid w:val="00EE4968"/>
    <w:rsid w:val="00F05D39"/>
    <w:rsid w:val="00F33671"/>
    <w:rsid w:val="00F43491"/>
    <w:rsid w:val="00F63B42"/>
    <w:rsid w:val="00F72691"/>
    <w:rsid w:val="00F74B62"/>
    <w:rsid w:val="00F80B9A"/>
    <w:rsid w:val="00F82D1D"/>
    <w:rsid w:val="00F9075F"/>
    <w:rsid w:val="00FA0A0B"/>
    <w:rsid w:val="00FA0A82"/>
    <w:rsid w:val="00FB2EFD"/>
    <w:rsid w:val="00FB60BA"/>
    <w:rsid w:val="00FC67FD"/>
    <w:rsid w:val="00FC7068"/>
    <w:rsid w:val="00FC76C5"/>
    <w:rsid w:val="00FD2EA1"/>
    <w:rsid w:val="00FD73B1"/>
    <w:rsid w:val="00FE63D9"/>
    <w:rsid w:val="00FF56E9"/>
    <w:rsid w:val="00FF5F9E"/>
    <w:rsid w:val="00FF6873"/>
    <w:rsid w:val="00FF6A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28780700"/>
  <w15:docId w15:val="{53A8BAD5-9095-4DC7-B436-7F4BC231D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itre1">
    <w:name w:val="heading 1"/>
    <w:basedOn w:val="Normal"/>
    <w:next w:val="Normal"/>
    <w:link w:val="Titre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itre4">
    <w:name w:val="heading 4"/>
    <w:basedOn w:val="Normal"/>
    <w:next w:val="Normal"/>
    <w:link w:val="Titre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itre5">
    <w:name w:val="heading 5"/>
    <w:basedOn w:val="Normal"/>
    <w:next w:val="Normal"/>
    <w:link w:val="Titre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itre6">
    <w:name w:val="heading 6"/>
    <w:basedOn w:val="Normal"/>
    <w:next w:val="Normal"/>
    <w:link w:val="Titre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87D47"/>
    <w:rPr>
      <w:rFonts w:asciiTheme="majorHAnsi" w:eastAsiaTheme="majorEastAsia" w:hAnsiTheme="majorHAnsi" w:cstheme="majorBidi"/>
      <w:b/>
      <w:bCs/>
      <w:sz w:val="28"/>
      <w:szCs w:val="28"/>
    </w:rPr>
  </w:style>
  <w:style w:type="paragraph" w:styleId="TM1">
    <w:name w:val="toc 1"/>
    <w:basedOn w:val="Normal"/>
    <w:next w:val="Normal"/>
    <w:autoRedefine/>
    <w:uiPriority w:val="39"/>
    <w:unhideWhenUsed/>
    <w:qFormat/>
    <w:rsid w:val="00722923"/>
    <w:pPr>
      <w:spacing w:after="100"/>
    </w:pPr>
  </w:style>
  <w:style w:type="paragraph" w:styleId="Sous-titre">
    <w:name w:val="Subtitle"/>
    <w:basedOn w:val="Normal"/>
    <w:next w:val="Normal"/>
    <w:link w:val="Sous-titre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B2439"/>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1"/>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ous-titre"/>
    <w:link w:val="apartado-tfgCar"/>
    <w:qFormat/>
    <w:rsid w:val="00ED4CCA"/>
    <w:pPr>
      <w:numPr>
        <w:numId w:val="1"/>
      </w:numPr>
      <w:spacing w:before="480"/>
    </w:pPr>
    <w:rPr>
      <w:b/>
      <w:i w:val="0"/>
      <w:lang w:val="en-US"/>
    </w:rPr>
  </w:style>
  <w:style w:type="character" w:customStyle="1" w:styleId="cuerpo-tfgCar">
    <w:name w:val="cuerpo - tfg Car"/>
    <w:basedOn w:val="Policepardfaut"/>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424B39"/>
    <w:pPr>
      <w:numPr>
        <w:ilvl w:val="2"/>
      </w:numPr>
      <w:spacing w:before="120" w:after="120"/>
    </w:pPr>
    <w:rPr>
      <w:color w:val="auto"/>
    </w:rPr>
  </w:style>
  <w:style w:type="character" w:customStyle="1" w:styleId="apartado-tfgCar">
    <w:name w:val="apartado-tfg Car"/>
    <w:basedOn w:val="Sous-titre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edebulles">
    <w:name w:val="Balloon Text"/>
    <w:basedOn w:val="Normal"/>
    <w:link w:val="Textedebulles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424B39"/>
    <w:rPr>
      <w:rFonts w:asciiTheme="majorHAnsi" w:eastAsiaTheme="majorEastAsia" w:hAnsiTheme="majorHAnsi" w:cstheme="majorBidi"/>
      <w:b/>
      <w:i w:val="0"/>
      <w:iCs/>
      <w:color w:val="4F81BD" w:themeColor="accent1"/>
      <w:spacing w:val="15"/>
      <w:sz w:val="24"/>
      <w:szCs w:val="24"/>
      <w:lang w:val="en-US"/>
    </w:rPr>
  </w:style>
  <w:style w:type="character" w:customStyle="1" w:styleId="TextedebullesCar">
    <w:name w:val="Texte de bulles Car"/>
    <w:basedOn w:val="Policepardfaut"/>
    <w:link w:val="Textedebulles"/>
    <w:uiPriority w:val="99"/>
    <w:semiHidden/>
    <w:rsid w:val="00995BEA"/>
    <w:rPr>
      <w:rFonts w:ascii="Tahoma" w:hAnsi="Tahoma" w:cs="Tahoma"/>
      <w:sz w:val="16"/>
      <w:szCs w:val="16"/>
    </w:rPr>
  </w:style>
  <w:style w:type="paragraph" w:styleId="Lgende">
    <w:name w:val="caption"/>
    <w:basedOn w:val="Normal"/>
    <w:next w:val="Normal"/>
    <w:uiPriority w:val="35"/>
    <w:unhideWhenUsed/>
    <w:qFormat/>
    <w:rsid w:val="00995BEA"/>
    <w:pPr>
      <w:spacing w:line="240" w:lineRule="auto"/>
    </w:pPr>
    <w:rPr>
      <w:b/>
      <w:bCs/>
      <w:color w:val="4F81BD" w:themeColor="accent1"/>
      <w:sz w:val="18"/>
      <w:szCs w:val="18"/>
    </w:rPr>
  </w:style>
  <w:style w:type="table" w:styleId="Grilledutableau">
    <w:name w:val="Table Grid"/>
    <w:basedOn w:val="Tableau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eau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tte">
    <w:name w:val="header"/>
    <w:basedOn w:val="Normal"/>
    <w:link w:val="En-tteCar"/>
    <w:uiPriority w:val="99"/>
    <w:unhideWhenUsed/>
    <w:rsid w:val="00A705E5"/>
    <w:pPr>
      <w:tabs>
        <w:tab w:val="center" w:pos="4252"/>
        <w:tab w:val="right" w:pos="8504"/>
      </w:tabs>
      <w:spacing w:after="0" w:line="240" w:lineRule="auto"/>
    </w:pPr>
  </w:style>
  <w:style w:type="character" w:customStyle="1" w:styleId="En-tteCar">
    <w:name w:val="En-tête Car"/>
    <w:basedOn w:val="Policepardfaut"/>
    <w:link w:val="En-tte"/>
    <w:uiPriority w:val="99"/>
    <w:rsid w:val="00A705E5"/>
  </w:style>
  <w:style w:type="paragraph" w:styleId="Pieddepage">
    <w:name w:val="footer"/>
    <w:basedOn w:val="Normal"/>
    <w:link w:val="PieddepageCar"/>
    <w:uiPriority w:val="99"/>
    <w:unhideWhenUsed/>
    <w:rsid w:val="00A705E5"/>
    <w:pPr>
      <w:tabs>
        <w:tab w:val="center" w:pos="4252"/>
        <w:tab w:val="right" w:pos="8504"/>
      </w:tabs>
      <w:spacing w:after="0" w:line="240" w:lineRule="auto"/>
    </w:pPr>
  </w:style>
  <w:style w:type="character" w:customStyle="1" w:styleId="PieddepageCar">
    <w:name w:val="Pied de page Car"/>
    <w:basedOn w:val="Policepardfaut"/>
    <w:link w:val="Pieddepage"/>
    <w:uiPriority w:val="99"/>
    <w:rsid w:val="00A705E5"/>
  </w:style>
  <w:style w:type="paragraph" w:styleId="En-ttedetabledesmatires">
    <w:name w:val="TOC Heading"/>
    <w:basedOn w:val="Titre1"/>
    <w:next w:val="Normal"/>
    <w:uiPriority w:val="39"/>
    <w:unhideWhenUsed/>
    <w:qFormat/>
    <w:rsid w:val="00E208AD"/>
    <w:pPr>
      <w:outlineLvl w:val="9"/>
    </w:pPr>
  </w:style>
  <w:style w:type="character" w:styleId="Lienhypertexte">
    <w:name w:val="Hyperlink"/>
    <w:basedOn w:val="Policepardfaut"/>
    <w:uiPriority w:val="99"/>
    <w:unhideWhenUsed/>
    <w:rsid w:val="00E208AD"/>
    <w:rPr>
      <w:color w:val="0000FF" w:themeColor="hyperlink"/>
      <w:u w:val="single"/>
    </w:rPr>
  </w:style>
  <w:style w:type="paragraph" w:customStyle="1" w:styleId="tit1">
    <w:name w:val="tit1"/>
    <w:basedOn w:val="Titre1"/>
    <w:next w:val="Titre1"/>
    <w:link w:val="tit1Car"/>
    <w:qFormat/>
    <w:rsid w:val="00E468EA"/>
    <w:pPr>
      <w:numPr>
        <w:numId w:val="1"/>
      </w:numPr>
    </w:pPr>
    <w:rPr>
      <w:rFonts w:ascii="Arial" w:hAnsi="Arial" w:cs="Arial"/>
      <w:noProof/>
      <w:lang w:val="es-ES_tradnl"/>
    </w:rPr>
  </w:style>
  <w:style w:type="paragraph" w:customStyle="1" w:styleId="tit2">
    <w:name w:val="tit2"/>
    <w:basedOn w:val="apartado-tfg"/>
    <w:next w:val="Titre2"/>
    <w:link w:val="tit2Car"/>
    <w:qFormat/>
    <w:rsid w:val="00E208AD"/>
    <w:pPr>
      <w:numPr>
        <w:ilvl w:val="0"/>
        <w:numId w:val="0"/>
      </w:numPr>
    </w:pPr>
    <w:rPr>
      <w:color w:val="auto"/>
    </w:rPr>
  </w:style>
  <w:style w:type="character" w:customStyle="1" w:styleId="tit1Car">
    <w:name w:val="tit1 Car"/>
    <w:basedOn w:val="Titre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itre3"/>
    <w:link w:val="tit3Car"/>
    <w:qFormat/>
    <w:rsid w:val="008401A1"/>
    <w:pPr>
      <w:ind w:left="708"/>
    </w:pPr>
    <w:rPr>
      <w:sz w:val="22"/>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M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8401A1"/>
    <w:rPr>
      <w:rFonts w:asciiTheme="majorHAnsi" w:eastAsiaTheme="majorEastAsia" w:hAnsiTheme="majorHAnsi" w:cstheme="majorBidi"/>
      <w:b/>
      <w:i w:val="0"/>
      <w:iCs/>
      <w:color w:val="4F81BD" w:themeColor="accent1"/>
      <w:spacing w:val="15"/>
      <w:sz w:val="24"/>
      <w:szCs w:val="24"/>
      <w:lang w:val="en-US"/>
    </w:rPr>
  </w:style>
  <w:style w:type="paragraph" w:styleId="TM3">
    <w:name w:val="toc 3"/>
    <w:basedOn w:val="Normal"/>
    <w:next w:val="Normal"/>
    <w:autoRedefine/>
    <w:uiPriority w:val="39"/>
    <w:unhideWhenUsed/>
    <w:qFormat/>
    <w:rsid w:val="00AA4FB4"/>
    <w:pPr>
      <w:spacing w:after="100"/>
      <w:ind w:left="440"/>
    </w:pPr>
    <w:rPr>
      <w:rFonts w:eastAsiaTheme="minorEastAsia"/>
    </w:rPr>
  </w:style>
  <w:style w:type="character" w:customStyle="1" w:styleId="Titre2Car">
    <w:name w:val="Titre 2 Car"/>
    <w:basedOn w:val="Policepardfaut"/>
    <w:link w:val="Titre2"/>
    <w:uiPriority w:val="9"/>
    <w:rsid w:val="00011674"/>
    <w:rPr>
      <w:rFonts w:asciiTheme="majorHAnsi" w:eastAsiaTheme="majorEastAsia" w:hAnsiTheme="majorHAnsi" w:cstheme="majorBidi"/>
      <w:b/>
      <w:bCs/>
      <w:sz w:val="26"/>
      <w:szCs w:val="26"/>
    </w:rPr>
  </w:style>
  <w:style w:type="character" w:customStyle="1" w:styleId="Titre3Car">
    <w:name w:val="Titre 3 Car"/>
    <w:basedOn w:val="Policepardfaut"/>
    <w:link w:val="Titre3"/>
    <w:rsid w:val="00011674"/>
    <w:rPr>
      <w:rFonts w:asciiTheme="majorHAnsi" w:eastAsiaTheme="majorEastAsia" w:hAnsiTheme="majorHAnsi" w:cstheme="majorBidi"/>
      <w:b/>
      <w:bCs/>
    </w:rPr>
  </w:style>
  <w:style w:type="paragraph" w:styleId="Bibliographie">
    <w:name w:val="Bibliography"/>
    <w:basedOn w:val="Normal"/>
    <w:next w:val="Normal"/>
    <w:uiPriority w:val="37"/>
    <w:unhideWhenUsed/>
    <w:rsid w:val="003A47F4"/>
  </w:style>
  <w:style w:type="paragraph" w:styleId="Notedefin">
    <w:name w:val="endnote text"/>
    <w:basedOn w:val="Normal"/>
    <w:link w:val="NotedefinCar"/>
    <w:uiPriority w:val="99"/>
    <w:semiHidden/>
    <w:unhideWhenUsed/>
    <w:rsid w:val="00CA6ADA"/>
    <w:pPr>
      <w:spacing w:after="0" w:line="240" w:lineRule="auto"/>
    </w:pPr>
    <w:rPr>
      <w:sz w:val="20"/>
      <w:szCs w:val="20"/>
    </w:rPr>
  </w:style>
  <w:style w:type="character" w:customStyle="1" w:styleId="NotedefinCar">
    <w:name w:val="Note de fin Car"/>
    <w:basedOn w:val="Policepardfaut"/>
    <w:link w:val="Notedefin"/>
    <w:uiPriority w:val="99"/>
    <w:semiHidden/>
    <w:rsid w:val="00CA6ADA"/>
    <w:rPr>
      <w:sz w:val="20"/>
      <w:szCs w:val="20"/>
    </w:rPr>
  </w:style>
  <w:style w:type="character" w:styleId="Appeldenotedefin">
    <w:name w:val="endnote reference"/>
    <w:basedOn w:val="Policepardfaut"/>
    <w:uiPriority w:val="99"/>
    <w:semiHidden/>
    <w:unhideWhenUsed/>
    <w:rsid w:val="00CA6ADA"/>
    <w:rPr>
      <w:vertAlign w:val="superscript"/>
    </w:rPr>
  </w:style>
  <w:style w:type="character" w:customStyle="1" w:styleId="Titre4Car">
    <w:name w:val="Titre 4 Car"/>
    <w:basedOn w:val="Policepardfaut"/>
    <w:link w:val="Titre4"/>
    <w:rsid w:val="00C32F95"/>
    <w:rPr>
      <w:rFonts w:ascii="Arial" w:eastAsia="Times New Roman" w:hAnsi="Arial" w:cs="Times New Roman"/>
      <w:sz w:val="32"/>
      <w:szCs w:val="20"/>
      <w:lang w:eastAsia="es-ES"/>
    </w:rPr>
  </w:style>
  <w:style w:type="character" w:customStyle="1" w:styleId="Titre5Car">
    <w:name w:val="Titre 5 Car"/>
    <w:basedOn w:val="Policepardfaut"/>
    <w:link w:val="Titre5"/>
    <w:rsid w:val="00C32F95"/>
    <w:rPr>
      <w:rFonts w:ascii="Arial" w:eastAsia="Times New Roman" w:hAnsi="Arial" w:cs="Times New Roman"/>
      <w:b/>
      <w:sz w:val="32"/>
      <w:szCs w:val="20"/>
      <w:u w:val="single"/>
      <w:lang w:eastAsia="es-ES"/>
    </w:rPr>
  </w:style>
  <w:style w:type="character" w:customStyle="1" w:styleId="Titre6Car">
    <w:name w:val="Titre 6 Car"/>
    <w:basedOn w:val="Policepardfaut"/>
    <w:link w:val="Titre6"/>
    <w:rsid w:val="00C32F95"/>
    <w:rPr>
      <w:rFonts w:ascii="NewBskvll BT" w:eastAsia="Times New Roman" w:hAnsi="NewBskvll BT" w:cs="Times New Roman"/>
      <w:smallCaps/>
      <w:sz w:val="28"/>
      <w:szCs w:val="20"/>
      <w:lang w:eastAsia="es-ES"/>
    </w:rPr>
  </w:style>
  <w:style w:type="paragraph" w:styleId="Corpsdetexte">
    <w:name w:val="Body Text"/>
    <w:basedOn w:val="Normal"/>
    <w:link w:val="Corpsdetex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CorpsdetexteCar">
    <w:name w:val="Corps de texte Car"/>
    <w:basedOn w:val="Policepardfaut"/>
    <w:link w:val="Corpsdetexte"/>
    <w:rsid w:val="00C32F95"/>
    <w:rPr>
      <w:rFonts w:ascii="Times New Roman" w:eastAsia="Times New Roman" w:hAnsi="Times New Roman" w:cs="Times New Roman"/>
      <w:sz w:val="48"/>
      <w:szCs w:val="20"/>
      <w:lang w:eastAsia="es-ES"/>
    </w:rPr>
  </w:style>
  <w:style w:type="paragraph" w:styleId="Corpsdetexte2">
    <w:name w:val="Body Text 2"/>
    <w:basedOn w:val="Normal"/>
    <w:link w:val="Corpsdetex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Corpsdetexte2Car">
    <w:name w:val="Corps de texte 2 Car"/>
    <w:basedOn w:val="Policepardfaut"/>
    <w:link w:val="Corpsdetexte2"/>
    <w:rsid w:val="00C32F95"/>
    <w:rPr>
      <w:rFonts w:ascii="Arial" w:eastAsia="Times New Roman" w:hAnsi="Arial" w:cs="Times New Roman"/>
      <w:smallCaps/>
      <w:sz w:val="52"/>
      <w:szCs w:val="20"/>
      <w:lang w:eastAsia="es-ES"/>
    </w:rPr>
  </w:style>
  <w:style w:type="paragraph" w:styleId="Sansinterligne">
    <w:name w:val="No Spacing"/>
    <w:uiPriority w:val="1"/>
    <w:qFormat/>
    <w:rsid w:val="00C32F95"/>
    <w:pPr>
      <w:spacing w:after="0" w:line="240" w:lineRule="auto"/>
    </w:pPr>
  </w:style>
  <w:style w:type="table" w:customStyle="1" w:styleId="TableNormal">
    <w:name w:val="Table Normal"/>
    <w:uiPriority w:val="2"/>
    <w:semiHidden/>
    <w:unhideWhenUsed/>
    <w:qFormat/>
    <w:rsid w:val="00FC706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C7068"/>
    <w:pPr>
      <w:widowControl w:val="0"/>
      <w:autoSpaceDE w:val="0"/>
      <w:autoSpaceDN w:val="0"/>
      <w:spacing w:after="0" w:line="240" w:lineRule="auto"/>
      <w:jc w:val="center"/>
    </w:pPr>
    <w:rPr>
      <w:rFonts w:ascii="Arial" w:eastAsia="Arial" w:hAnsi="Arial" w:cs="Arial"/>
      <w:lang w:eastAsia="es-ES" w:bidi="es-ES"/>
    </w:rPr>
  </w:style>
  <w:style w:type="paragraph" w:styleId="PrformatHTML">
    <w:name w:val="HTML Preformatted"/>
    <w:basedOn w:val="Normal"/>
    <w:link w:val="PrformatHTMLCar"/>
    <w:uiPriority w:val="99"/>
    <w:semiHidden/>
    <w:unhideWhenUsed/>
    <w:rsid w:val="00A6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PrformatHTMLCar">
    <w:name w:val="Préformaté HTML Car"/>
    <w:basedOn w:val="Policepardfaut"/>
    <w:link w:val="PrformatHTML"/>
    <w:uiPriority w:val="99"/>
    <w:semiHidden/>
    <w:rsid w:val="00A670B2"/>
    <w:rPr>
      <w:rFonts w:ascii="Courier New" w:eastAsia="Times New Roman" w:hAnsi="Courier New" w:cs="Courier New"/>
      <w:sz w:val="20"/>
      <w:szCs w:val="20"/>
      <w:lang w:eastAsia="es-ES"/>
    </w:rPr>
  </w:style>
  <w:style w:type="character" w:styleId="Marquedecommentaire">
    <w:name w:val="annotation reference"/>
    <w:basedOn w:val="Policepardfaut"/>
    <w:uiPriority w:val="99"/>
    <w:semiHidden/>
    <w:unhideWhenUsed/>
    <w:rsid w:val="00EE4968"/>
    <w:rPr>
      <w:sz w:val="16"/>
      <w:szCs w:val="16"/>
    </w:rPr>
  </w:style>
  <w:style w:type="paragraph" w:styleId="Commentaire">
    <w:name w:val="annotation text"/>
    <w:basedOn w:val="Normal"/>
    <w:link w:val="CommentaireCar"/>
    <w:uiPriority w:val="99"/>
    <w:semiHidden/>
    <w:unhideWhenUsed/>
    <w:rsid w:val="00EE4968"/>
    <w:pPr>
      <w:spacing w:line="240" w:lineRule="auto"/>
    </w:pPr>
    <w:rPr>
      <w:sz w:val="20"/>
      <w:szCs w:val="20"/>
    </w:rPr>
  </w:style>
  <w:style w:type="character" w:customStyle="1" w:styleId="CommentaireCar">
    <w:name w:val="Commentaire Car"/>
    <w:basedOn w:val="Policepardfaut"/>
    <w:link w:val="Commentaire"/>
    <w:uiPriority w:val="99"/>
    <w:semiHidden/>
    <w:rsid w:val="00EE4968"/>
    <w:rPr>
      <w:sz w:val="20"/>
      <w:szCs w:val="20"/>
    </w:rPr>
  </w:style>
  <w:style w:type="paragraph" w:styleId="Objetducommentaire">
    <w:name w:val="annotation subject"/>
    <w:basedOn w:val="Commentaire"/>
    <w:next w:val="Commentaire"/>
    <w:link w:val="ObjetducommentaireCar"/>
    <w:uiPriority w:val="99"/>
    <w:semiHidden/>
    <w:unhideWhenUsed/>
    <w:rsid w:val="00EE4968"/>
    <w:rPr>
      <w:b/>
      <w:bCs/>
    </w:rPr>
  </w:style>
  <w:style w:type="character" w:customStyle="1" w:styleId="ObjetducommentaireCar">
    <w:name w:val="Objet du commentaire Car"/>
    <w:basedOn w:val="CommentaireCar"/>
    <w:link w:val="Objetducommentaire"/>
    <w:uiPriority w:val="99"/>
    <w:semiHidden/>
    <w:rsid w:val="00EE4968"/>
    <w:rPr>
      <w:b/>
      <w:bCs/>
      <w:sz w:val="20"/>
      <w:szCs w:val="20"/>
    </w:rPr>
  </w:style>
  <w:style w:type="paragraph" w:styleId="Rvision">
    <w:name w:val="Revision"/>
    <w:hidden/>
    <w:uiPriority w:val="99"/>
    <w:semiHidden/>
    <w:rsid w:val="00EE4968"/>
    <w:pPr>
      <w:spacing w:after="0" w:line="240" w:lineRule="auto"/>
    </w:pPr>
  </w:style>
  <w:style w:type="character" w:styleId="Textedelespacerserv">
    <w:name w:val="Placeholder Text"/>
    <w:basedOn w:val="Policepardfaut"/>
    <w:uiPriority w:val="99"/>
    <w:semiHidden/>
    <w:rsid w:val="008C167B"/>
    <w:rPr>
      <w:color w:val="808080"/>
    </w:rPr>
  </w:style>
  <w:style w:type="character" w:styleId="lev">
    <w:name w:val="Strong"/>
    <w:basedOn w:val="Policepardfaut"/>
    <w:uiPriority w:val="22"/>
    <w:qFormat/>
    <w:rsid w:val="00315580"/>
    <w:rPr>
      <w:b/>
      <w:bCs/>
    </w:rPr>
  </w:style>
  <w:style w:type="paragraph" w:customStyle="1" w:styleId="Default">
    <w:name w:val="Default"/>
    <w:rsid w:val="00435763"/>
    <w:pPr>
      <w:autoSpaceDE w:val="0"/>
      <w:autoSpaceDN w:val="0"/>
      <w:adjustRightInd w:val="0"/>
      <w:spacing w:after="0" w:line="240" w:lineRule="auto"/>
    </w:pPr>
    <w:rPr>
      <w:rFonts w:ascii="Charis SIL" w:hAnsi="Charis SIL" w:cs="Charis SIL"/>
      <w:color w:val="000000"/>
      <w:sz w:val="24"/>
      <w:szCs w:val="24"/>
      <w:lang w:val="en-US"/>
    </w:rPr>
  </w:style>
  <w:style w:type="character" w:customStyle="1" w:styleId="A2">
    <w:name w:val="A2"/>
    <w:uiPriority w:val="99"/>
    <w:rsid w:val="0047381C"/>
    <w:rPr>
      <w:color w:val="000000"/>
      <w:sz w:val="16"/>
      <w:szCs w:val="16"/>
    </w:rPr>
  </w:style>
  <w:style w:type="character" w:styleId="Mentionnonrsolue">
    <w:name w:val="Unresolved Mention"/>
    <w:basedOn w:val="Policepardfaut"/>
    <w:uiPriority w:val="99"/>
    <w:semiHidden/>
    <w:unhideWhenUsed/>
    <w:rsid w:val="006F3D95"/>
    <w:rPr>
      <w:color w:val="605E5C"/>
      <w:shd w:val="clear" w:color="auto" w:fill="E1DFDD"/>
    </w:rPr>
  </w:style>
  <w:style w:type="character" w:styleId="Numrodeligne">
    <w:name w:val="line number"/>
    <w:basedOn w:val="Policepardfaut"/>
    <w:uiPriority w:val="99"/>
    <w:semiHidden/>
    <w:unhideWhenUsed/>
    <w:rsid w:val="00A12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48180">
      <w:bodyDiv w:val="1"/>
      <w:marLeft w:val="0"/>
      <w:marRight w:val="0"/>
      <w:marTop w:val="0"/>
      <w:marBottom w:val="0"/>
      <w:divBdr>
        <w:top w:val="none" w:sz="0" w:space="0" w:color="auto"/>
        <w:left w:val="none" w:sz="0" w:space="0" w:color="auto"/>
        <w:bottom w:val="none" w:sz="0" w:space="0" w:color="auto"/>
        <w:right w:val="none" w:sz="0" w:space="0" w:color="auto"/>
      </w:divBdr>
      <w:divsChild>
        <w:div w:id="1423529453">
          <w:marLeft w:val="0"/>
          <w:marRight w:val="0"/>
          <w:marTop w:val="0"/>
          <w:marBottom w:val="0"/>
          <w:divBdr>
            <w:top w:val="none" w:sz="0" w:space="0" w:color="auto"/>
            <w:left w:val="none" w:sz="0" w:space="0" w:color="auto"/>
            <w:bottom w:val="none" w:sz="0" w:space="0" w:color="auto"/>
            <w:right w:val="none" w:sz="0" w:space="0" w:color="auto"/>
          </w:divBdr>
          <w:divsChild>
            <w:div w:id="1517886058">
              <w:marLeft w:val="0"/>
              <w:marRight w:val="0"/>
              <w:marTop w:val="0"/>
              <w:marBottom w:val="0"/>
              <w:divBdr>
                <w:top w:val="none" w:sz="0" w:space="0" w:color="auto"/>
                <w:left w:val="none" w:sz="0" w:space="0" w:color="auto"/>
                <w:bottom w:val="none" w:sz="0" w:space="0" w:color="auto"/>
                <w:right w:val="none" w:sz="0" w:space="0" w:color="auto"/>
              </w:divBdr>
              <w:divsChild>
                <w:div w:id="1937471962">
                  <w:marLeft w:val="-240"/>
                  <w:marRight w:val="-240"/>
                  <w:marTop w:val="0"/>
                  <w:marBottom w:val="0"/>
                  <w:divBdr>
                    <w:top w:val="none" w:sz="0" w:space="0" w:color="auto"/>
                    <w:left w:val="none" w:sz="0" w:space="0" w:color="auto"/>
                    <w:bottom w:val="none" w:sz="0" w:space="0" w:color="auto"/>
                    <w:right w:val="none" w:sz="0" w:space="0" w:color="auto"/>
                  </w:divBdr>
                  <w:divsChild>
                    <w:div w:id="427576695">
                      <w:marLeft w:val="0"/>
                      <w:marRight w:val="0"/>
                      <w:marTop w:val="0"/>
                      <w:marBottom w:val="0"/>
                      <w:divBdr>
                        <w:top w:val="none" w:sz="0" w:space="0" w:color="auto"/>
                        <w:left w:val="none" w:sz="0" w:space="0" w:color="auto"/>
                        <w:bottom w:val="none" w:sz="0" w:space="0" w:color="auto"/>
                        <w:right w:val="none" w:sz="0" w:space="0" w:color="auto"/>
                      </w:divBdr>
                      <w:divsChild>
                        <w:div w:id="1282298923">
                          <w:marLeft w:val="0"/>
                          <w:marRight w:val="0"/>
                          <w:marTop w:val="0"/>
                          <w:marBottom w:val="0"/>
                          <w:divBdr>
                            <w:top w:val="none" w:sz="0" w:space="0" w:color="auto"/>
                            <w:left w:val="none" w:sz="0" w:space="0" w:color="auto"/>
                            <w:bottom w:val="none" w:sz="0" w:space="0" w:color="auto"/>
                            <w:right w:val="none" w:sz="0" w:space="0" w:color="auto"/>
                          </w:divBdr>
                          <w:divsChild>
                            <w:div w:id="187063898">
                              <w:marLeft w:val="165"/>
                              <w:marRight w:val="165"/>
                              <w:marTop w:val="0"/>
                              <w:marBottom w:val="0"/>
                              <w:divBdr>
                                <w:top w:val="none" w:sz="0" w:space="0" w:color="auto"/>
                                <w:left w:val="none" w:sz="0" w:space="0" w:color="auto"/>
                                <w:bottom w:val="none" w:sz="0" w:space="0" w:color="auto"/>
                                <w:right w:val="none" w:sz="0" w:space="0" w:color="auto"/>
                              </w:divBdr>
                              <w:divsChild>
                                <w:div w:id="538590312">
                                  <w:marLeft w:val="0"/>
                                  <w:marRight w:val="0"/>
                                  <w:marTop w:val="0"/>
                                  <w:marBottom w:val="0"/>
                                  <w:divBdr>
                                    <w:top w:val="none" w:sz="0" w:space="0" w:color="auto"/>
                                    <w:left w:val="none" w:sz="0" w:space="0" w:color="auto"/>
                                    <w:bottom w:val="none" w:sz="0" w:space="0" w:color="auto"/>
                                    <w:right w:val="none" w:sz="0" w:space="0" w:color="auto"/>
                                  </w:divBdr>
                                  <w:divsChild>
                                    <w:div w:id="19805261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882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9896">
      <w:bodyDiv w:val="1"/>
      <w:marLeft w:val="0"/>
      <w:marRight w:val="0"/>
      <w:marTop w:val="0"/>
      <w:marBottom w:val="0"/>
      <w:divBdr>
        <w:top w:val="none" w:sz="0" w:space="0" w:color="auto"/>
        <w:left w:val="none" w:sz="0" w:space="0" w:color="auto"/>
        <w:bottom w:val="none" w:sz="0" w:space="0" w:color="auto"/>
        <w:right w:val="none" w:sz="0" w:space="0" w:color="auto"/>
      </w:divBdr>
      <w:divsChild>
        <w:div w:id="563639157">
          <w:marLeft w:val="0"/>
          <w:marRight w:val="0"/>
          <w:marTop w:val="0"/>
          <w:marBottom w:val="0"/>
          <w:divBdr>
            <w:top w:val="none" w:sz="0" w:space="0" w:color="auto"/>
            <w:left w:val="none" w:sz="0" w:space="0" w:color="auto"/>
            <w:bottom w:val="none" w:sz="0" w:space="0" w:color="auto"/>
            <w:right w:val="none" w:sz="0" w:space="0" w:color="auto"/>
          </w:divBdr>
          <w:divsChild>
            <w:div w:id="1514145733">
              <w:marLeft w:val="0"/>
              <w:marRight w:val="0"/>
              <w:marTop w:val="0"/>
              <w:marBottom w:val="0"/>
              <w:divBdr>
                <w:top w:val="none" w:sz="0" w:space="0" w:color="auto"/>
                <w:left w:val="none" w:sz="0" w:space="0" w:color="auto"/>
                <w:bottom w:val="none" w:sz="0" w:space="0" w:color="auto"/>
                <w:right w:val="none" w:sz="0" w:space="0" w:color="auto"/>
              </w:divBdr>
              <w:divsChild>
                <w:div w:id="687177172">
                  <w:marLeft w:val="-240"/>
                  <w:marRight w:val="-240"/>
                  <w:marTop w:val="0"/>
                  <w:marBottom w:val="0"/>
                  <w:divBdr>
                    <w:top w:val="none" w:sz="0" w:space="0" w:color="auto"/>
                    <w:left w:val="none" w:sz="0" w:space="0" w:color="auto"/>
                    <w:bottom w:val="none" w:sz="0" w:space="0" w:color="auto"/>
                    <w:right w:val="none" w:sz="0" w:space="0" w:color="auto"/>
                  </w:divBdr>
                  <w:divsChild>
                    <w:div w:id="1218203031">
                      <w:marLeft w:val="0"/>
                      <w:marRight w:val="0"/>
                      <w:marTop w:val="0"/>
                      <w:marBottom w:val="0"/>
                      <w:divBdr>
                        <w:top w:val="none" w:sz="0" w:space="0" w:color="auto"/>
                        <w:left w:val="none" w:sz="0" w:space="0" w:color="auto"/>
                        <w:bottom w:val="none" w:sz="0" w:space="0" w:color="auto"/>
                        <w:right w:val="none" w:sz="0" w:space="0" w:color="auto"/>
                      </w:divBdr>
                      <w:divsChild>
                        <w:div w:id="894052140">
                          <w:marLeft w:val="0"/>
                          <w:marRight w:val="0"/>
                          <w:marTop w:val="0"/>
                          <w:marBottom w:val="0"/>
                          <w:divBdr>
                            <w:top w:val="none" w:sz="0" w:space="0" w:color="auto"/>
                            <w:left w:val="none" w:sz="0" w:space="0" w:color="auto"/>
                            <w:bottom w:val="none" w:sz="0" w:space="0" w:color="auto"/>
                            <w:right w:val="none" w:sz="0" w:space="0" w:color="auto"/>
                          </w:divBdr>
                          <w:divsChild>
                            <w:div w:id="1986620909">
                              <w:marLeft w:val="165"/>
                              <w:marRight w:val="165"/>
                              <w:marTop w:val="0"/>
                              <w:marBottom w:val="0"/>
                              <w:divBdr>
                                <w:top w:val="none" w:sz="0" w:space="0" w:color="auto"/>
                                <w:left w:val="none" w:sz="0" w:space="0" w:color="auto"/>
                                <w:bottom w:val="none" w:sz="0" w:space="0" w:color="auto"/>
                                <w:right w:val="none" w:sz="0" w:space="0" w:color="auto"/>
                              </w:divBdr>
                              <w:divsChild>
                                <w:div w:id="910850974">
                                  <w:marLeft w:val="0"/>
                                  <w:marRight w:val="0"/>
                                  <w:marTop w:val="0"/>
                                  <w:marBottom w:val="0"/>
                                  <w:divBdr>
                                    <w:top w:val="none" w:sz="0" w:space="0" w:color="auto"/>
                                    <w:left w:val="none" w:sz="0" w:space="0" w:color="auto"/>
                                    <w:bottom w:val="none" w:sz="0" w:space="0" w:color="auto"/>
                                    <w:right w:val="none" w:sz="0" w:space="0" w:color="auto"/>
                                  </w:divBdr>
                                  <w:divsChild>
                                    <w:div w:id="132967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5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39802">
      <w:bodyDiv w:val="1"/>
      <w:marLeft w:val="0"/>
      <w:marRight w:val="0"/>
      <w:marTop w:val="0"/>
      <w:marBottom w:val="0"/>
      <w:divBdr>
        <w:top w:val="none" w:sz="0" w:space="0" w:color="auto"/>
        <w:left w:val="none" w:sz="0" w:space="0" w:color="auto"/>
        <w:bottom w:val="none" w:sz="0" w:space="0" w:color="auto"/>
        <w:right w:val="none" w:sz="0" w:space="0" w:color="auto"/>
      </w:divBdr>
    </w:div>
    <w:div w:id="138957917">
      <w:bodyDiv w:val="1"/>
      <w:marLeft w:val="0"/>
      <w:marRight w:val="0"/>
      <w:marTop w:val="0"/>
      <w:marBottom w:val="0"/>
      <w:divBdr>
        <w:top w:val="none" w:sz="0" w:space="0" w:color="auto"/>
        <w:left w:val="none" w:sz="0" w:space="0" w:color="auto"/>
        <w:bottom w:val="none" w:sz="0" w:space="0" w:color="auto"/>
        <w:right w:val="none" w:sz="0" w:space="0" w:color="auto"/>
      </w:divBdr>
    </w:div>
    <w:div w:id="335614089">
      <w:bodyDiv w:val="1"/>
      <w:marLeft w:val="0"/>
      <w:marRight w:val="0"/>
      <w:marTop w:val="0"/>
      <w:marBottom w:val="0"/>
      <w:divBdr>
        <w:top w:val="none" w:sz="0" w:space="0" w:color="auto"/>
        <w:left w:val="none" w:sz="0" w:space="0" w:color="auto"/>
        <w:bottom w:val="none" w:sz="0" w:space="0" w:color="auto"/>
        <w:right w:val="none" w:sz="0" w:space="0" w:color="auto"/>
      </w:divBdr>
    </w:div>
    <w:div w:id="344480322">
      <w:bodyDiv w:val="1"/>
      <w:marLeft w:val="0"/>
      <w:marRight w:val="0"/>
      <w:marTop w:val="0"/>
      <w:marBottom w:val="0"/>
      <w:divBdr>
        <w:top w:val="none" w:sz="0" w:space="0" w:color="auto"/>
        <w:left w:val="none" w:sz="0" w:space="0" w:color="auto"/>
        <w:bottom w:val="none" w:sz="0" w:space="0" w:color="auto"/>
        <w:right w:val="none" w:sz="0" w:space="0" w:color="auto"/>
      </w:divBdr>
    </w:div>
    <w:div w:id="472523093">
      <w:bodyDiv w:val="1"/>
      <w:marLeft w:val="0"/>
      <w:marRight w:val="0"/>
      <w:marTop w:val="0"/>
      <w:marBottom w:val="0"/>
      <w:divBdr>
        <w:top w:val="none" w:sz="0" w:space="0" w:color="auto"/>
        <w:left w:val="none" w:sz="0" w:space="0" w:color="auto"/>
        <w:bottom w:val="none" w:sz="0" w:space="0" w:color="auto"/>
        <w:right w:val="none" w:sz="0" w:space="0" w:color="auto"/>
      </w:divBdr>
    </w:div>
    <w:div w:id="499124007">
      <w:bodyDiv w:val="1"/>
      <w:marLeft w:val="0"/>
      <w:marRight w:val="0"/>
      <w:marTop w:val="0"/>
      <w:marBottom w:val="0"/>
      <w:divBdr>
        <w:top w:val="none" w:sz="0" w:space="0" w:color="auto"/>
        <w:left w:val="none" w:sz="0" w:space="0" w:color="auto"/>
        <w:bottom w:val="none" w:sz="0" w:space="0" w:color="auto"/>
        <w:right w:val="none" w:sz="0" w:space="0" w:color="auto"/>
      </w:divBdr>
    </w:div>
    <w:div w:id="515533656">
      <w:bodyDiv w:val="1"/>
      <w:marLeft w:val="0"/>
      <w:marRight w:val="0"/>
      <w:marTop w:val="0"/>
      <w:marBottom w:val="0"/>
      <w:divBdr>
        <w:top w:val="none" w:sz="0" w:space="0" w:color="auto"/>
        <w:left w:val="none" w:sz="0" w:space="0" w:color="auto"/>
        <w:bottom w:val="none" w:sz="0" w:space="0" w:color="auto"/>
        <w:right w:val="none" w:sz="0" w:space="0" w:color="auto"/>
      </w:divBdr>
      <w:divsChild>
        <w:div w:id="1695299772">
          <w:marLeft w:val="0"/>
          <w:marRight w:val="0"/>
          <w:marTop w:val="0"/>
          <w:marBottom w:val="0"/>
          <w:divBdr>
            <w:top w:val="none" w:sz="0" w:space="0" w:color="auto"/>
            <w:left w:val="none" w:sz="0" w:space="0" w:color="auto"/>
            <w:bottom w:val="none" w:sz="0" w:space="0" w:color="auto"/>
            <w:right w:val="none" w:sz="0" w:space="0" w:color="auto"/>
          </w:divBdr>
          <w:divsChild>
            <w:div w:id="388697872">
              <w:marLeft w:val="0"/>
              <w:marRight w:val="0"/>
              <w:marTop w:val="0"/>
              <w:marBottom w:val="0"/>
              <w:divBdr>
                <w:top w:val="none" w:sz="0" w:space="0" w:color="auto"/>
                <w:left w:val="none" w:sz="0" w:space="0" w:color="auto"/>
                <w:bottom w:val="none" w:sz="0" w:space="0" w:color="auto"/>
                <w:right w:val="none" w:sz="0" w:space="0" w:color="auto"/>
              </w:divBdr>
              <w:divsChild>
                <w:div w:id="854071642">
                  <w:marLeft w:val="-240"/>
                  <w:marRight w:val="-240"/>
                  <w:marTop w:val="0"/>
                  <w:marBottom w:val="0"/>
                  <w:divBdr>
                    <w:top w:val="none" w:sz="0" w:space="0" w:color="auto"/>
                    <w:left w:val="none" w:sz="0" w:space="0" w:color="auto"/>
                    <w:bottom w:val="none" w:sz="0" w:space="0" w:color="auto"/>
                    <w:right w:val="none" w:sz="0" w:space="0" w:color="auto"/>
                  </w:divBdr>
                  <w:divsChild>
                    <w:div w:id="1575579390">
                      <w:marLeft w:val="0"/>
                      <w:marRight w:val="0"/>
                      <w:marTop w:val="0"/>
                      <w:marBottom w:val="0"/>
                      <w:divBdr>
                        <w:top w:val="none" w:sz="0" w:space="0" w:color="auto"/>
                        <w:left w:val="none" w:sz="0" w:space="0" w:color="auto"/>
                        <w:bottom w:val="none" w:sz="0" w:space="0" w:color="auto"/>
                        <w:right w:val="none" w:sz="0" w:space="0" w:color="auto"/>
                      </w:divBdr>
                      <w:divsChild>
                        <w:div w:id="1339700072">
                          <w:marLeft w:val="0"/>
                          <w:marRight w:val="0"/>
                          <w:marTop w:val="0"/>
                          <w:marBottom w:val="0"/>
                          <w:divBdr>
                            <w:top w:val="none" w:sz="0" w:space="0" w:color="auto"/>
                            <w:left w:val="none" w:sz="0" w:space="0" w:color="auto"/>
                            <w:bottom w:val="none" w:sz="0" w:space="0" w:color="auto"/>
                            <w:right w:val="none" w:sz="0" w:space="0" w:color="auto"/>
                          </w:divBdr>
                        </w:div>
                        <w:div w:id="1838881259">
                          <w:marLeft w:val="0"/>
                          <w:marRight w:val="0"/>
                          <w:marTop w:val="0"/>
                          <w:marBottom w:val="0"/>
                          <w:divBdr>
                            <w:top w:val="none" w:sz="0" w:space="0" w:color="auto"/>
                            <w:left w:val="none" w:sz="0" w:space="0" w:color="auto"/>
                            <w:bottom w:val="none" w:sz="0" w:space="0" w:color="auto"/>
                            <w:right w:val="none" w:sz="0" w:space="0" w:color="auto"/>
                          </w:divBdr>
                          <w:divsChild>
                            <w:div w:id="1452824768">
                              <w:marLeft w:val="165"/>
                              <w:marRight w:val="165"/>
                              <w:marTop w:val="0"/>
                              <w:marBottom w:val="0"/>
                              <w:divBdr>
                                <w:top w:val="none" w:sz="0" w:space="0" w:color="auto"/>
                                <w:left w:val="none" w:sz="0" w:space="0" w:color="auto"/>
                                <w:bottom w:val="none" w:sz="0" w:space="0" w:color="auto"/>
                                <w:right w:val="none" w:sz="0" w:space="0" w:color="auto"/>
                              </w:divBdr>
                              <w:divsChild>
                                <w:div w:id="462620414">
                                  <w:marLeft w:val="0"/>
                                  <w:marRight w:val="0"/>
                                  <w:marTop w:val="0"/>
                                  <w:marBottom w:val="0"/>
                                  <w:divBdr>
                                    <w:top w:val="none" w:sz="0" w:space="0" w:color="auto"/>
                                    <w:left w:val="none" w:sz="0" w:space="0" w:color="auto"/>
                                    <w:bottom w:val="none" w:sz="0" w:space="0" w:color="auto"/>
                                    <w:right w:val="none" w:sz="0" w:space="0" w:color="auto"/>
                                  </w:divBdr>
                                  <w:divsChild>
                                    <w:div w:id="10370509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930665">
      <w:bodyDiv w:val="1"/>
      <w:marLeft w:val="0"/>
      <w:marRight w:val="0"/>
      <w:marTop w:val="0"/>
      <w:marBottom w:val="0"/>
      <w:divBdr>
        <w:top w:val="none" w:sz="0" w:space="0" w:color="auto"/>
        <w:left w:val="none" w:sz="0" w:space="0" w:color="auto"/>
        <w:bottom w:val="none" w:sz="0" w:space="0" w:color="auto"/>
        <w:right w:val="none" w:sz="0" w:space="0" w:color="auto"/>
      </w:divBdr>
      <w:divsChild>
        <w:div w:id="1447774147">
          <w:marLeft w:val="0"/>
          <w:marRight w:val="0"/>
          <w:marTop w:val="0"/>
          <w:marBottom w:val="0"/>
          <w:divBdr>
            <w:top w:val="none" w:sz="0" w:space="0" w:color="auto"/>
            <w:left w:val="none" w:sz="0" w:space="0" w:color="auto"/>
            <w:bottom w:val="none" w:sz="0" w:space="0" w:color="auto"/>
            <w:right w:val="none" w:sz="0" w:space="0" w:color="auto"/>
          </w:divBdr>
          <w:divsChild>
            <w:div w:id="281543896">
              <w:marLeft w:val="0"/>
              <w:marRight w:val="0"/>
              <w:marTop w:val="0"/>
              <w:marBottom w:val="0"/>
              <w:divBdr>
                <w:top w:val="none" w:sz="0" w:space="0" w:color="auto"/>
                <w:left w:val="none" w:sz="0" w:space="0" w:color="auto"/>
                <w:bottom w:val="none" w:sz="0" w:space="0" w:color="auto"/>
                <w:right w:val="none" w:sz="0" w:space="0" w:color="auto"/>
              </w:divBdr>
              <w:divsChild>
                <w:div w:id="151525458">
                  <w:marLeft w:val="-240"/>
                  <w:marRight w:val="-240"/>
                  <w:marTop w:val="0"/>
                  <w:marBottom w:val="0"/>
                  <w:divBdr>
                    <w:top w:val="none" w:sz="0" w:space="0" w:color="auto"/>
                    <w:left w:val="none" w:sz="0" w:space="0" w:color="auto"/>
                    <w:bottom w:val="none" w:sz="0" w:space="0" w:color="auto"/>
                    <w:right w:val="none" w:sz="0" w:space="0" w:color="auto"/>
                  </w:divBdr>
                  <w:divsChild>
                    <w:div w:id="400756794">
                      <w:marLeft w:val="0"/>
                      <w:marRight w:val="0"/>
                      <w:marTop w:val="0"/>
                      <w:marBottom w:val="0"/>
                      <w:divBdr>
                        <w:top w:val="none" w:sz="0" w:space="0" w:color="auto"/>
                        <w:left w:val="none" w:sz="0" w:space="0" w:color="auto"/>
                        <w:bottom w:val="none" w:sz="0" w:space="0" w:color="auto"/>
                        <w:right w:val="none" w:sz="0" w:space="0" w:color="auto"/>
                      </w:divBdr>
                      <w:divsChild>
                        <w:div w:id="1022635559">
                          <w:marLeft w:val="0"/>
                          <w:marRight w:val="0"/>
                          <w:marTop w:val="0"/>
                          <w:marBottom w:val="0"/>
                          <w:divBdr>
                            <w:top w:val="none" w:sz="0" w:space="0" w:color="auto"/>
                            <w:left w:val="none" w:sz="0" w:space="0" w:color="auto"/>
                            <w:bottom w:val="none" w:sz="0" w:space="0" w:color="auto"/>
                            <w:right w:val="none" w:sz="0" w:space="0" w:color="auto"/>
                          </w:divBdr>
                          <w:divsChild>
                            <w:div w:id="573854857">
                              <w:marLeft w:val="165"/>
                              <w:marRight w:val="165"/>
                              <w:marTop w:val="0"/>
                              <w:marBottom w:val="0"/>
                              <w:divBdr>
                                <w:top w:val="none" w:sz="0" w:space="0" w:color="auto"/>
                                <w:left w:val="none" w:sz="0" w:space="0" w:color="auto"/>
                                <w:bottom w:val="none" w:sz="0" w:space="0" w:color="auto"/>
                                <w:right w:val="none" w:sz="0" w:space="0" w:color="auto"/>
                              </w:divBdr>
                              <w:divsChild>
                                <w:div w:id="646516624">
                                  <w:marLeft w:val="0"/>
                                  <w:marRight w:val="0"/>
                                  <w:marTop w:val="0"/>
                                  <w:marBottom w:val="0"/>
                                  <w:divBdr>
                                    <w:top w:val="none" w:sz="0" w:space="0" w:color="auto"/>
                                    <w:left w:val="none" w:sz="0" w:space="0" w:color="auto"/>
                                    <w:bottom w:val="none" w:sz="0" w:space="0" w:color="auto"/>
                                    <w:right w:val="none" w:sz="0" w:space="0" w:color="auto"/>
                                  </w:divBdr>
                                  <w:divsChild>
                                    <w:div w:id="8850213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453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412884">
      <w:bodyDiv w:val="1"/>
      <w:marLeft w:val="0"/>
      <w:marRight w:val="0"/>
      <w:marTop w:val="0"/>
      <w:marBottom w:val="0"/>
      <w:divBdr>
        <w:top w:val="none" w:sz="0" w:space="0" w:color="auto"/>
        <w:left w:val="none" w:sz="0" w:space="0" w:color="auto"/>
        <w:bottom w:val="none" w:sz="0" w:space="0" w:color="auto"/>
        <w:right w:val="none" w:sz="0" w:space="0" w:color="auto"/>
      </w:divBdr>
      <w:divsChild>
        <w:div w:id="929433862">
          <w:marLeft w:val="0"/>
          <w:marRight w:val="0"/>
          <w:marTop w:val="0"/>
          <w:marBottom w:val="0"/>
          <w:divBdr>
            <w:top w:val="none" w:sz="0" w:space="0" w:color="auto"/>
            <w:left w:val="none" w:sz="0" w:space="0" w:color="auto"/>
            <w:bottom w:val="none" w:sz="0" w:space="0" w:color="auto"/>
            <w:right w:val="none" w:sz="0" w:space="0" w:color="auto"/>
          </w:divBdr>
          <w:divsChild>
            <w:div w:id="1154833462">
              <w:marLeft w:val="0"/>
              <w:marRight w:val="0"/>
              <w:marTop w:val="0"/>
              <w:marBottom w:val="0"/>
              <w:divBdr>
                <w:top w:val="none" w:sz="0" w:space="0" w:color="auto"/>
                <w:left w:val="none" w:sz="0" w:space="0" w:color="auto"/>
                <w:bottom w:val="none" w:sz="0" w:space="0" w:color="auto"/>
                <w:right w:val="none" w:sz="0" w:space="0" w:color="auto"/>
              </w:divBdr>
              <w:divsChild>
                <w:div w:id="1700545105">
                  <w:marLeft w:val="-240"/>
                  <w:marRight w:val="-240"/>
                  <w:marTop w:val="0"/>
                  <w:marBottom w:val="0"/>
                  <w:divBdr>
                    <w:top w:val="none" w:sz="0" w:space="0" w:color="auto"/>
                    <w:left w:val="none" w:sz="0" w:space="0" w:color="auto"/>
                    <w:bottom w:val="none" w:sz="0" w:space="0" w:color="auto"/>
                    <w:right w:val="none" w:sz="0" w:space="0" w:color="auto"/>
                  </w:divBdr>
                  <w:divsChild>
                    <w:div w:id="740637042">
                      <w:marLeft w:val="0"/>
                      <w:marRight w:val="0"/>
                      <w:marTop w:val="0"/>
                      <w:marBottom w:val="0"/>
                      <w:divBdr>
                        <w:top w:val="none" w:sz="0" w:space="0" w:color="auto"/>
                        <w:left w:val="none" w:sz="0" w:space="0" w:color="auto"/>
                        <w:bottom w:val="none" w:sz="0" w:space="0" w:color="auto"/>
                        <w:right w:val="none" w:sz="0" w:space="0" w:color="auto"/>
                      </w:divBdr>
                      <w:divsChild>
                        <w:div w:id="348139274">
                          <w:marLeft w:val="0"/>
                          <w:marRight w:val="0"/>
                          <w:marTop w:val="0"/>
                          <w:marBottom w:val="0"/>
                          <w:divBdr>
                            <w:top w:val="none" w:sz="0" w:space="0" w:color="auto"/>
                            <w:left w:val="none" w:sz="0" w:space="0" w:color="auto"/>
                            <w:bottom w:val="none" w:sz="0" w:space="0" w:color="auto"/>
                            <w:right w:val="none" w:sz="0" w:space="0" w:color="auto"/>
                          </w:divBdr>
                          <w:divsChild>
                            <w:div w:id="1521746804">
                              <w:marLeft w:val="165"/>
                              <w:marRight w:val="165"/>
                              <w:marTop w:val="0"/>
                              <w:marBottom w:val="0"/>
                              <w:divBdr>
                                <w:top w:val="none" w:sz="0" w:space="0" w:color="auto"/>
                                <w:left w:val="none" w:sz="0" w:space="0" w:color="auto"/>
                                <w:bottom w:val="none" w:sz="0" w:space="0" w:color="auto"/>
                                <w:right w:val="none" w:sz="0" w:space="0" w:color="auto"/>
                              </w:divBdr>
                              <w:divsChild>
                                <w:div w:id="186677662">
                                  <w:marLeft w:val="0"/>
                                  <w:marRight w:val="0"/>
                                  <w:marTop w:val="0"/>
                                  <w:marBottom w:val="0"/>
                                  <w:divBdr>
                                    <w:top w:val="none" w:sz="0" w:space="0" w:color="auto"/>
                                    <w:left w:val="none" w:sz="0" w:space="0" w:color="auto"/>
                                    <w:bottom w:val="none" w:sz="0" w:space="0" w:color="auto"/>
                                    <w:right w:val="none" w:sz="0" w:space="0" w:color="auto"/>
                                  </w:divBdr>
                                  <w:divsChild>
                                    <w:div w:id="15122598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883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100808">
      <w:bodyDiv w:val="1"/>
      <w:marLeft w:val="0"/>
      <w:marRight w:val="0"/>
      <w:marTop w:val="0"/>
      <w:marBottom w:val="0"/>
      <w:divBdr>
        <w:top w:val="none" w:sz="0" w:space="0" w:color="auto"/>
        <w:left w:val="none" w:sz="0" w:space="0" w:color="auto"/>
        <w:bottom w:val="none" w:sz="0" w:space="0" w:color="auto"/>
        <w:right w:val="none" w:sz="0" w:space="0" w:color="auto"/>
      </w:divBdr>
      <w:divsChild>
        <w:div w:id="597905581">
          <w:marLeft w:val="0"/>
          <w:marRight w:val="0"/>
          <w:marTop w:val="0"/>
          <w:marBottom w:val="0"/>
          <w:divBdr>
            <w:top w:val="none" w:sz="0" w:space="0" w:color="auto"/>
            <w:left w:val="none" w:sz="0" w:space="0" w:color="auto"/>
            <w:bottom w:val="none" w:sz="0" w:space="0" w:color="auto"/>
            <w:right w:val="none" w:sz="0" w:space="0" w:color="auto"/>
          </w:divBdr>
          <w:divsChild>
            <w:div w:id="365953312">
              <w:marLeft w:val="0"/>
              <w:marRight w:val="0"/>
              <w:marTop w:val="0"/>
              <w:marBottom w:val="0"/>
              <w:divBdr>
                <w:top w:val="none" w:sz="0" w:space="0" w:color="auto"/>
                <w:left w:val="none" w:sz="0" w:space="0" w:color="auto"/>
                <w:bottom w:val="none" w:sz="0" w:space="0" w:color="auto"/>
                <w:right w:val="none" w:sz="0" w:space="0" w:color="auto"/>
              </w:divBdr>
              <w:divsChild>
                <w:div w:id="1117136976">
                  <w:marLeft w:val="-240"/>
                  <w:marRight w:val="-240"/>
                  <w:marTop w:val="0"/>
                  <w:marBottom w:val="0"/>
                  <w:divBdr>
                    <w:top w:val="none" w:sz="0" w:space="0" w:color="auto"/>
                    <w:left w:val="none" w:sz="0" w:space="0" w:color="auto"/>
                    <w:bottom w:val="none" w:sz="0" w:space="0" w:color="auto"/>
                    <w:right w:val="none" w:sz="0" w:space="0" w:color="auto"/>
                  </w:divBdr>
                  <w:divsChild>
                    <w:div w:id="466314852">
                      <w:marLeft w:val="0"/>
                      <w:marRight w:val="0"/>
                      <w:marTop w:val="0"/>
                      <w:marBottom w:val="0"/>
                      <w:divBdr>
                        <w:top w:val="none" w:sz="0" w:space="0" w:color="auto"/>
                        <w:left w:val="none" w:sz="0" w:space="0" w:color="auto"/>
                        <w:bottom w:val="none" w:sz="0" w:space="0" w:color="auto"/>
                        <w:right w:val="none" w:sz="0" w:space="0" w:color="auto"/>
                      </w:divBdr>
                      <w:divsChild>
                        <w:div w:id="573979573">
                          <w:marLeft w:val="0"/>
                          <w:marRight w:val="0"/>
                          <w:marTop w:val="0"/>
                          <w:marBottom w:val="0"/>
                          <w:divBdr>
                            <w:top w:val="none" w:sz="0" w:space="0" w:color="auto"/>
                            <w:left w:val="none" w:sz="0" w:space="0" w:color="auto"/>
                            <w:bottom w:val="none" w:sz="0" w:space="0" w:color="auto"/>
                            <w:right w:val="none" w:sz="0" w:space="0" w:color="auto"/>
                          </w:divBdr>
                          <w:divsChild>
                            <w:div w:id="1904024098">
                              <w:marLeft w:val="165"/>
                              <w:marRight w:val="165"/>
                              <w:marTop w:val="0"/>
                              <w:marBottom w:val="0"/>
                              <w:divBdr>
                                <w:top w:val="none" w:sz="0" w:space="0" w:color="auto"/>
                                <w:left w:val="none" w:sz="0" w:space="0" w:color="auto"/>
                                <w:bottom w:val="none" w:sz="0" w:space="0" w:color="auto"/>
                                <w:right w:val="none" w:sz="0" w:space="0" w:color="auto"/>
                              </w:divBdr>
                              <w:divsChild>
                                <w:div w:id="255792523">
                                  <w:marLeft w:val="0"/>
                                  <w:marRight w:val="0"/>
                                  <w:marTop w:val="0"/>
                                  <w:marBottom w:val="0"/>
                                  <w:divBdr>
                                    <w:top w:val="none" w:sz="0" w:space="0" w:color="auto"/>
                                    <w:left w:val="none" w:sz="0" w:space="0" w:color="auto"/>
                                    <w:bottom w:val="none" w:sz="0" w:space="0" w:color="auto"/>
                                    <w:right w:val="none" w:sz="0" w:space="0" w:color="auto"/>
                                  </w:divBdr>
                                  <w:divsChild>
                                    <w:div w:id="4574508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440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096813">
      <w:bodyDiv w:val="1"/>
      <w:marLeft w:val="0"/>
      <w:marRight w:val="0"/>
      <w:marTop w:val="0"/>
      <w:marBottom w:val="0"/>
      <w:divBdr>
        <w:top w:val="none" w:sz="0" w:space="0" w:color="auto"/>
        <w:left w:val="none" w:sz="0" w:space="0" w:color="auto"/>
        <w:bottom w:val="none" w:sz="0" w:space="0" w:color="auto"/>
        <w:right w:val="none" w:sz="0" w:space="0" w:color="auto"/>
      </w:divBdr>
      <w:divsChild>
        <w:div w:id="547642305">
          <w:marLeft w:val="0"/>
          <w:marRight w:val="0"/>
          <w:marTop w:val="0"/>
          <w:marBottom w:val="0"/>
          <w:divBdr>
            <w:top w:val="none" w:sz="0" w:space="0" w:color="auto"/>
            <w:left w:val="none" w:sz="0" w:space="0" w:color="auto"/>
            <w:bottom w:val="none" w:sz="0" w:space="0" w:color="auto"/>
            <w:right w:val="none" w:sz="0" w:space="0" w:color="auto"/>
          </w:divBdr>
          <w:divsChild>
            <w:div w:id="1630042852">
              <w:marLeft w:val="0"/>
              <w:marRight w:val="0"/>
              <w:marTop w:val="0"/>
              <w:marBottom w:val="0"/>
              <w:divBdr>
                <w:top w:val="none" w:sz="0" w:space="0" w:color="auto"/>
                <w:left w:val="none" w:sz="0" w:space="0" w:color="auto"/>
                <w:bottom w:val="none" w:sz="0" w:space="0" w:color="auto"/>
                <w:right w:val="none" w:sz="0" w:space="0" w:color="auto"/>
              </w:divBdr>
              <w:divsChild>
                <w:div w:id="1617372238">
                  <w:marLeft w:val="-240"/>
                  <w:marRight w:val="-240"/>
                  <w:marTop w:val="0"/>
                  <w:marBottom w:val="0"/>
                  <w:divBdr>
                    <w:top w:val="none" w:sz="0" w:space="0" w:color="auto"/>
                    <w:left w:val="none" w:sz="0" w:space="0" w:color="auto"/>
                    <w:bottom w:val="none" w:sz="0" w:space="0" w:color="auto"/>
                    <w:right w:val="none" w:sz="0" w:space="0" w:color="auto"/>
                  </w:divBdr>
                  <w:divsChild>
                    <w:div w:id="1151290312">
                      <w:marLeft w:val="0"/>
                      <w:marRight w:val="0"/>
                      <w:marTop w:val="0"/>
                      <w:marBottom w:val="0"/>
                      <w:divBdr>
                        <w:top w:val="none" w:sz="0" w:space="0" w:color="auto"/>
                        <w:left w:val="none" w:sz="0" w:space="0" w:color="auto"/>
                        <w:bottom w:val="none" w:sz="0" w:space="0" w:color="auto"/>
                        <w:right w:val="none" w:sz="0" w:space="0" w:color="auto"/>
                      </w:divBdr>
                      <w:divsChild>
                        <w:div w:id="203567776">
                          <w:marLeft w:val="0"/>
                          <w:marRight w:val="0"/>
                          <w:marTop w:val="0"/>
                          <w:marBottom w:val="0"/>
                          <w:divBdr>
                            <w:top w:val="none" w:sz="0" w:space="0" w:color="auto"/>
                            <w:left w:val="none" w:sz="0" w:space="0" w:color="auto"/>
                            <w:bottom w:val="none" w:sz="0" w:space="0" w:color="auto"/>
                            <w:right w:val="none" w:sz="0" w:space="0" w:color="auto"/>
                          </w:divBdr>
                          <w:divsChild>
                            <w:div w:id="1670868029">
                              <w:marLeft w:val="165"/>
                              <w:marRight w:val="165"/>
                              <w:marTop w:val="0"/>
                              <w:marBottom w:val="0"/>
                              <w:divBdr>
                                <w:top w:val="none" w:sz="0" w:space="0" w:color="auto"/>
                                <w:left w:val="none" w:sz="0" w:space="0" w:color="auto"/>
                                <w:bottom w:val="none" w:sz="0" w:space="0" w:color="auto"/>
                                <w:right w:val="none" w:sz="0" w:space="0" w:color="auto"/>
                              </w:divBdr>
                              <w:divsChild>
                                <w:div w:id="280917500">
                                  <w:marLeft w:val="0"/>
                                  <w:marRight w:val="0"/>
                                  <w:marTop w:val="0"/>
                                  <w:marBottom w:val="0"/>
                                  <w:divBdr>
                                    <w:top w:val="none" w:sz="0" w:space="0" w:color="auto"/>
                                    <w:left w:val="none" w:sz="0" w:space="0" w:color="auto"/>
                                    <w:bottom w:val="none" w:sz="0" w:space="0" w:color="auto"/>
                                    <w:right w:val="none" w:sz="0" w:space="0" w:color="auto"/>
                                  </w:divBdr>
                                  <w:divsChild>
                                    <w:div w:id="11242747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143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993453">
      <w:bodyDiv w:val="1"/>
      <w:marLeft w:val="0"/>
      <w:marRight w:val="0"/>
      <w:marTop w:val="0"/>
      <w:marBottom w:val="0"/>
      <w:divBdr>
        <w:top w:val="none" w:sz="0" w:space="0" w:color="auto"/>
        <w:left w:val="none" w:sz="0" w:space="0" w:color="auto"/>
        <w:bottom w:val="none" w:sz="0" w:space="0" w:color="auto"/>
        <w:right w:val="none" w:sz="0" w:space="0" w:color="auto"/>
      </w:divBdr>
      <w:divsChild>
        <w:div w:id="797455828">
          <w:marLeft w:val="0"/>
          <w:marRight w:val="0"/>
          <w:marTop w:val="0"/>
          <w:marBottom w:val="0"/>
          <w:divBdr>
            <w:top w:val="none" w:sz="0" w:space="0" w:color="auto"/>
            <w:left w:val="none" w:sz="0" w:space="0" w:color="auto"/>
            <w:bottom w:val="none" w:sz="0" w:space="0" w:color="auto"/>
            <w:right w:val="none" w:sz="0" w:space="0" w:color="auto"/>
          </w:divBdr>
          <w:divsChild>
            <w:div w:id="951934714">
              <w:marLeft w:val="0"/>
              <w:marRight w:val="0"/>
              <w:marTop w:val="0"/>
              <w:marBottom w:val="0"/>
              <w:divBdr>
                <w:top w:val="none" w:sz="0" w:space="0" w:color="auto"/>
                <w:left w:val="none" w:sz="0" w:space="0" w:color="auto"/>
                <w:bottom w:val="none" w:sz="0" w:space="0" w:color="auto"/>
                <w:right w:val="none" w:sz="0" w:space="0" w:color="auto"/>
              </w:divBdr>
              <w:divsChild>
                <w:div w:id="356465323">
                  <w:marLeft w:val="-240"/>
                  <w:marRight w:val="-240"/>
                  <w:marTop w:val="0"/>
                  <w:marBottom w:val="0"/>
                  <w:divBdr>
                    <w:top w:val="none" w:sz="0" w:space="0" w:color="auto"/>
                    <w:left w:val="none" w:sz="0" w:space="0" w:color="auto"/>
                    <w:bottom w:val="none" w:sz="0" w:space="0" w:color="auto"/>
                    <w:right w:val="none" w:sz="0" w:space="0" w:color="auto"/>
                  </w:divBdr>
                  <w:divsChild>
                    <w:div w:id="1855417375">
                      <w:marLeft w:val="0"/>
                      <w:marRight w:val="0"/>
                      <w:marTop w:val="0"/>
                      <w:marBottom w:val="0"/>
                      <w:divBdr>
                        <w:top w:val="none" w:sz="0" w:space="0" w:color="auto"/>
                        <w:left w:val="none" w:sz="0" w:space="0" w:color="auto"/>
                        <w:bottom w:val="none" w:sz="0" w:space="0" w:color="auto"/>
                        <w:right w:val="none" w:sz="0" w:space="0" w:color="auto"/>
                      </w:divBdr>
                      <w:divsChild>
                        <w:div w:id="1633827960">
                          <w:marLeft w:val="0"/>
                          <w:marRight w:val="0"/>
                          <w:marTop w:val="0"/>
                          <w:marBottom w:val="0"/>
                          <w:divBdr>
                            <w:top w:val="none" w:sz="0" w:space="0" w:color="auto"/>
                            <w:left w:val="none" w:sz="0" w:space="0" w:color="auto"/>
                            <w:bottom w:val="none" w:sz="0" w:space="0" w:color="auto"/>
                            <w:right w:val="none" w:sz="0" w:space="0" w:color="auto"/>
                          </w:divBdr>
                          <w:divsChild>
                            <w:div w:id="2101288211">
                              <w:marLeft w:val="165"/>
                              <w:marRight w:val="165"/>
                              <w:marTop w:val="0"/>
                              <w:marBottom w:val="0"/>
                              <w:divBdr>
                                <w:top w:val="none" w:sz="0" w:space="0" w:color="auto"/>
                                <w:left w:val="none" w:sz="0" w:space="0" w:color="auto"/>
                                <w:bottom w:val="none" w:sz="0" w:space="0" w:color="auto"/>
                                <w:right w:val="none" w:sz="0" w:space="0" w:color="auto"/>
                              </w:divBdr>
                              <w:divsChild>
                                <w:div w:id="2057393608">
                                  <w:marLeft w:val="0"/>
                                  <w:marRight w:val="0"/>
                                  <w:marTop w:val="0"/>
                                  <w:marBottom w:val="0"/>
                                  <w:divBdr>
                                    <w:top w:val="none" w:sz="0" w:space="0" w:color="auto"/>
                                    <w:left w:val="none" w:sz="0" w:space="0" w:color="auto"/>
                                    <w:bottom w:val="none" w:sz="0" w:space="0" w:color="auto"/>
                                    <w:right w:val="none" w:sz="0" w:space="0" w:color="auto"/>
                                  </w:divBdr>
                                  <w:divsChild>
                                    <w:div w:id="14503211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40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143964">
      <w:bodyDiv w:val="1"/>
      <w:marLeft w:val="0"/>
      <w:marRight w:val="0"/>
      <w:marTop w:val="0"/>
      <w:marBottom w:val="0"/>
      <w:divBdr>
        <w:top w:val="none" w:sz="0" w:space="0" w:color="auto"/>
        <w:left w:val="none" w:sz="0" w:space="0" w:color="auto"/>
        <w:bottom w:val="none" w:sz="0" w:space="0" w:color="auto"/>
        <w:right w:val="none" w:sz="0" w:space="0" w:color="auto"/>
      </w:divBdr>
      <w:divsChild>
        <w:div w:id="1329595587">
          <w:marLeft w:val="0"/>
          <w:marRight w:val="0"/>
          <w:marTop w:val="0"/>
          <w:marBottom w:val="0"/>
          <w:divBdr>
            <w:top w:val="none" w:sz="0" w:space="0" w:color="auto"/>
            <w:left w:val="none" w:sz="0" w:space="0" w:color="auto"/>
            <w:bottom w:val="none" w:sz="0" w:space="0" w:color="auto"/>
            <w:right w:val="none" w:sz="0" w:space="0" w:color="auto"/>
          </w:divBdr>
          <w:divsChild>
            <w:div w:id="359475829">
              <w:marLeft w:val="0"/>
              <w:marRight w:val="0"/>
              <w:marTop w:val="0"/>
              <w:marBottom w:val="0"/>
              <w:divBdr>
                <w:top w:val="none" w:sz="0" w:space="0" w:color="auto"/>
                <w:left w:val="none" w:sz="0" w:space="0" w:color="auto"/>
                <w:bottom w:val="none" w:sz="0" w:space="0" w:color="auto"/>
                <w:right w:val="none" w:sz="0" w:space="0" w:color="auto"/>
              </w:divBdr>
              <w:divsChild>
                <w:div w:id="370569861">
                  <w:marLeft w:val="-240"/>
                  <w:marRight w:val="-240"/>
                  <w:marTop w:val="0"/>
                  <w:marBottom w:val="0"/>
                  <w:divBdr>
                    <w:top w:val="none" w:sz="0" w:space="0" w:color="auto"/>
                    <w:left w:val="none" w:sz="0" w:space="0" w:color="auto"/>
                    <w:bottom w:val="none" w:sz="0" w:space="0" w:color="auto"/>
                    <w:right w:val="none" w:sz="0" w:space="0" w:color="auto"/>
                  </w:divBdr>
                  <w:divsChild>
                    <w:div w:id="911742297">
                      <w:marLeft w:val="0"/>
                      <w:marRight w:val="0"/>
                      <w:marTop w:val="0"/>
                      <w:marBottom w:val="0"/>
                      <w:divBdr>
                        <w:top w:val="none" w:sz="0" w:space="0" w:color="auto"/>
                        <w:left w:val="none" w:sz="0" w:space="0" w:color="auto"/>
                        <w:bottom w:val="none" w:sz="0" w:space="0" w:color="auto"/>
                        <w:right w:val="none" w:sz="0" w:space="0" w:color="auto"/>
                      </w:divBdr>
                      <w:divsChild>
                        <w:div w:id="834876058">
                          <w:marLeft w:val="0"/>
                          <w:marRight w:val="0"/>
                          <w:marTop w:val="0"/>
                          <w:marBottom w:val="0"/>
                          <w:divBdr>
                            <w:top w:val="none" w:sz="0" w:space="0" w:color="auto"/>
                            <w:left w:val="none" w:sz="0" w:space="0" w:color="auto"/>
                            <w:bottom w:val="none" w:sz="0" w:space="0" w:color="auto"/>
                            <w:right w:val="none" w:sz="0" w:space="0" w:color="auto"/>
                          </w:divBdr>
                        </w:div>
                        <w:div w:id="1397052230">
                          <w:marLeft w:val="0"/>
                          <w:marRight w:val="0"/>
                          <w:marTop w:val="0"/>
                          <w:marBottom w:val="0"/>
                          <w:divBdr>
                            <w:top w:val="none" w:sz="0" w:space="0" w:color="auto"/>
                            <w:left w:val="none" w:sz="0" w:space="0" w:color="auto"/>
                            <w:bottom w:val="none" w:sz="0" w:space="0" w:color="auto"/>
                            <w:right w:val="none" w:sz="0" w:space="0" w:color="auto"/>
                          </w:divBdr>
                          <w:divsChild>
                            <w:div w:id="2069457793">
                              <w:marLeft w:val="165"/>
                              <w:marRight w:val="165"/>
                              <w:marTop w:val="0"/>
                              <w:marBottom w:val="0"/>
                              <w:divBdr>
                                <w:top w:val="none" w:sz="0" w:space="0" w:color="auto"/>
                                <w:left w:val="none" w:sz="0" w:space="0" w:color="auto"/>
                                <w:bottom w:val="none" w:sz="0" w:space="0" w:color="auto"/>
                                <w:right w:val="none" w:sz="0" w:space="0" w:color="auto"/>
                              </w:divBdr>
                              <w:divsChild>
                                <w:div w:id="1875968574">
                                  <w:marLeft w:val="0"/>
                                  <w:marRight w:val="0"/>
                                  <w:marTop w:val="0"/>
                                  <w:marBottom w:val="0"/>
                                  <w:divBdr>
                                    <w:top w:val="none" w:sz="0" w:space="0" w:color="auto"/>
                                    <w:left w:val="none" w:sz="0" w:space="0" w:color="auto"/>
                                    <w:bottom w:val="none" w:sz="0" w:space="0" w:color="auto"/>
                                    <w:right w:val="none" w:sz="0" w:space="0" w:color="auto"/>
                                  </w:divBdr>
                                  <w:divsChild>
                                    <w:div w:id="1666474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759308">
      <w:bodyDiv w:val="1"/>
      <w:marLeft w:val="0"/>
      <w:marRight w:val="0"/>
      <w:marTop w:val="0"/>
      <w:marBottom w:val="0"/>
      <w:divBdr>
        <w:top w:val="none" w:sz="0" w:space="0" w:color="auto"/>
        <w:left w:val="none" w:sz="0" w:space="0" w:color="auto"/>
        <w:bottom w:val="none" w:sz="0" w:space="0" w:color="auto"/>
        <w:right w:val="none" w:sz="0" w:space="0" w:color="auto"/>
      </w:divBdr>
    </w:div>
    <w:div w:id="750083161">
      <w:bodyDiv w:val="1"/>
      <w:marLeft w:val="0"/>
      <w:marRight w:val="0"/>
      <w:marTop w:val="0"/>
      <w:marBottom w:val="0"/>
      <w:divBdr>
        <w:top w:val="none" w:sz="0" w:space="0" w:color="auto"/>
        <w:left w:val="none" w:sz="0" w:space="0" w:color="auto"/>
        <w:bottom w:val="none" w:sz="0" w:space="0" w:color="auto"/>
        <w:right w:val="none" w:sz="0" w:space="0" w:color="auto"/>
      </w:divBdr>
      <w:divsChild>
        <w:div w:id="1479492313">
          <w:marLeft w:val="0"/>
          <w:marRight w:val="0"/>
          <w:marTop w:val="0"/>
          <w:marBottom w:val="0"/>
          <w:divBdr>
            <w:top w:val="none" w:sz="0" w:space="0" w:color="auto"/>
            <w:left w:val="none" w:sz="0" w:space="0" w:color="auto"/>
            <w:bottom w:val="none" w:sz="0" w:space="0" w:color="auto"/>
            <w:right w:val="none" w:sz="0" w:space="0" w:color="auto"/>
          </w:divBdr>
          <w:divsChild>
            <w:div w:id="384958826">
              <w:marLeft w:val="0"/>
              <w:marRight w:val="0"/>
              <w:marTop w:val="0"/>
              <w:marBottom w:val="0"/>
              <w:divBdr>
                <w:top w:val="none" w:sz="0" w:space="0" w:color="auto"/>
                <w:left w:val="none" w:sz="0" w:space="0" w:color="auto"/>
                <w:bottom w:val="none" w:sz="0" w:space="0" w:color="auto"/>
                <w:right w:val="none" w:sz="0" w:space="0" w:color="auto"/>
              </w:divBdr>
              <w:divsChild>
                <w:div w:id="1782454064">
                  <w:marLeft w:val="-240"/>
                  <w:marRight w:val="-240"/>
                  <w:marTop w:val="0"/>
                  <w:marBottom w:val="0"/>
                  <w:divBdr>
                    <w:top w:val="none" w:sz="0" w:space="0" w:color="auto"/>
                    <w:left w:val="none" w:sz="0" w:space="0" w:color="auto"/>
                    <w:bottom w:val="none" w:sz="0" w:space="0" w:color="auto"/>
                    <w:right w:val="none" w:sz="0" w:space="0" w:color="auto"/>
                  </w:divBdr>
                  <w:divsChild>
                    <w:div w:id="1715958284">
                      <w:marLeft w:val="0"/>
                      <w:marRight w:val="0"/>
                      <w:marTop w:val="0"/>
                      <w:marBottom w:val="0"/>
                      <w:divBdr>
                        <w:top w:val="none" w:sz="0" w:space="0" w:color="auto"/>
                        <w:left w:val="none" w:sz="0" w:space="0" w:color="auto"/>
                        <w:bottom w:val="none" w:sz="0" w:space="0" w:color="auto"/>
                        <w:right w:val="none" w:sz="0" w:space="0" w:color="auto"/>
                      </w:divBdr>
                      <w:divsChild>
                        <w:div w:id="1528373962">
                          <w:marLeft w:val="0"/>
                          <w:marRight w:val="0"/>
                          <w:marTop w:val="0"/>
                          <w:marBottom w:val="0"/>
                          <w:divBdr>
                            <w:top w:val="none" w:sz="0" w:space="0" w:color="auto"/>
                            <w:left w:val="none" w:sz="0" w:space="0" w:color="auto"/>
                            <w:bottom w:val="none" w:sz="0" w:space="0" w:color="auto"/>
                            <w:right w:val="none" w:sz="0" w:space="0" w:color="auto"/>
                          </w:divBdr>
                        </w:div>
                        <w:div w:id="1726487136">
                          <w:marLeft w:val="0"/>
                          <w:marRight w:val="0"/>
                          <w:marTop w:val="0"/>
                          <w:marBottom w:val="0"/>
                          <w:divBdr>
                            <w:top w:val="none" w:sz="0" w:space="0" w:color="auto"/>
                            <w:left w:val="none" w:sz="0" w:space="0" w:color="auto"/>
                            <w:bottom w:val="none" w:sz="0" w:space="0" w:color="auto"/>
                            <w:right w:val="none" w:sz="0" w:space="0" w:color="auto"/>
                          </w:divBdr>
                          <w:divsChild>
                            <w:div w:id="1923559336">
                              <w:marLeft w:val="165"/>
                              <w:marRight w:val="165"/>
                              <w:marTop w:val="0"/>
                              <w:marBottom w:val="0"/>
                              <w:divBdr>
                                <w:top w:val="none" w:sz="0" w:space="0" w:color="auto"/>
                                <w:left w:val="none" w:sz="0" w:space="0" w:color="auto"/>
                                <w:bottom w:val="none" w:sz="0" w:space="0" w:color="auto"/>
                                <w:right w:val="none" w:sz="0" w:space="0" w:color="auto"/>
                              </w:divBdr>
                              <w:divsChild>
                                <w:div w:id="385419848">
                                  <w:marLeft w:val="0"/>
                                  <w:marRight w:val="0"/>
                                  <w:marTop w:val="0"/>
                                  <w:marBottom w:val="0"/>
                                  <w:divBdr>
                                    <w:top w:val="none" w:sz="0" w:space="0" w:color="auto"/>
                                    <w:left w:val="none" w:sz="0" w:space="0" w:color="auto"/>
                                    <w:bottom w:val="none" w:sz="0" w:space="0" w:color="auto"/>
                                    <w:right w:val="none" w:sz="0" w:space="0" w:color="auto"/>
                                  </w:divBdr>
                                  <w:divsChild>
                                    <w:div w:id="5925177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295000">
      <w:bodyDiv w:val="1"/>
      <w:marLeft w:val="0"/>
      <w:marRight w:val="0"/>
      <w:marTop w:val="0"/>
      <w:marBottom w:val="0"/>
      <w:divBdr>
        <w:top w:val="none" w:sz="0" w:space="0" w:color="auto"/>
        <w:left w:val="none" w:sz="0" w:space="0" w:color="auto"/>
        <w:bottom w:val="none" w:sz="0" w:space="0" w:color="auto"/>
        <w:right w:val="none" w:sz="0" w:space="0" w:color="auto"/>
      </w:divBdr>
      <w:divsChild>
        <w:div w:id="1242300998">
          <w:marLeft w:val="0"/>
          <w:marRight w:val="0"/>
          <w:marTop w:val="0"/>
          <w:marBottom w:val="0"/>
          <w:divBdr>
            <w:top w:val="none" w:sz="0" w:space="0" w:color="auto"/>
            <w:left w:val="none" w:sz="0" w:space="0" w:color="auto"/>
            <w:bottom w:val="none" w:sz="0" w:space="0" w:color="auto"/>
            <w:right w:val="none" w:sz="0" w:space="0" w:color="auto"/>
          </w:divBdr>
          <w:divsChild>
            <w:div w:id="1681810104">
              <w:marLeft w:val="0"/>
              <w:marRight w:val="0"/>
              <w:marTop w:val="0"/>
              <w:marBottom w:val="0"/>
              <w:divBdr>
                <w:top w:val="none" w:sz="0" w:space="0" w:color="auto"/>
                <w:left w:val="none" w:sz="0" w:space="0" w:color="auto"/>
                <w:bottom w:val="none" w:sz="0" w:space="0" w:color="auto"/>
                <w:right w:val="none" w:sz="0" w:space="0" w:color="auto"/>
              </w:divBdr>
              <w:divsChild>
                <w:div w:id="347753199">
                  <w:marLeft w:val="-240"/>
                  <w:marRight w:val="-240"/>
                  <w:marTop w:val="0"/>
                  <w:marBottom w:val="0"/>
                  <w:divBdr>
                    <w:top w:val="none" w:sz="0" w:space="0" w:color="auto"/>
                    <w:left w:val="none" w:sz="0" w:space="0" w:color="auto"/>
                    <w:bottom w:val="none" w:sz="0" w:space="0" w:color="auto"/>
                    <w:right w:val="none" w:sz="0" w:space="0" w:color="auto"/>
                  </w:divBdr>
                  <w:divsChild>
                    <w:div w:id="785121300">
                      <w:marLeft w:val="0"/>
                      <w:marRight w:val="0"/>
                      <w:marTop w:val="0"/>
                      <w:marBottom w:val="0"/>
                      <w:divBdr>
                        <w:top w:val="none" w:sz="0" w:space="0" w:color="auto"/>
                        <w:left w:val="none" w:sz="0" w:space="0" w:color="auto"/>
                        <w:bottom w:val="none" w:sz="0" w:space="0" w:color="auto"/>
                        <w:right w:val="none" w:sz="0" w:space="0" w:color="auto"/>
                      </w:divBdr>
                      <w:divsChild>
                        <w:div w:id="1720280340">
                          <w:marLeft w:val="0"/>
                          <w:marRight w:val="0"/>
                          <w:marTop w:val="0"/>
                          <w:marBottom w:val="0"/>
                          <w:divBdr>
                            <w:top w:val="none" w:sz="0" w:space="0" w:color="auto"/>
                            <w:left w:val="none" w:sz="0" w:space="0" w:color="auto"/>
                            <w:bottom w:val="none" w:sz="0" w:space="0" w:color="auto"/>
                            <w:right w:val="none" w:sz="0" w:space="0" w:color="auto"/>
                          </w:divBdr>
                        </w:div>
                        <w:div w:id="1910538160">
                          <w:marLeft w:val="0"/>
                          <w:marRight w:val="0"/>
                          <w:marTop w:val="0"/>
                          <w:marBottom w:val="0"/>
                          <w:divBdr>
                            <w:top w:val="none" w:sz="0" w:space="0" w:color="auto"/>
                            <w:left w:val="none" w:sz="0" w:space="0" w:color="auto"/>
                            <w:bottom w:val="none" w:sz="0" w:space="0" w:color="auto"/>
                            <w:right w:val="none" w:sz="0" w:space="0" w:color="auto"/>
                          </w:divBdr>
                          <w:divsChild>
                            <w:div w:id="1375422065">
                              <w:marLeft w:val="165"/>
                              <w:marRight w:val="165"/>
                              <w:marTop w:val="0"/>
                              <w:marBottom w:val="0"/>
                              <w:divBdr>
                                <w:top w:val="none" w:sz="0" w:space="0" w:color="auto"/>
                                <w:left w:val="none" w:sz="0" w:space="0" w:color="auto"/>
                                <w:bottom w:val="none" w:sz="0" w:space="0" w:color="auto"/>
                                <w:right w:val="none" w:sz="0" w:space="0" w:color="auto"/>
                              </w:divBdr>
                              <w:divsChild>
                                <w:div w:id="1800103862">
                                  <w:marLeft w:val="0"/>
                                  <w:marRight w:val="0"/>
                                  <w:marTop w:val="0"/>
                                  <w:marBottom w:val="0"/>
                                  <w:divBdr>
                                    <w:top w:val="none" w:sz="0" w:space="0" w:color="auto"/>
                                    <w:left w:val="none" w:sz="0" w:space="0" w:color="auto"/>
                                    <w:bottom w:val="none" w:sz="0" w:space="0" w:color="auto"/>
                                    <w:right w:val="none" w:sz="0" w:space="0" w:color="auto"/>
                                  </w:divBdr>
                                  <w:divsChild>
                                    <w:div w:id="16589948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169864">
      <w:bodyDiv w:val="1"/>
      <w:marLeft w:val="0"/>
      <w:marRight w:val="0"/>
      <w:marTop w:val="0"/>
      <w:marBottom w:val="0"/>
      <w:divBdr>
        <w:top w:val="none" w:sz="0" w:space="0" w:color="auto"/>
        <w:left w:val="none" w:sz="0" w:space="0" w:color="auto"/>
        <w:bottom w:val="none" w:sz="0" w:space="0" w:color="auto"/>
        <w:right w:val="none" w:sz="0" w:space="0" w:color="auto"/>
      </w:divBdr>
      <w:divsChild>
        <w:div w:id="121503748">
          <w:marLeft w:val="0"/>
          <w:marRight w:val="0"/>
          <w:marTop w:val="0"/>
          <w:marBottom w:val="0"/>
          <w:divBdr>
            <w:top w:val="none" w:sz="0" w:space="0" w:color="auto"/>
            <w:left w:val="none" w:sz="0" w:space="0" w:color="auto"/>
            <w:bottom w:val="none" w:sz="0" w:space="0" w:color="auto"/>
            <w:right w:val="none" w:sz="0" w:space="0" w:color="auto"/>
          </w:divBdr>
          <w:divsChild>
            <w:div w:id="1158808890">
              <w:marLeft w:val="0"/>
              <w:marRight w:val="0"/>
              <w:marTop w:val="0"/>
              <w:marBottom w:val="0"/>
              <w:divBdr>
                <w:top w:val="none" w:sz="0" w:space="0" w:color="auto"/>
                <w:left w:val="none" w:sz="0" w:space="0" w:color="auto"/>
                <w:bottom w:val="none" w:sz="0" w:space="0" w:color="auto"/>
                <w:right w:val="none" w:sz="0" w:space="0" w:color="auto"/>
              </w:divBdr>
              <w:divsChild>
                <w:div w:id="2115250304">
                  <w:marLeft w:val="-240"/>
                  <w:marRight w:val="-240"/>
                  <w:marTop w:val="0"/>
                  <w:marBottom w:val="0"/>
                  <w:divBdr>
                    <w:top w:val="none" w:sz="0" w:space="0" w:color="auto"/>
                    <w:left w:val="none" w:sz="0" w:space="0" w:color="auto"/>
                    <w:bottom w:val="none" w:sz="0" w:space="0" w:color="auto"/>
                    <w:right w:val="none" w:sz="0" w:space="0" w:color="auto"/>
                  </w:divBdr>
                  <w:divsChild>
                    <w:div w:id="1991472119">
                      <w:marLeft w:val="0"/>
                      <w:marRight w:val="0"/>
                      <w:marTop w:val="0"/>
                      <w:marBottom w:val="0"/>
                      <w:divBdr>
                        <w:top w:val="none" w:sz="0" w:space="0" w:color="auto"/>
                        <w:left w:val="none" w:sz="0" w:space="0" w:color="auto"/>
                        <w:bottom w:val="none" w:sz="0" w:space="0" w:color="auto"/>
                        <w:right w:val="none" w:sz="0" w:space="0" w:color="auto"/>
                      </w:divBdr>
                      <w:divsChild>
                        <w:div w:id="637536660">
                          <w:marLeft w:val="0"/>
                          <w:marRight w:val="0"/>
                          <w:marTop w:val="0"/>
                          <w:marBottom w:val="0"/>
                          <w:divBdr>
                            <w:top w:val="none" w:sz="0" w:space="0" w:color="auto"/>
                            <w:left w:val="none" w:sz="0" w:space="0" w:color="auto"/>
                            <w:bottom w:val="none" w:sz="0" w:space="0" w:color="auto"/>
                            <w:right w:val="none" w:sz="0" w:space="0" w:color="auto"/>
                          </w:divBdr>
                          <w:divsChild>
                            <w:div w:id="816728937">
                              <w:marLeft w:val="165"/>
                              <w:marRight w:val="165"/>
                              <w:marTop w:val="0"/>
                              <w:marBottom w:val="0"/>
                              <w:divBdr>
                                <w:top w:val="none" w:sz="0" w:space="0" w:color="auto"/>
                                <w:left w:val="none" w:sz="0" w:space="0" w:color="auto"/>
                                <w:bottom w:val="none" w:sz="0" w:space="0" w:color="auto"/>
                                <w:right w:val="none" w:sz="0" w:space="0" w:color="auto"/>
                              </w:divBdr>
                              <w:divsChild>
                                <w:div w:id="1461923274">
                                  <w:marLeft w:val="0"/>
                                  <w:marRight w:val="0"/>
                                  <w:marTop w:val="0"/>
                                  <w:marBottom w:val="0"/>
                                  <w:divBdr>
                                    <w:top w:val="none" w:sz="0" w:space="0" w:color="auto"/>
                                    <w:left w:val="none" w:sz="0" w:space="0" w:color="auto"/>
                                    <w:bottom w:val="none" w:sz="0" w:space="0" w:color="auto"/>
                                    <w:right w:val="none" w:sz="0" w:space="0" w:color="auto"/>
                                  </w:divBdr>
                                  <w:divsChild>
                                    <w:div w:id="8437847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3236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490186">
      <w:bodyDiv w:val="1"/>
      <w:marLeft w:val="0"/>
      <w:marRight w:val="0"/>
      <w:marTop w:val="0"/>
      <w:marBottom w:val="0"/>
      <w:divBdr>
        <w:top w:val="none" w:sz="0" w:space="0" w:color="auto"/>
        <w:left w:val="none" w:sz="0" w:space="0" w:color="auto"/>
        <w:bottom w:val="none" w:sz="0" w:space="0" w:color="auto"/>
        <w:right w:val="none" w:sz="0" w:space="0" w:color="auto"/>
      </w:divBdr>
    </w:div>
    <w:div w:id="985932911">
      <w:bodyDiv w:val="1"/>
      <w:marLeft w:val="0"/>
      <w:marRight w:val="0"/>
      <w:marTop w:val="0"/>
      <w:marBottom w:val="0"/>
      <w:divBdr>
        <w:top w:val="none" w:sz="0" w:space="0" w:color="auto"/>
        <w:left w:val="none" w:sz="0" w:space="0" w:color="auto"/>
        <w:bottom w:val="none" w:sz="0" w:space="0" w:color="auto"/>
        <w:right w:val="none" w:sz="0" w:space="0" w:color="auto"/>
      </w:divBdr>
      <w:divsChild>
        <w:div w:id="2042243640">
          <w:marLeft w:val="0"/>
          <w:marRight w:val="0"/>
          <w:marTop w:val="0"/>
          <w:marBottom w:val="0"/>
          <w:divBdr>
            <w:top w:val="none" w:sz="0" w:space="0" w:color="auto"/>
            <w:left w:val="none" w:sz="0" w:space="0" w:color="auto"/>
            <w:bottom w:val="none" w:sz="0" w:space="0" w:color="auto"/>
            <w:right w:val="none" w:sz="0" w:space="0" w:color="auto"/>
          </w:divBdr>
          <w:divsChild>
            <w:div w:id="50740151">
              <w:marLeft w:val="0"/>
              <w:marRight w:val="0"/>
              <w:marTop w:val="0"/>
              <w:marBottom w:val="0"/>
              <w:divBdr>
                <w:top w:val="none" w:sz="0" w:space="0" w:color="auto"/>
                <w:left w:val="none" w:sz="0" w:space="0" w:color="auto"/>
                <w:bottom w:val="none" w:sz="0" w:space="0" w:color="auto"/>
                <w:right w:val="none" w:sz="0" w:space="0" w:color="auto"/>
              </w:divBdr>
              <w:divsChild>
                <w:div w:id="587883841">
                  <w:marLeft w:val="-240"/>
                  <w:marRight w:val="-240"/>
                  <w:marTop w:val="0"/>
                  <w:marBottom w:val="0"/>
                  <w:divBdr>
                    <w:top w:val="none" w:sz="0" w:space="0" w:color="auto"/>
                    <w:left w:val="none" w:sz="0" w:space="0" w:color="auto"/>
                    <w:bottom w:val="none" w:sz="0" w:space="0" w:color="auto"/>
                    <w:right w:val="none" w:sz="0" w:space="0" w:color="auto"/>
                  </w:divBdr>
                  <w:divsChild>
                    <w:div w:id="668993504">
                      <w:marLeft w:val="0"/>
                      <w:marRight w:val="0"/>
                      <w:marTop w:val="0"/>
                      <w:marBottom w:val="0"/>
                      <w:divBdr>
                        <w:top w:val="none" w:sz="0" w:space="0" w:color="auto"/>
                        <w:left w:val="none" w:sz="0" w:space="0" w:color="auto"/>
                        <w:bottom w:val="none" w:sz="0" w:space="0" w:color="auto"/>
                        <w:right w:val="none" w:sz="0" w:space="0" w:color="auto"/>
                      </w:divBdr>
                      <w:divsChild>
                        <w:div w:id="195431362">
                          <w:marLeft w:val="0"/>
                          <w:marRight w:val="0"/>
                          <w:marTop w:val="0"/>
                          <w:marBottom w:val="0"/>
                          <w:divBdr>
                            <w:top w:val="none" w:sz="0" w:space="0" w:color="auto"/>
                            <w:left w:val="none" w:sz="0" w:space="0" w:color="auto"/>
                            <w:bottom w:val="none" w:sz="0" w:space="0" w:color="auto"/>
                            <w:right w:val="none" w:sz="0" w:space="0" w:color="auto"/>
                          </w:divBdr>
                          <w:divsChild>
                            <w:div w:id="1548106920">
                              <w:marLeft w:val="165"/>
                              <w:marRight w:val="165"/>
                              <w:marTop w:val="0"/>
                              <w:marBottom w:val="0"/>
                              <w:divBdr>
                                <w:top w:val="none" w:sz="0" w:space="0" w:color="auto"/>
                                <w:left w:val="none" w:sz="0" w:space="0" w:color="auto"/>
                                <w:bottom w:val="none" w:sz="0" w:space="0" w:color="auto"/>
                                <w:right w:val="none" w:sz="0" w:space="0" w:color="auto"/>
                              </w:divBdr>
                              <w:divsChild>
                                <w:div w:id="1274048809">
                                  <w:marLeft w:val="0"/>
                                  <w:marRight w:val="0"/>
                                  <w:marTop w:val="0"/>
                                  <w:marBottom w:val="0"/>
                                  <w:divBdr>
                                    <w:top w:val="none" w:sz="0" w:space="0" w:color="auto"/>
                                    <w:left w:val="none" w:sz="0" w:space="0" w:color="auto"/>
                                    <w:bottom w:val="none" w:sz="0" w:space="0" w:color="auto"/>
                                    <w:right w:val="none" w:sz="0" w:space="0" w:color="auto"/>
                                  </w:divBdr>
                                  <w:divsChild>
                                    <w:div w:id="6664444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11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904831">
      <w:bodyDiv w:val="1"/>
      <w:marLeft w:val="0"/>
      <w:marRight w:val="0"/>
      <w:marTop w:val="0"/>
      <w:marBottom w:val="0"/>
      <w:divBdr>
        <w:top w:val="none" w:sz="0" w:space="0" w:color="auto"/>
        <w:left w:val="none" w:sz="0" w:space="0" w:color="auto"/>
        <w:bottom w:val="none" w:sz="0" w:space="0" w:color="auto"/>
        <w:right w:val="none" w:sz="0" w:space="0" w:color="auto"/>
      </w:divBdr>
      <w:divsChild>
        <w:div w:id="629436362">
          <w:marLeft w:val="0"/>
          <w:marRight w:val="0"/>
          <w:marTop w:val="0"/>
          <w:marBottom w:val="0"/>
          <w:divBdr>
            <w:top w:val="none" w:sz="0" w:space="0" w:color="auto"/>
            <w:left w:val="none" w:sz="0" w:space="0" w:color="auto"/>
            <w:bottom w:val="none" w:sz="0" w:space="0" w:color="auto"/>
            <w:right w:val="none" w:sz="0" w:space="0" w:color="auto"/>
          </w:divBdr>
          <w:divsChild>
            <w:div w:id="584263777">
              <w:marLeft w:val="0"/>
              <w:marRight w:val="0"/>
              <w:marTop w:val="0"/>
              <w:marBottom w:val="0"/>
              <w:divBdr>
                <w:top w:val="none" w:sz="0" w:space="0" w:color="auto"/>
                <w:left w:val="none" w:sz="0" w:space="0" w:color="auto"/>
                <w:bottom w:val="none" w:sz="0" w:space="0" w:color="auto"/>
                <w:right w:val="none" w:sz="0" w:space="0" w:color="auto"/>
              </w:divBdr>
              <w:divsChild>
                <w:div w:id="293564038">
                  <w:marLeft w:val="-240"/>
                  <w:marRight w:val="-240"/>
                  <w:marTop w:val="0"/>
                  <w:marBottom w:val="0"/>
                  <w:divBdr>
                    <w:top w:val="none" w:sz="0" w:space="0" w:color="auto"/>
                    <w:left w:val="none" w:sz="0" w:space="0" w:color="auto"/>
                    <w:bottom w:val="none" w:sz="0" w:space="0" w:color="auto"/>
                    <w:right w:val="none" w:sz="0" w:space="0" w:color="auto"/>
                  </w:divBdr>
                  <w:divsChild>
                    <w:div w:id="2120175302">
                      <w:marLeft w:val="0"/>
                      <w:marRight w:val="0"/>
                      <w:marTop w:val="0"/>
                      <w:marBottom w:val="0"/>
                      <w:divBdr>
                        <w:top w:val="none" w:sz="0" w:space="0" w:color="auto"/>
                        <w:left w:val="none" w:sz="0" w:space="0" w:color="auto"/>
                        <w:bottom w:val="none" w:sz="0" w:space="0" w:color="auto"/>
                        <w:right w:val="none" w:sz="0" w:space="0" w:color="auto"/>
                      </w:divBdr>
                      <w:divsChild>
                        <w:div w:id="1258556140">
                          <w:marLeft w:val="0"/>
                          <w:marRight w:val="0"/>
                          <w:marTop w:val="0"/>
                          <w:marBottom w:val="0"/>
                          <w:divBdr>
                            <w:top w:val="none" w:sz="0" w:space="0" w:color="auto"/>
                            <w:left w:val="none" w:sz="0" w:space="0" w:color="auto"/>
                            <w:bottom w:val="none" w:sz="0" w:space="0" w:color="auto"/>
                            <w:right w:val="none" w:sz="0" w:space="0" w:color="auto"/>
                          </w:divBdr>
                        </w:div>
                        <w:div w:id="1383946640">
                          <w:marLeft w:val="0"/>
                          <w:marRight w:val="0"/>
                          <w:marTop w:val="0"/>
                          <w:marBottom w:val="0"/>
                          <w:divBdr>
                            <w:top w:val="none" w:sz="0" w:space="0" w:color="auto"/>
                            <w:left w:val="none" w:sz="0" w:space="0" w:color="auto"/>
                            <w:bottom w:val="none" w:sz="0" w:space="0" w:color="auto"/>
                            <w:right w:val="none" w:sz="0" w:space="0" w:color="auto"/>
                          </w:divBdr>
                          <w:divsChild>
                            <w:div w:id="1413622402">
                              <w:marLeft w:val="165"/>
                              <w:marRight w:val="165"/>
                              <w:marTop w:val="0"/>
                              <w:marBottom w:val="0"/>
                              <w:divBdr>
                                <w:top w:val="none" w:sz="0" w:space="0" w:color="auto"/>
                                <w:left w:val="none" w:sz="0" w:space="0" w:color="auto"/>
                                <w:bottom w:val="none" w:sz="0" w:space="0" w:color="auto"/>
                                <w:right w:val="none" w:sz="0" w:space="0" w:color="auto"/>
                              </w:divBdr>
                              <w:divsChild>
                                <w:div w:id="1311786848">
                                  <w:marLeft w:val="0"/>
                                  <w:marRight w:val="0"/>
                                  <w:marTop w:val="0"/>
                                  <w:marBottom w:val="0"/>
                                  <w:divBdr>
                                    <w:top w:val="none" w:sz="0" w:space="0" w:color="auto"/>
                                    <w:left w:val="none" w:sz="0" w:space="0" w:color="auto"/>
                                    <w:bottom w:val="none" w:sz="0" w:space="0" w:color="auto"/>
                                    <w:right w:val="none" w:sz="0" w:space="0" w:color="auto"/>
                                  </w:divBdr>
                                  <w:divsChild>
                                    <w:div w:id="2812312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345625">
      <w:bodyDiv w:val="1"/>
      <w:marLeft w:val="0"/>
      <w:marRight w:val="0"/>
      <w:marTop w:val="0"/>
      <w:marBottom w:val="0"/>
      <w:divBdr>
        <w:top w:val="none" w:sz="0" w:space="0" w:color="auto"/>
        <w:left w:val="none" w:sz="0" w:space="0" w:color="auto"/>
        <w:bottom w:val="none" w:sz="0" w:space="0" w:color="auto"/>
        <w:right w:val="none" w:sz="0" w:space="0" w:color="auto"/>
      </w:divBdr>
      <w:divsChild>
        <w:div w:id="1386296662">
          <w:marLeft w:val="0"/>
          <w:marRight w:val="0"/>
          <w:marTop w:val="0"/>
          <w:marBottom w:val="0"/>
          <w:divBdr>
            <w:top w:val="none" w:sz="0" w:space="0" w:color="auto"/>
            <w:left w:val="none" w:sz="0" w:space="0" w:color="auto"/>
            <w:bottom w:val="none" w:sz="0" w:space="0" w:color="auto"/>
            <w:right w:val="none" w:sz="0" w:space="0" w:color="auto"/>
          </w:divBdr>
          <w:divsChild>
            <w:div w:id="1562447738">
              <w:marLeft w:val="0"/>
              <w:marRight w:val="0"/>
              <w:marTop w:val="0"/>
              <w:marBottom w:val="0"/>
              <w:divBdr>
                <w:top w:val="none" w:sz="0" w:space="0" w:color="auto"/>
                <w:left w:val="none" w:sz="0" w:space="0" w:color="auto"/>
                <w:bottom w:val="none" w:sz="0" w:space="0" w:color="auto"/>
                <w:right w:val="none" w:sz="0" w:space="0" w:color="auto"/>
              </w:divBdr>
              <w:divsChild>
                <w:div w:id="1351957717">
                  <w:marLeft w:val="-240"/>
                  <w:marRight w:val="-240"/>
                  <w:marTop w:val="0"/>
                  <w:marBottom w:val="0"/>
                  <w:divBdr>
                    <w:top w:val="none" w:sz="0" w:space="0" w:color="auto"/>
                    <w:left w:val="none" w:sz="0" w:space="0" w:color="auto"/>
                    <w:bottom w:val="none" w:sz="0" w:space="0" w:color="auto"/>
                    <w:right w:val="none" w:sz="0" w:space="0" w:color="auto"/>
                  </w:divBdr>
                  <w:divsChild>
                    <w:div w:id="1055355707">
                      <w:marLeft w:val="0"/>
                      <w:marRight w:val="0"/>
                      <w:marTop w:val="0"/>
                      <w:marBottom w:val="0"/>
                      <w:divBdr>
                        <w:top w:val="none" w:sz="0" w:space="0" w:color="auto"/>
                        <w:left w:val="none" w:sz="0" w:space="0" w:color="auto"/>
                        <w:bottom w:val="none" w:sz="0" w:space="0" w:color="auto"/>
                        <w:right w:val="none" w:sz="0" w:space="0" w:color="auto"/>
                      </w:divBdr>
                      <w:divsChild>
                        <w:div w:id="909651781">
                          <w:marLeft w:val="0"/>
                          <w:marRight w:val="0"/>
                          <w:marTop w:val="0"/>
                          <w:marBottom w:val="0"/>
                          <w:divBdr>
                            <w:top w:val="none" w:sz="0" w:space="0" w:color="auto"/>
                            <w:left w:val="none" w:sz="0" w:space="0" w:color="auto"/>
                            <w:bottom w:val="none" w:sz="0" w:space="0" w:color="auto"/>
                            <w:right w:val="none" w:sz="0" w:space="0" w:color="auto"/>
                          </w:divBdr>
                        </w:div>
                        <w:div w:id="1958365314">
                          <w:marLeft w:val="0"/>
                          <w:marRight w:val="0"/>
                          <w:marTop w:val="0"/>
                          <w:marBottom w:val="0"/>
                          <w:divBdr>
                            <w:top w:val="none" w:sz="0" w:space="0" w:color="auto"/>
                            <w:left w:val="none" w:sz="0" w:space="0" w:color="auto"/>
                            <w:bottom w:val="none" w:sz="0" w:space="0" w:color="auto"/>
                            <w:right w:val="none" w:sz="0" w:space="0" w:color="auto"/>
                          </w:divBdr>
                          <w:divsChild>
                            <w:div w:id="1714691360">
                              <w:marLeft w:val="165"/>
                              <w:marRight w:val="165"/>
                              <w:marTop w:val="0"/>
                              <w:marBottom w:val="0"/>
                              <w:divBdr>
                                <w:top w:val="none" w:sz="0" w:space="0" w:color="auto"/>
                                <w:left w:val="none" w:sz="0" w:space="0" w:color="auto"/>
                                <w:bottom w:val="none" w:sz="0" w:space="0" w:color="auto"/>
                                <w:right w:val="none" w:sz="0" w:space="0" w:color="auto"/>
                              </w:divBdr>
                              <w:divsChild>
                                <w:div w:id="926429273">
                                  <w:marLeft w:val="0"/>
                                  <w:marRight w:val="0"/>
                                  <w:marTop w:val="0"/>
                                  <w:marBottom w:val="0"/>
                                  <w:divBdr>
                                    <w:top w:val="none" w:sz="0" w:space="0" w:color="auto"/>
                                    <w:left w:val="none" w:sz="0" w:space="0" w:color="auto"/>
                                    <w:bottom w:val="none" w:sz="0" w:space="0" w:color="auto"/>
                                    <w:right w:val="none" w:sz="0" w:space="0" w:color="auto"/>
                                  </w:divBdr>
                                  <w:divsChild>
                                    <w:div w:id="2791885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251286">
      <w:bodyDiv w:val="1"/>
      <w:marLeft w:val="0"/>
      <w:marRight w:val="0"/>
      <w:marTop w:val="0"/>
      <w:marBottom w:val="0"/>
      <w:divBdr>
        <w:top w:val="none" w:sz="0" w:space="0" w:color="auto"/>
        <w:left w:val="none" w:sz="0" w:space="0" w:color="auto"/>
        <w:bottom w:val="none" w:sz="0" w:space="0" w:color="auto"/>
        <w:right w:val="none" w:sz="0" w:space="0" w:color="auto"/>
      </w:divBdr>
      <w:divsChild>
        <w:div w:id="1981886936">
          <w:marLeft w:val="0"/>
          <w:marRight w:val="0"/>
          <w:marTop w:val="0"/>
          <w:marBottom w:val="0"/>
          <w:divBdr>
            <w:top w:val="none" w:sz="0" w:space="0" w:color="auto"/>
            <w:left w:val="none" w:sz="0" w:space="0" w:color="auto"/>
            <w:bottom w:val="none" w:sz="0" w:space="0" w:color="auto"/>
            <w:right w:val="none" w:sz="0" w:space="0" w:color="auto"/>
          </w:divBdr>
          <w:divsChild>
            <w:div w:id="1717657653">
              <w:marLeft w:val="0"/>
              <w:marRight w:val="0"/>
              <w:marTop w:val="0"/>
              <w:marBottom w:val="0"/>
              <w:divBdr>
                <w:top w:val="none" w:sz="0" w:space="0" w:color="auto"/>
                <w:left w:val="none" w:sz="0" w:space="0" w:color="auto"/>
                <w:bottom w:val="none" w:sz="0" w:space="0" w:color="auto"/>
                <w:right w:val="none" w:sz="0" w:space="0" w:color="auto"/>
              </w:divBdr>
              <w:divsChild>
                <w:div w:id="1198395072">
                  <w:marLeft w:val="-240"/>
                  <w:marRight w:val="-240"/>
                  <w:marTop w:val="0"/>
                  <w:marBottom w:val="0"/>
                  <w:divBdr>
                    <w:top w:val="none" w:sz="0" w:space="0" w:color="auto"/>
                    <w:left w:val="none" w:sz="0" w:space="0" w:color="auto"/>
                    <w:bottom w:val="none" w:sz="0" w:space="0" w:color="auto"/>
                    <w:right w:val="none" w:sz="0" w:space="0" w:color="auto"/>
                  </w:divBdr>
                  <w:divsChild>
                    <w:div w:id="1839464586">
                      <w:marLeft w:val="0"/>
                      <w:marRight w:val="0"/>
                      <w:marTop w:val="0"/>
                      <w:marBottom w:val="0"/>
                      <w:divBdr>
                        <w:top w:val="none" w:sz="0" w:space="0" w:color="auto"/>
                        <w:left w:val="none" w:sz="0" w:space="0" w:color="auto"/>
                        <w:bottom w:val="none" w:sz="0" w:space="0" w:color="auto"/>
                        <w:right w:val="none" w:sz="0" w:space="0" w:color="auto"/>
                      </w:divBdr>
                      <w:divsChild>
                        <w:div w:id="30231703">
                          <w:marLeft w:val="0"/>
                          <w:marRight w:val="0"/>
                          <w:marTop w:val="0"/>
                          <w:marBottom w:val="0"/>
                          <w:divBdr>
                            <w:top w:val="none" w:sz="0" w:space="0" w:color="auto"/>
                            <w:left w:val="none" w:sz="0" w:space="0" w:color="auto"/>
                            <w:bottom w:val="none" w:sz="0" w:space="0" w:color="auto"/>
                            <w:right w:val="none" w:sz="0" w:space="0" w:color="auto"/>
                          </w:divBdr>
                          <w:divsChild>
                            <w:div w:id="1628660209">
                              <w:marLeft w:val="165"/>
                              <w:marRight w:val="165"/>
                              <w:marTop w:val="0"/>
                              <w:marBottom w:val="0"/>
                              <w:divBdr>
                                <w:top w:val="none" w:sz="0" w:space="0" w:color="auto"/>
                                <w:left w:val="none" w:sz="0" w:space="0" w:color="auto"/>
                                <w:bottom w:val="none" w:sz="0" w:space="0" w:color="auto"/>
                                <w:right w:val="none" w:sz="0" w:space="0" w:color="auto"/>
                              </w:divBdr>
                              <w:divsChild>
                                <w:div w:id="292181147">
                                  <w:marLeft w:val="0"/>
                                  <w:marRight w:val="0"/>
                                  <w:marTop w:val="0"/>
                                  <w:marBottom w:val="0"/>
                                  <w:divBdr>
                                    <w:top w:val="none" w:sz="0" w:space="0" w:color="auto"/>
                                    <w:left w:val="none" w:sz="0" w:space="0" w:color="auto"/>
                                    <w:bottom w:val="none" w:sz="0" w:space="0" w:color="auto"/>
                                    <w:right w:val="none" w:sz="0" w:space="0" w:color="auto"/>
                                  </w:divBdr>
                                  <w:divsChild>
                                    <w:div w:id="1858275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305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463137">
      <w:bodyDiv w:val="1"/>
      <w:marLeft w:val="0"/>
      <w:marRight w:val="0"/>
      <w:marTop w:val="0"/>
      <w:marBottom w:val="0"/>
      <w:divBdr>
        <w:top w:val="none" w:sz="0" w:space="0" w:color="auto"/>
        <w:left w:val="none" w:sz="0" w:space="0" w:color="auto"/>
        <w:bottom w:val="none" w:sz="0" w:space="0" w:color="auto"/>
        <w:right w:val="none" w:sz="0" w:space="0" w:color="auto"/>
      </w:divBdr>
      <w:divsChild>
        <w:div w:id="1165513972">
          <w:marLeft w:val="0"/>
          <w:marRight w:val="0"/>
          <w:marTop w:val="0"/>
          <w:marBottom w:val="0"/>
          <w:divBdr>
            <w:top w:val="none" w:sz="0" w:space="0" w:color="auto"/>
            <w:left w:val="none" w:sz="0" w:space="0" w:color="auto"/>
            <w:bottom w:val="none" w:sz="0" w:space="0" w:color="auto"/>
            <w:right w:val="none" w:sz="0" w:space="0" w:color="auto"/>
          </w:divBdr>
          <w:divsChild>
            <w:div w:id="44572886">
              <w:marLeft w:val="0"/>
              <w:marRight w:val="0"/>
              <w:marTop w:val="0"/>
              <w:marBottom w:val="0"/>
              <w:divBdr>
                <w:top w:val="none" w:sz="0" w:space="0" w:color="auto"/>
                <w:left w:val="none" w:sz="0" w:space="0" w:color="auto"/>
                <w:bottom w:val="none" w:sz="0" w:space="0" w:color="auto"/>
                <w:right w:val="none" w:sz="0" w:space="0" w:color="auto"/>
              </w:divBdr>
              <w:divsChild>
                <w:div w:id="222958053">
                  <w:marLeft w:val="-240"/>
                  <w:marRight w:val="-240"/>
                  <w:marTop w:val="0"/>
                  <w:marBottom w:val="0"/>
                  <w:divBdr>
                    <w:top w:val="none" w:sz="0" w:space="0" w:color="auto"/>
                    <w:left w:val="none" w:sz="0" w:space="0" w:color="auto"/>
                    <w:bottom w:val="none" w:sz="0" w:space="0" w:color="auto"/>
                    <w:right w:val="none" w:sz="0" w:space="0" w:color="auto"/>
                  </w:divBdr>
                  <w:divsChild>
                    <w:div w:id="407003160">
                      <w:marLeft w:val="0"/>
                      <w:marRight w:val="0"/>
                      <w:marTop w:val="0"/>
                      <w:marBottom w:val="0"/>
                      <w:divBdr>
                        <w:top w:val="none" w:sz="0" w:space="0" w:color="auto"/>
                        <w:left w:val="none" w:sz="0" w:space="0" w:color="auto"/>
                        <w:bottom w:val="none" w:sz="0" w:space="0" w:color="auto"/>
                        <w:right w:val="none" w:sz="0" w:space="0" w:color="auto"/>
                      </w:divBdr>
                      <w:divsChild>
                        <w:div w:id="540628799">
                          <w:marLeft w:val="0"/>
                          <w:marRight w:val="0"/>
                          <w:marTop w:val="0"/>
                          <w:marBottom w:val="0"/>
                          <w:divBdr>
                            <w:top w:val="none" w:sz="0" w:space="0" w:color="auto"/>
                            <w:left w:val="none" w:sz="0" w:space="0" w:color="auto"/>
                            <w:bottom w:val="none" w:sz="0" w:space="0" w:color="auto"/>
                            <w:right w:val="none" w:sz="0" w:space="0" w:color="auto"/>
                          </w:divBdr>
                        </w:div>
                        <w:div w:id="1961720528">
                          <w:marLeft w:val="0"/>
                          <w:marRight w:val="0"/>
                          <w:marTop w:val="0"/>
                          <w:marBottom w:val="0"/>
                          <w:divBdr>
                            <w:top w:val="none" w:sz="0" w:space="0" w:color="auto"/>
                            <w:left w:val="none" w:sz="0" w:space="0" w:color="auto"/>
                            <w:bottom w:val="none" w:sz="0" w:space="0" w:color="auto"/>
                            <w:right w:val="none" w:sz="0" w:space="0" w:color="auto"/>
                          </w:divBdr>
                          <w:divsChild>
                            <w:div w:id="192964795">
                              <w:marLeft w:val="165"/>
                              <w:marRight w:val="165"/>
                              <w:marTop w:val="0"/>
                              <w:marBottom w:val="0"/>
                              <w:divBdr>
                                <w:top w:val="none" w:sz="0" w:space="0" w:color="auto"/>
                                <w:left w:val="none" w:sz="0" w:space="0" w:color="auto"/>
                                <w:bottom w:val="none" w:sz="0" w:space="0" w:color="auto"/>
                                <w:right w:val="none" w:sz="0" w:space="0" w:color="auto"/>
                              </w:divBdr>
                              <w:divsChild>
                                <w:div w:id="2006786988">
                                  <w:marLeft w:val="0"/>
                                  <w:marRight w:val="0"/>
                                  <w:marTop w:val="0"/>
                                  <w:marBottom w:val="0"/>
                                  <w:divBdr>
                                    <w:top w:val="none" w:sz="0" w:space="0" w:color="auto"/>
                                    <w:left w:val="none" w:sz="0" w:space="0" w:color="auto"/>
                                    <w:bottom w:val="none" w:sz="0" w:space="0" w:color="auto"/>
                                    <w:right w:val="none" w:sz="0" w:space="0" w:color="auto"/>
                                  </w:divBdr>
                                  <w:divsChild>
                                    <w:div w:id="10690388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026008">
      <w:bodyDiv w:val="1"/>
      <w:marLeft w:val="0"/>
      <w:marRight w:val="0"/>
      <w:marTop w:val="0"/>
      <w:marBottom w:val="0"/>
      <w:divBdr>
        <w:top w:val="none" w:sz="0" w:space="0" w:color="auto"/>
        <w:left w:val="none" w:sz="0" w:space="0" w:color="auto"/>
        <w:bottom w:val="none" w:sz="0" w:space="0" w:color="auto"/>
        <w:right w:val="none" w:sz="0" w:space="0" w:color="auto"/>
      </w:divBdr>
      <w:divsChild>
        <w:div w:id="241719164">
          <w:marLeft w:val="0"/>
          <w:marRight w:val="0"/>
          <w:marTop w:val="0"/>
          <w:marBottom w:val="0"/>
          <w:divBdr>
            <w:top w:val="none" w:sz="0" w:space="0" w:color="auto"/>
            <w:left w:val="none" w:sz="0" w:space="0" w:color="auto"/>
            <w:bottom w:val="none" w:sz="0" w:space="0" w:color="auto"/>
            <w:right w:val="none" w:sz="0" w:space="0" w:color="auto"/>
          </w:divBdr>
          <w:divsChild>
            <w:div w:id="955865538">
              <w:marLeft w:val="0"/>
              <w:marRight w:val="0"/>
              <w:marTop w:val="0"/>
              <w:marBottom w:val="0"/>
              <w:divBdr>
                <w:top w:val="none" w:sz="0" w:space="0" w:color="auto"/>
                <w:left w:val="none" w:sz="0" w:space="0" w:color="auto"/>
                <w:bottom w:val="none" w:sz="0" w:space="0" w:color="auto"/>
                <w:right w:val="none" w:sz="0" w:space="0" w:color="auto"/>
              </w:divBdr>
              <w:divsChild>
                <w:div w:id="1761874600">
                  <w:marLeft w:val="-240"/>
                  <w:marRight w:val="-240"/>
                  <w:marTop w:val="0"/>
                  <w:marBottom w:val="0"/>
                  <w:divBdr>
                    <w:top w:val="none" w:sz="0" w:space="0" w:color="auto"/>
                    <w:left w:val="none" w:sz="0" w:space="0" w:color="auto"/>
                    <w:bottom w:val="none" w:sz="0" w:space="0" w:color="auto"/>
                    <w:right w:val="none" w:sz="0" w:space="0" w:color="auto"/>
                  </w:divBdr>
                  <w:divsChild>
                    <w:div w:id="674186621">
                      <w:marLeft w:val="0"/>
                      <w:marRight w:val="0"/>
                      <w:marTop w:val="0"/>
                      <w:marBottom w:val="0"/>
                      <w:divBdr>
                        <w:top w:val="none" w:sz="0" w:space="0" w:color="auto"/>
                        <w:left w:val="none" w:sz="0" w:space="0" w:color="auto"/>
                        <w:bottom w:val="none" w:sz="0" w:space="0" w:color="auto"/>
                        <w:right w:val="none" w:sz="0" w:space="0" w:color="auto"/>
                      </w:divBdr>
                      <w:divsChild>
                        <w:div w:id="570971560">
                          <w:marLeft w:val="0"/>
                          <w:marRight w:val="0"/>
                          <w:marTop w:val="0"/>
                          <w:marBottom w:val="0"/>
                          <w:divBdr>
                            <w:top w:val="none" w:sz="0" w:space="0" w:color="auto"/>
                            <w:left w:val="none" w:sz="0" w:space="0" w:color="auto"/>
                            <w:bottom w:val="none" w:sz="0" w:space="0" w:color="auto"/>
                            <w:right w:val="none" w:sz="0" w:space="0" w:color="auto"/>
                          </w:divBdr>
                          <w:divsChild>
                            <w:div w:id="2130660101">
                              <w:marLeft w:val="165"/>
                              <w:marRight w:val="165"/>
                              <w:marTop w:val="0"/>
                              <w:marBottom w:val="0"/>
                              <w:divBdr>
                                <w:top w:val="none" w:sz="0" w:space="0" w:color="auto"/>
                                <w:left w:val="none" w:sz="0" w:space="0" w:color="auto"/>
                                <w:bottom w:val="none" w:sz="0" w:space="0" w:color="auto"/>
                                <w:right w:val="none" w:sz="0" w:space="0" w:color="auto"/>
                              </w:divBdr>
                              <w:divsChild>
                                <w:div w:id="1362970095">
                                  <w:marLeft w:val="0"/>
                                  <w:marRight w:val="0"/>
                                  <w:marTop w:val="0"/>
                                  <w:marBottom w:val="0"/>
                                  <w:divBdr>
                                    <w:top w:val="none" w:sz="0" w:space="0" w:color="auto"/>
                                    <w:left w:val="none" w:sz="0" w:space="0" w:color="auto"/>
                                    <w:bottom w:val="none" w:sz="0" w:space="0" w:color="auto"/>
                                    <w:right w:val="none" w:sz="0" w:space="0" w:color="auto"/>
                                  </w:divBdr>
                                  <w:divsChild>
                                    <w:div w:id="13083915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37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713177">
      <w:bodyDiv w:val="1"/>
      <w:marLeft w:val="0"/>
      <w:marRight w:val="0"/>
      <w:marTop w:val="0"/>
      <w:marBottom w:val="0"/>
      <w:divBdr>
        <w:top w:val="none" w:sz="0" w:space="0" w:color="auto"/>
        <w:left w:val="none" w:sz="0" w:space="0" w:color="auto"/>
        <w:bottom w:val="none" w:sz="0" w:space="0" w:color="auto"/>
        <w:right w:val="none" w:sz="0" w:space="0" w:color="auto"/>
      </w:divBdr>
      <w:divsChild>
        <w:div w:id="1063068936">
          <w:marLeft w:val="0"/>
          <w:marRight w:val="0"/>
          <w:marTop w:val="0"/>
          <w:marBottom w:val="0"/>
          <w:divBdr>
            <w:top w:val="none" w:sz="0" w:space="0" w:color="auto"/>
            <w:left w:val="none" w:sz="0" w:space="0" w:color="auto"/>
            <w:bottom w:val="none" w:sz="0" w:space="0" w:color="auto"/>
            <w:right w:val="none" w:sz="0" w:space="0" w:color="auto"/>
          </w:divBdr>
          <w:divsChild>
            <w:div w:id="955673169">
              <w:marLeft w:val="0"/>
              <w:marRight w:val="0"/>
              <w:marTop w:val="0"/>
              <w:marBottom w:val="0"/>
              <w:divBdr>
                <w:top w:val="none" w:sz="0" w:space="0" w:color="auto"/>
                <w:left w:val="none" w:sz="0" w:space="0" w:color="auto"/>
                <w:bottom w:val="none" w:sz="0" w:space="0" w:color="auto"/>
                <w:right w:val="none" w:sz="0" w:space="0" w:color="auto"/>
              </w:divBdr>
              <w:divsChild>
                <w:div w:id="1978410565">
                  <w:marLeft w:val="-240"/>
                  <w:marRight w:val="-240"/>
                  <w:marTop w:val="0"/>
                  <w:marBottom w:val="0"/>
                  <w:divBdr>
                    <w:top w:val="none" w:sz="0" w:space="0" w:color="auto"/>
                    <w:left w:val="none" w:sz="0" w:space="0" w:color="auto"/>
                    <w:bottom w:val="none" w:sz="0" w:space="0" w:color="auto"/>
                    <w:right w:val="none" w:sz="0" w:space="0" w:color="auto"/>
                  </w:divBdr>
                  <w:divsChild>
                    <w:div w:id="162863746">
                      <w:marLeft w:val="0"/>
                      <w:marRight w:val="0"/>
                      <w:marTop w:val="0"/>
                      <w:marBottom w:val="0"/>
                      <w:divBdr>
                        <w:top w:val="none" w:sz="0" w:space="0" w:color="auto"/>
                        <w:left w:val="none" w:sz="0" w:space="0" w:color="auto"/>
                        <w:bottom w:val="none" w:sz="0" w:space="0" w:color="auto"/>
                        <w:right w:val="none" w:sz="0" w:space="0" w:color="auto"/>
                      </w:divBdr>
                      <w:divsChild>
                        <w:div w:id="896862788">
                          <w:marLeft w:val="0"/>
                          <w:marRight w:val="0"/>
                          <w:marTop w:val="0"/>
                          <w:marBottom w:val="0"/>
                          <w:divBdr>
                            <w:top w:val="none" w:sz="0" w:space="0" w:color="auto"/>
                            <w:left w:val="none" w:sz="0" w:space="0" w:color="auto"/>
                            <w:bottom w:val="none" w:sz="0" w:space="0" w:color="auto"/>
                            <w:right w:val="none" w:sz="0" w:space="0" w:color="auto"/>
                          </w:divBdr>
                        </w:div>
                        <w:div w:id="2136286484">
                          <w:marLeft w:val="0"/>
                          <w:marRight w:val="0"/>
                          <w:marTop w:val="0"/>
                          <w:marBottom w:val="0"/>
                          <w:divBdr>
                            <w:top w:val="none" w:sz="0" w:space="0" w:color="auto"/>
                            <w:left w:val="none" w:sz="0" w:space="0" w:color="auto"/>
                            <w:bottom w:val="none" w:sz="0" w:space="0" w:color="auto"/>
                            <w:right w:val="none" w:sz="0" w:space="0" w:color="auto"/>
                          </w:divBdr>
                          <w:divsChild>
                            <w:div w:id="314723356">
                              <w:marLeft w:val="165"/>
                              <w:marRight w:val="165"/>
                              <w:marTop w:val="0"/>
                              <w:marBottom w:val="0"/>
                              <w:divBdr>
                                <w:top w:val="none" w:sz="0" w:space="0" w:color="auto"/>
                                <w:left w:val="none" w:sz="0" w:space="0" w:color="auto"/>
                                <w:bottom w:val="none" w:sz="0" w:space="0" w:color="auto"/>
                                <w:right w:val="none" w:sz="0" w:space="0" w:color="auto"/>
                              </w:divBdr>
                              <w:divsChild>
                                <w:div w:id="249702874">
                                  <w:marLeft w:val="0"/>
                                  <w:marRight w:val="0"/>
                                  <w:marTop w:val="0"/>
                                  <w:marBottom w:val="0"/>
                                  <w:divBdr>
                                    <w:top w:val="none" w:sz="0" w:space="0" w:color="auto"/>
                                    <w:left w:val="none" w:sz="0" w:space="0" w:color="auto"/>
                                    <w:bottom w:val="none" w:sz="0" w:space="0" w:color="auto"/>
                                    <w:right w:val="none" w:sz="0" w:space="0" w:color="auto"/>
                                  </w:divBdr>
                                  <w:divsChild>
                                    <w:div w:id="17994518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765270">
      <w:bodyDiv w:val="1"/>
      <w:marLeft w:val="0"/>
      <w:marRight w:val="0"/>
      <w:marTop w:val="0"/>
      <w:marBottom w:val="0"/>
      <w:divBdr>
        <w:top w:val="none" w:sz="0" w:space="0" w:color="auto"/>
        <w:left w:val="none" w:sz="0" w:space="0" w:color="auto"/>
        <w:bottom w:val="none" w:sz="0" w:space="0" w:color="auto"/>
        <w:right w:val="none" w:sz="0" w:space="0" w:color="auto"/>
      </w:divBdr>
    </w:div>
    <w:div w:id="1302417582">
      <w:bodyDiv w:val="1"/>
      <w:marLeft w:val="0"/>
      <w:marRight w:val="0"/>
      <w:marTop w:val="0"/>
      <w:marBottom w:val="0"/>
      <w:divBdr>
        <w:top w:val="none" w:sz="0" w:space="0" w:color="auto"/>
        <w:left w:val="none" w:sz="0" w:space="0" w:color="auto"/>
        <w:bottom w:val="none" w:sz="0" w:space="0" w:color="auto"/>
        <w:right w:val="none" w:sz="0" w:space="0" w:color="auto"/>
      </w:divBdr>
      <w:divsChild>
        <w:div w:id="2078089089">
          <w:marLeft w:val="0"/>
          <w:marRight w:val="0"/>
          <w:marTop w:val="0"/>
          <w:marBottom w:val="0"/>
          <w:divBdr>
            <w:top w:val="none" w:sz="0" w:space="0" w:color="auto"/>
            <w:left w:val="none" w:sz="0" w:space="0" w:color="auto"/>
            <w:bottom w:val="none" w:sz="0" w:space="0" w:color="auto"/>
            <w:right w:val="none" w:sz="0" w:space="0" w:color="auto"/>
          </w:divBdr>
        </w:div>
        <w:div w:id="383600237">
          <w:marLeft w:val="0"/>
          <w:marRight w:val="0"/>
          <w:marTop w:val="0"/>
          <w:marBottom w:val="0"/>
          <w:divBdr>
            <w:top w:val="none" w:sz="0" w:space="0" w:color="auto"/>
            <w:left w:val="none" w:sz="0" w:space="0" w:color="auto"/>
            <w:bottom w:val="none" w:sz="0" w:space="0" w:color="auto"/>
            <w:right w:val="none" w:sz="0" w:space="0" w:color="auto"/>
          </w:divBdr>
        </w:div>
      </w:divsChild>
    </w:div>
    <w:div w:id="1303346693">
      <w:bodyDiv w:val="1"/>
      <w:marLeft w:val="0"/>
      <w:marRight w:val="0"/>
      <w:marTop w:val="0"/>
      <w:marBottom w:val="0"/>
      <w:divBdr>
        <w:top w:val="none" w:sz="0" w:space="0" w:color="auto"/>
        <w:left w:val="none" w:sz="0" w:space="0" w:color="auto"/>
        <w:bottom w:val="none" w:sz="0" w:space="0" w:color="auto"/>
        <w:right w:val="none" w:sz="0" w:space="0" w:color="auto"/>
      </w:divBdr>
      <w:divsChild>
        <w:div w:id="464082812">
          <w:marLeft w:val="0"/>
          <w:marRight w:val="0"/>
          <w:marTop w:val="0"/>
          <w:marBottom w:val="0"/>
          <w:divBdr>
            <w:top w:val="none" w:sz="0" w:space="0" w:color="auto"/>
            <w:left w:val="none" w:sz="0" w:space="0" w:color="auto"/>
            <w:bottom w:val="none" w:sz="0" w:space="0" w:color="auto"/>
            <w:right w:val="none" w:sz="0" w:space="0" w:color="auto"/>
          </w:divBdr>
          <w:divsChild>
            <w:div w:id="1603873936">
              <w:marLeft w:val="0"/>
              <w:marRight w:val="0"/>
              <w:marTop w:val="0"/>
              <w:marBottom w:val="0"/>
              <w:divBdr>
                <w:top w:val="none" w:sz="0" w:space="0" w:color="auto"/>
                <w:left w:val="none" w:sz="0" w:space="0" w:color="auto"/>
                <w:bottom w:val="none" w:sz="0" w:space="0" w:color="auto"/>
                <w:right w:val="none" w:sz="0" w:space="0" w:color="auto"/>
              </w:divBdr>
              <w:divsChild>
                <w:div w:id="1611820322">
                  <w:marLeft w:val="-240"/>
                  <w:marRight w:val="-240"/>
                  <w:marTop w:val="0"/>
                  <w:marBottom w:val="0"/>
                  <w:divBdr>
                    <w:top w:val="none" w:sz="0" w:space="0" w:color="auto"/>
                    <w:left w:val="none" w:sz="0" w:space="0" w:color="auto"/>
                    <w:bottom w:val="none" w:sz="0" w:space="0" w:color="auto"/>
                    <w:right w:val="none" w:sz="0" w:space="0" w:color="auto"/>
                  </w:divBdr>
                  <w:divsChild>
                    <w:div w:id="678779446">
                      <w:marLeft w:val="0"/>
                      <w:marRight w:val="0"/>
                      <w:marTop w:val="0"/>
                      <w:marBottom w:val="0"/>
                      <w:divBdr>
                        <w:top w:val="none" w:sz="0" w:space="0" w:color="auto"/>
                        <w:left w:val="none" w:sz="0" w:space="0" w:color="auto"/>
                        <w:bottom w:val="none" w:sz="0" w:space="0" w:color="auto"/>
                        <w:right w:val="none" w:sz="0" w:space="0" w:color="auto"/>
                      </w:divBdr>
                      <w:divsChild>
                        <w:div w:id="170799222">
                          <w:marLeft w:val="0"/>
                          <w:marRight w:val="0"/>
                          <w:marTop w:val="0"/>
                          <w:marBottom w:val="0"/>
                          <w:divBdr>
                            <w:top w:val="none" w:sz="0" w:space="0" w:color="auto"/>
                            <w:left w:val="none" w:sz="0" w:space="0" w:color="auto"/>
                            <w:bottom w:val="none" w:sz="0" w:space="0" w:color="auto"/>
                            <w:right w:val="none" w:sz="0" w:space="0" w:color="auto"/>
                          </w:divBdr>
                        </w:div>
                        <w:div w:id="1679117645">
                          <w:marLeft w:val="0"/>
                          <w:marRight w:val="0"/>
                          <w:marTop w:val="0"/>
                          <w:marBottom w:val="0"/>
                          <w:divBdr>
                            <w:top w:val="none" w:sz="0" w:space="0" w:color="auto"/>
                            <w:left w:val="none" w:sz="0" w:space="0" w:color="auto"/>
                            <w:bottom w:val="none" w:sz="0" w:space="0" w:color="auto"/>
                            <w:right w:val="none" w:sz="0" w:space="0" w:color="auto"/>
                          </w:divBdr>
                          <w:divsChild>
                            <w:div w:id="1951155794">
                              <w:marLeft w:val="165"/>
                              <w:marRight w:val="165"/>
                              <w:marTop w:val="0"/>
                              <w:marBottom w:val="0"/>
                              <w:divBdr>
                                <w:top w:val="none" w:sz="0" w:space="0" w:color="auto"/>
                                <w:left w:val="none" w:sz="0" w:space="0" w:color="auto"/>
                                <w:bottom w:val="none" w:sz="0" w:space="0" w:color="auto"/>
                                <w:right w:val="none" w:sz="0" w:space="0" w:color="auto"/>
                              </w:divBdr>
                              <w:divsChild>
                                <w:div w:id="2093312974">
                                  <w:marLeft w:val="0"/>
                                  <w:marRight w:val="0"/>
                                  <w:marTop w:val="0"/>
                                  <w:marBottom w:val="0"/>
                                  <w:divBdr>
                                    <w:top w:val="none" w:sz="0" w:space="0" w:color="auto"/>
                                    <w:left w:val="none" w:sz="0" w:space="0" w:color="auto"/>
                                    <w:bottom w:val="none" w:sz="0" w:space="0" w:color="auto"/>
                                    <w:right w:val="none" w:sz="0" w:space="0" w:color="auto"/>
                                  </w:divBdr>
                                  <w:divsChild>
                                    <w:div w:id="11995090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4628158">
      <w:bodyDiv w:val="1"/>
      <w:marLeft w:val="0"/>
      <w:marRight w:val="0"/>
      <w:marTop w:val="0"/>
      <w:marBottom w:val="0"/>
      <w:divBdr>
        <w:top w:val="none" w:sz="0" w:space="0" w:color="auto"/>
        <w:left w:val="none" w:sz="0" w:space="0" w:color="auto"/>
        <w:bottom w:val="none" w:sz="0" w:space="0" w:color="auto"/>
        <w:right w:val="none" w:sz="0" w:space="0" w:color="auto"/>
      </w:divBdr>
    </w:div>
    <w:div w:id="1349791276">
      <w:bodyDiv w:val="1"/>
      <w:marLeft w:val="0"/>
      <w:marRight w:val="0"/>
      <w:marTop w:val="0"/>
      <w:marBottom w:val="0"/>
      <w:divBdr>
        <w:top w:val="none" w:sz="0" w:space="0" w:color="auto"/>
        <w:left w:val="none" w:sz="0" w:space="0" w:color="auto"/>
        <w:bottom w:val="none" w:sz="0" w:space="0" w:color="auto"/>
        <w:right w:val="none" w:sz="0" w:space="0" w:color="auto"/>
      </w:divBdr>
      <w:divsChild>
        <w:div w:id="330374915">
          <w:marLeft w:val="0"/>
          <w:marRight w:val="0"/>
          <w:marTop w:val="0"/>
          <w:marBottom w:val="0"/>
          <w:divBdr>
            <w:top w:val="none" w:sz="0" w:space="0" w:color="auto"/>
            <w:left w:val="none" w:sz="0" w:space="0" w:color="auto"/>
            <w:bottom w:val="none" w:sz="0" w:space="0" w:color="auto"/>
            <w:right w:val="none" w:sz="0" w:space="0" w:color="auto"/>
          </w:divBdr>
          <w:divsChild>
            <w:div w:id="1775633208">
              <w:marLeft w:val="0"/>
              <w:marRight w:val="0"/>
              <w:marTop w:val="0"/>
              <w:marBottom w:val="0"/>
              <w:divBdr>
                <w:top w:val="none" w:sz="0" w:space="0" w:color="auto"/>
                <w:left w:val="none" w:sz="0" w:space="0" w:color="auto"/>
                <w:bottom w:val="none" w:sz="0" w:space="0" w:color="auto"/>
                <w:right w:val="none" w:sz="0" w:space="0" w:color="auto"/>
              </w:divBdr>
              <w:divsChild>
                <w:div w:id="485512407">
                  <w:marLeft w:val="-240"/>
                  <w:marRight w:val="-240"/>
                  <w:marTop w:val="0"/>
                  <w:marBottom w:val="0"/>
                  <w:divBdr>
                    <w:top w:val="none" w:sz="0" w:space="0" w:color="auto"/>
                    <w:left w:val="none" w:sz="0" w:space="0" w:color="auto"/>
                    <w:bottom w:val="none" w:sz="0" w:space="0" w:color="auto"/>
                    <w:right w:val="none" w:sz="0" w:space="0" w:color="auto"/>
                  </w:divBdr>
                  <w:divsChild>
                    <w:div w:id="2072457694">
                      <w:marLeft w:val="0"/>
                      <w:marRight w:val="0"/>
                      <w:marTop w:val="0"/>
                      <w:marBottom w:val="0"/>
                      <w:divBdr>
                        <w:top w:val="none" w:sz="0" w:space="0" w:color="auto"/>
                        <w:left w:val="none" w:sz="0" w:space="0" w:color="auto"/>
                        <w:bottom w:val="none" w:sz="0" w:space="0" w:color="auto"/>
                        <w:right w:val="none" w:sz="0" w:space="0" w:color="auto"/>
                      </w:divBdr>
                      <w:divsChild>
                        <w:div w:id="1227305170">
                          <w:marLeft w:val="0"/>
                          <w:marRight w:val="0"/>
                          <w:marTop w:val="0"/>
                          <w:marBottom w:val="0"/>
                          <w:divBdr>
                            <w:top w:val="none" w:sz="0" w:space="0" w:color="auto"/>
                            <w:left w:val="none" w:sz="0" w:space="0" w:color="auto"/>
                            <w:bottom w:val="none" w:sz="0" w:space="0" w:color="auto"/>
                            <w:right w:val="none" w:sz="0" w:space="0" w:color="auto"/>
                          </w:divBdr>
                          <w:divsChild>
                            <w:div w:id="702174609">
                              <w:marLeft w:val="165"/>
                              <w:marRight w:val="165"/>
                              <w:marTop w:val="0"/>
                              <w:marBottom w:val="0"/>
                              <w:divBdr>
                                <w:top w:val="none" w:sz="0" w:space="0" w:color="auto"/>
                                <w:left w:val="none" w:sz="0" w:space="0" w:color="auto"/>
                                <w:bottom w:val="none" w:sz="0" w:space="0" w:color="auto"/>
                                <w:right w:val="none" w:sz="0" w:space="0" w:color="auto"/>
                              </w:divBdr>
                              <w:divsChild>
                                <w:div w:id="565190859">
                                  <w:marLeft w:val="0"/>
                                  <w:marRight w:val="0"/>
                                  <w:marTop w:val="0"/>
                                  <w:marBottom w:val="0"/>
                                  <w:divBdr>
                                    <w:top w:val="none" w:sz="0" w:space="0" w:color="auto"/>
                                    <w:left w:val="none" w:sz="0" w:space="0" w:color="auto"/>
                                    <w:bottom w:val="none" w:sz="0" w:space="0" w:color="auto"/>
                                    <w:right w:val="none" w:sz="0" w:space="0" w:color="auto"/>
                                  </w:divBdr>
                                  <w:divsChild>
                                    <w:div w:id="2984614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976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857257">
      <w:bodyDiv w:val="1"/>
      <w:marLeft w:val="0"/>
      <w:marRight w:val="0"/>
      <w:marTop w:val="0"/>
      <w:marBottom w:val="0"/>
      <w:divBdr>
        <w:top w:val="none" w:sz="0" w:space="0" w:color="auto"/>
        <w:left w:val="none" w:sz="0" w:space="0" w:color="auto"/>
        <w:bottom w:val="none" w:sz="0" w:space="0" w:color="auto"/>
        <w:right w:val="none" w:sz="0" w:space="0" w:color="auto"/>
      </w:divBdr>
      <w:divsChild>
        <w:div w:id="942612971">
          <w:marLeft w:val="0"/>
          <w:marRight w:val="0"/>
          <w:marTop w:val="0"/>
          <w:marBottom w:val="0"/>
          <w:divBdr>
            <w:top w:val="none" w:sz="0" w:space="0" w:color="auto"/>
            <w:left w:val="none" w:sz="0" w:space="0" w:color="auto"/>
            <w:bottom w:val="none" w:sz="0" w:space="0" w:color="auto"/>
            <w:right w:val="none" w:sz="0" w:space="0" w:color="auto"/>
          </w:divBdr>
          <w:divsChild>
            <w:div w:id="1717853989">
              <w:marLeft w:val="0"/>
              <w:marRight w:val="0"/>
              <w:marTop w:val="0"/>
              <w:marBottom w:val="0"/>
              <w:divBdr>
                <w:top w:val="none" w:sz="0" w:space="0" w:color="auto"/>
                <w:left w:val="none" w:sz="0" w:space="0" w:color="auto"/>
                <w:bottom w:val="none" w:sz="0" w:space="0" w:color="auto"/>
                <w:right w:val="none" w:sz="0" w:space="0" w:color="auto"/>
              </w:divBdr>
              <w:divsChild>
                <w:div w:id="1893300679">
                  <w:marLeft w:val="-240"/>
                  <w:marRight w:val="-240"/>
                  <w:marTop w:val="0"/>
                  <w:marBottom w:val="0"/>
                  <w:divBdr>
                    <w:top w:val="none" w:sz="0" w:space="0" w:color="auto"/>
                    <w:left w:val="none" w:sz="0" w:space="0" w:color="auto"/>
                    <w:bottom w:val="none" w:sz="0" w:space="0" w:color="auto"/>
                    <w:right w:val="none" w:sz="0" w:space="0" w:color="auto"/>
                  </w:divBdr>
                  <w:divsChild>
                    <w:div w:id="749347131">
                      <w:marLeft w:val="0"/>
                      <w:marRight w:val="0"/>
                      <w:marTop w:val="0"/>
                      <w:marBottom w:val="0"/>
                      <w:divBdr>
                        <w:top w:val="none" w:sz="0" w:space="0" w:color="auto"/>
                        <w:left w:val="none" w:sz="0" w:space="0" w:color="auto"/>
                        <w:bottom w:val="none" w:sz="0" w:space="0" w:color="auto"/>
                        <w:right w:val="none" w:sz="0" w:space="0" w:color="auto"/>
                      </w:divBdr>
                      <w:divsChild>
                        <w:div w:id="1812016840">
                          <w:marLeft w:val="0"/>
                          <w:marRight w:val="0"/>
                          <w:marTop w:val="0"/>
                          <w:marBottom w:val="0"/>
                          <w:divBdr>
                            <w:top w:val="none" w:sz="0" w:space="0" w:color="auto"/>
                            <w:left w:val="none" w:sz="0" w:space="0" w:color="auto"/>
                            <w:bottom w:val="none" w:sz="0" w:space="0" w:color="auto"/>
                            <w:right w:val="none" w:sz="0" w:space="0" w:color="auto"/>
                          </w:divBdr>
                        </w:div>
                        <w:div w:id="2082216669">
                          <w:marLeft w:val="0"/>
                          <w:marRight w:val="0"/>
                          <w:marTop w:val="0"/>
                          <w:marBottom w:val="0"/>
                          <w:divBdr>
                            <w:top w:val="none" w:sz="0" w:space="0" w:color="auto"/>
                            <w:left w:val="none" w:sz="0" w:space="0" w:color="auto"/>
                            <w:bottom w:val="none" w:sz="0" w:space="0" w:color="auto"/>
                            <w:right w:val="none" w:sz="0" w:space="0" w:color="auto"/>
                          </w:divBdr>
                          <w:divsChild>
                            <w:div w:id="1414429124">
                              <w:marLeft w:val="165"/>
                              <w:marRight w:val="165"/>
                              <w:marTop w:val="0"/>
                              <w:marBottom w:val="0"/>
                              <w:divBdr>
                                <w:top w:val="none" w:sz="0" w:space="0" w:color="auto"/>
                                <w:left w:val="none" w:sz="0" w:space="0" w:color="auto"/>
                                <w:bottom w:val="none" w:sz="0" w:space="0" w:color="auto"/>
                                <w:right w:val="none" w:sz="0" w:space="0" w:color="auto"/>
                              </w:divBdr>
                              <w:divsChild>
                                <w:div w:id="1395934158">
                                  <w:marLeft w:val="0"/>
                                  <w:marRight w:val="0"/>
                                  <w:marTop w:val="0"/>
                                  <w:marBottom w:val="0"/>
                                  <w:divBdr>
                                    <w:top w:val="none" w:sz="0" w:space="0" w:color="auto"/>
                                    <w:left w:val="none" w:sz="0" w:space="0" w:color="auto"/>
                                    <w:bottom w:val="none" w:sz="0" w:space="0" w:color="auto"/>
                                    <w:right w:val="none" w:sz="0" w:space="0" w:color="auto"/>
                                  </w:divBdr>
                                  <w:divsChild>
                                    <w:div w:id="10488042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126936">
      <w:bodyDiv w:val="1"/>
      <w:marLeft w:val="0"/>
      <w:marRight w:val="0"/>
      <w:marTop w:val="0"/>
      <w:marBottom w:val="0"/>
      <w:divBdr>
        <w:top w:val="none" w:sz="0" w:space="0" w:color="auto"/>
        <w:left w:val="none" w:sz="0" w:space="0" w:color="auto"/>
        <w:bottom w:val="none" w:sz="0" w:space="0" w:color="auto"/>
        <w:right w:val="none" w:sz="0" w:space="0" w:color="auto"/>
      </w:divBdr>
      <w:divsChild>
        <w:div w:id="598031380">
          <w:marLeft w:val="0"/>
          <w:marRight w:val="0"/>
          <w:marTop w:val="0"/>
          <w:marBottom w:val="0"/>
          <w:divBdr>
            <w:top w:val="none" w:sz="0" w:space="0" w:color="auto"/>
            <w:left w:val="none" w:sz="0" w:space="0" w:color="auto"/>
            <w:bottom w:val="none" w:sz="0" w:space="0" w:color="auto"/>
            <w:right w:val="none" w:sz="0" w:space="0" w:color="auto"/>
          </w:divBdr>
          <w:divsChild>
            <w:div w:id="657000379">
              <w:marLeft w:val="0"/>
              <w:marRight w:val="0"/>
              <w:marTop w:val="0"/>
              <w:marBottom w:val="0"/>
              <w:divBdr>
                <w:top w:val="none" w:sz="0" w:space="0" w:color="auto"/>
                <w:left w:val="none" w:sz="0" w:space="0" w:color="auto"/>
                <w:bottom w:val="none" w:sz="0" w:space="0" w:color="auto"/>
                <w:right w:val="none" w:sz="0" w:space="0" w:color="auto"/>
              </w:divBdr>
              <w:divsChild>
                <w:div w:id="2103988804">
                  <w:marLeft w:val="-240"/>
                  <w:marRight w:val="-240"/>
                  <w:marTop w:val="0"/>
                  <w:marBottom w:val="0"/>
                  <w:divBdr>
                    <w:top w:val="none" w:sz="0" w:space="0" w:color="auto"/>
                    <w:left w:val="none" w:sz="0" w:space="0" w:color="auto"/>
                    <w:bottom w:val="none" w:sz="0" w:space="0" w:color="auto"/>
                    <w:right w:val="none" w:sz="0" w:space="0" w:color="auto"/>
                  </w:divBdr>
                  <w:divsChild>
                    <w:div w:id="1719208817">
                      <w:marLeft w:val="0"/>
                      <w:marRight w:val="0"/>
                      <w:marTop w:val="0"/>
                      <w:marBottom w:val="0"/>
                      <w:divBdr>
                        <w:top w:val="none" w:sz="0" w:space="0" w:color="auto"/>
                        <w:left w:val="none" w:sz="0" w:space="0" w:color="auto"/>
                        <w:bottom w:val="none" w:sz="0" w:space="0" w:color="auto"/>
                        <w:right w:val="none" w:sz="0" w:space="0" w:color="auto"/>
                      </w:divBdr>
                      <w:divsChild>
                        <w:div w:id="1649628152">
                          <w:marLeft w:val="0"/>
                          <w:marRight w:val="0"/>
                          <w:marTop w:val="0"/>
                          <w:marBottom w:val="0"/>
                          <w:divBdr>
                            <w:top w:val="none" w:sz="0" w:space="0" w:color="auto"/>
                            <w:left w:val="none" w:sz="0" w:space="0" w:color="auto"/>
                            <w:bottom w:val="none" w:sz="0" w:space="0" w:color="auto"/>
                            <w:right w:val="none" w:sz="0" w:space="0" w:color="auto"/>
                          </w:divBdr>
                        </w:div>
                        <w:div w:id="1888905272">
                          <w:marLeft w:val="0"/>
                          <w:marRight w:val="0"/>
                          <w:marTop w:val="0"/>
                          <w:marBottom w:val="0"/>
                          <w:divBdr>
                            <w:top w:val="none" w:sz="0" w:space="0" w:color="auto"/>
                            <w:left w:val="none" w:sz="0" w:space="0" w:color="auto"/>
                            <w:bottom w:val="none" w:sz="0" w:space="0" w:color="auto"/>
                            <w:right w:val="none" w:sz="0" w:space="0" w:color="auto"/>
                          </w:divBdr>
                          <w:divsChild>
                            <w:div w:id="95098764">
                              <w:marLeft w:val="165"/>
                              <w:marRight w:val="165"/>
                              <w:marTop w:val="0"/>
                              <w:marBottom w:val="0"/>
                              <w:divBdr>
                                <w:top w:val="none" w:sz="0" w:space="0" w:color="auto"/>
                                <w:left w:val="none" w:sz="0" w:space="0" w:color="auto"/>
                                <w:bottom w:val="none" w:sz="0" w:space="0" w:color="auto"/>
                                <w:right w:val="none" w:sz="0" w:space="0" w:color="auto"/>
                              </w:divBdr>
                              <w:divsChild>
                                <w:div w:id="1987515777">
                                  <w:marLeft w:val="0"/>
                                  <w:marRight w:val="0"/>
                                  <w:marTop w:val="0"/>
                                  <w:marBottom w:val="0"/>
                                  <w:divBdr>
                                    <w:top w:val="none" w:sz="0" w:space="0" w:color="auto"/>
                                    <w:left w:val="none" w:sz="0" w:space="0" w:color="auto"/>
                                    <w:bottom w:val="none" w:sz="0" w:space="0" w:color="auto"/>
                                    <w:right w:val="none" w:sz="0" w:space="0" w:color="auto"/>
                                  </w:divBdr>
                                  <w:divsChild>
                                    <w:div w:id="21328975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020625">
      <w:bodyDiv w:val="1"/>
      <w:marLeft w:val="0"/>
      <w:marRight w:val="0"/>
      <w:marTop w:val="0"/>
      <w:marBottom w:val="0"/>
      <w:divBdr>
        <w:top w:val="none" w:sz="0" w:space="0" w:color="auto"/>
        <w:left w:val="none" w:sz="0" w:space="0" w:color="auto"/>
        <w:bottom w:val="none" w:sz="0" w:space="0" w:color="auto"/>
        <w:right w:val="none" w:sz="0" w:space="0" w:color="auto"/>
      </w:divBdr>
      <w:divsChild>
        <w:div w:id="1786727392">
          <w:marLeft w:val="0"/>
          <w:marRight w:val="0"/>
          <w:marTop w:val="0"/>
          <w:marBottom w:val="0"/>
          <w:divBdr>
            <w:top w:val="none" w:sz="0" w:space="0" w:color="auto"/>
            <w:left w:val="none" w:sz="0" w:space="0" w:color="auto"/>
            <w:bottom w:val="none" w:sz="0" w:space="0" w:color="auto"/>
            <w:right w:val="none" w:sz="0" w:space="0" w:color="auto"/>
          </w:divBdr>
          <w:divsChild>
            <w:div w:id="1380520387">
              <w:marLeft w:val="0"/>
              <w:marRight w:val="0"/>
              <w:marTop w:val="0"/>
              <w:marBottom w:val="0"/>
              <w:divBdr>
                <w:top w:val="none" w:sz="0" w:space="0" w:color="auto"/>
                <w:left w:val="none" w:sz="0" w:space="0" w:color="auto"/>
                <w:bottom w:val="none" w:sz="0" w:space="0" w:color="auto"/>
                <w:right w:val="none" w:sz="0" w:space="0" w:color="auto"/>
              </w:divBdr>
              <w:divsChild>
                <w:div w:id="745806355">
                  <w:marLeft w:val="-240"/>
                  <w:marRight w:val="-240"/>
                  <w:marTop w:val="0"/>
                  <w:marBottom w:val="0"/>
                  <w:divBdr>
                    <w:top w:val="none" w:sz="0" w:space="0" w:color="auto"/>
                    <w:left w:val="none" w:sz="0" w:space="0" w:color="auto"/>
                    <w:bottom w:val="none" w:sz="0" w:space="0" w:color="auto"/>
                    <w:right w:val="none" w:sz="0" w:space="0" w:color="auto"/>
                  </w:divBdr>
                  <w:divsChild>
                    <w:div w:id="522133013">
                      <w:marLeft w:val="0"/>
                      <w:marRight w:val="0"/>
                      <w:marTop w:val="0"/>
                      <w:marBottom w:val="0"/>
                      <w:divBdr>
                        <w:top w:val="none" w:sz="0" w:space="0" w:color="auto"/>
                        <w:left w:val="none" w:sz="0" w:space="0" w:color="auto"/>
                        <w:bottom w:val="none" w:sz="0" w:space="0" w:color="auto"/>
                        <w:right w:val="none" w:sz="0" w:space="0" w:color="auto"/>
                      </w:divBdr>
                      <w:divsChild>
                        <w:div w:id="538011219">
                          <w:marLeft w:val="0"/>
                          <w:marRight w:val="0"/>
                          <w:marTop w:val="0"/>
                          <w:marBottom w:val="0"/>
                          <w:divBdr>
                            <w:top w:val="none" w:sz="0" w:space="0" w:color="auto"/>
                            <w:left w:val="none" w:sz="0" w:space="0" w:color="auto"/>
                            <w:bottom w:val="none" w:sz="0" w:space="0" w:color="auto"/>
                            <w:right w:val="none" w:sz="0" w:space="0" w:color="auto"/>
                          </w:divBdr>
                          <w:divsChild>
                            <w:div w:id="1117992861">
                              <w:marLeft w:val="165"/>
                              <w:marRight w:val="165"/>
                              <w:marTop w:val="0"/>
                              <w:marBottom w:val="0"/>
                              <w:divBdr>
                                <w:top w:val="none" w:sz="0" w:space="0" w:color="auto"/>
                                <w:left w:val="none" w:sz="0" w:space="0" w:color="auto"/>
                                <w:bottom w:val="none" w:sz="0" w:space="0" w:color="auto"/>
                                <w:right w:val="none" w:sz="0" w:space="0" w:color="auto"/>
                              </w:divBdr>
                              <w:divsChild>
                                <w:div w:id="260530561">
                                  <w:marLeft w:val="0"/>
                                  <w:marRight w:val="0"/>
                                  <w:marTop w:val="0"/>
                                  <w:marBottom w:val="0"/>
                                  <w:divBdr>
                                    <w:top w:val="none" w:sz="0" w:space="0" w:color="auto"/>
                                    <w:left w:val="none" w:sz="0" w:space="0" w:color="auto"/>
                                    <w:bottom w:val="none" w:sz="0" w:space="0" w:color="auto"/>
                                    <w:right w:val="none" w:sz="0" w:space="0" w:color="auto"/>
                                  </w:divBdr>
                                  <w:divsChild>
                                    <w:div w:id="942032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698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340333">
      <w:bodyDiv w:val="1"/>
      <w:marLeft w:val="0"/>
      <w:marRight w:val="0"/>
      <w:marTop w:val="0"/>
      <w:marBottom w:val="0"/>
      <w:divBdr>
        <w:top w:val="none" w:sz="0" w:space="0" w:color="auto"/>
        <w:left w:val="none" w:sz="0" w:space="0" w:color="auto"/>
        <w:bottom w:val="none" w:sz="0" w:space="0" w:color="auto"/>
        <w:right w:val="none" w:sz="0" w:space="0" w:color="auto"/>
      </w:divBdr>
      <w:divsChild>
        <w:div w:id="356733166">
          <w:marLeft w:val="0"/>
          <w:marRight w:val="0"/>
          <w:marTop w:val="0"/>
          <w:marBottom w:val="0"/>
          <w:divBdr>
            <w:top w:val="none" w:sz="0" w:space="0" w:color="auto"/>
            <w:left w:val="none" w:sz="0" w:space="0" w:color="auto"/>
            <w:bottom w:val="none" w:sz="0" w:space="0" w:color="auto"/>
            <w:right w:val="none" w:sz="0" w:space="0" w:color="auto"/>
          </w:divBdr>
          <w:divsChild>
            <w:div w:id="404449281">
              <w:marLeft w:val="0"/>
              <w:marRight w:val="0"/>
              <w:marTop w:val="0"/>
              <w:marBottom w:val="0"/>
              <w:divBdr>
                <w:top w:val="none" w:sz="0" w:space="0" w:color="auto"/>
                <w:left w:val="none" w:sz="0" w:space="0" w:color="auto"/>
                <w:bottom w:val="none" w:sz="0" w:space="0" w:color="auto"/>
                <w:right w:val="none" w:sz="0" w:space="0" w:color="auto"/>
              </w:divBdr>
              <w:divsChild>
                <w:div w:id="1496411785">
                  <w:marLeft w:val="-240"/>
                  <w:marRight w:val="-240"/>
                  <w:marTop w:val="0"/>
                  <w:marBottom w:val="0"/>
                  <w:divBdr>
                    <w:top w:val="none" w:sz="0" w:space="0" w:color="auto"/>
                    <w:left w:val="none" w:sz="0" w:space="0" w:color="auto"/>
                    <w:bottom w:val="none" w:sz="0" w:space="0" w:color="auto"/>
                    <w:right w:val="none" w:sz="0" w:space="0" w:color="auto"/>
                  </w:divBdr>
                  <w:divsChild>
                    <w:div w:id="1015229175">
                      <w:marLeft w:val="0"/>
                      <w:marRight w:val="0"/>
                      <w:marTop w:val="0"/>
                      <w:marBottom w:val="0"/>
                      <w:divBdr>
                        <w:top w:val="none" w:sz="0" w:space="0" w:color="auto"/>
                        <w:left w:val="none" w:sz="0" w:space="0" w:color="auto"/>
                        <w:bottom w:val="none" w:sz="0" w:space="0" w:color="auto"/>
                        <w:right w:val="none" w:sz="0" w:space="0" w:color="auto"/>
                      </w:divBdr>
                      <w:divsChild>
                        <w:div w:id="353605">
                          <w:marLeft w:val="0"/>
                          <w:marRight w:val="0"/>
                          <w:marTop w:val="0"/>
                          <w:marBottom w:val="0"/>
                          <w:divBdr>
                            <w:top w:val="none" w:sz="0" w:space="0" w:color="auto"/>
                            <w:left w:val="none" w:sz="0" w:space="0" w:color="auto"/>
                            <w:bottom w:val="none" w:sz="0" w:space="0" w:color="auto"/>
                            <w:right w:val="none" w:sz="0" w:space="0" w:color="auto"/>
                          </w:divBdr>
                          <w:divsChild>
                            <w:div w:id="167138306">
                              <w:marLeft w:val="165"/>
                              <w:marRight w:val="165"/>
                              <w:marTop w:val="0"/>
                              <w:marBottom w:val="0"/>
                              <w:divBdr>
                                <w:top w:val="none" w:sz="0" w:space="0" w:color="auto"/>
                                <w:left w:val="none" w:sz="0" w:space="0" w:color="auto"/>
                                <w:bottom w:val="none" w:sz="0" w:space="0" w:color="auto"/>
                                <w:right w:val="none" w:sz="0" w:space="0" w:color="auto"/>
                              </w:divBdr>
                              <w:divsChild>
                                <w:div w:id="230777112">
                                  <w:marLeft w:val="0"/>
                                  <w:marRight w:val="0"/>
                                  <w:marTop w:val="0"/>
                                  <w:marBottom w:val="0"/>
                                  <w:divBdr>
                                    <w:top w:val="none" w:sz="0" w:space="0" w:color="auto"/>
                                    <w:left w:val="none" w:sz="0" w:space="0" w:color="auto"/>
                                    <w:bottom w:val="none" w:sz="0" w:space="0" w:color="auto"/>
                                    <w:right w:val="none" w:sz="0" w:space="0" w:color="auto"/>
                                  </w:divBdr>
                                  <w:divsChild>
                                    <w:div w:id="5647255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855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012663">
      <w:bodyDiv w:val="1"/>
      <w:marLeft w:val="0"/>
      <w:marRight w:val="0"/>
      <w:marTop w:val="0"/>
      <w:marBottom w:val="0"/>
      <w:divBdr>
        <w:top w:val="none" w:sz="0" w:space="0" w:color="auto"/>
        <w:left w:val="none" w:sz="0" w:space="0" w:color="auto"/>
        <w:bottom w:val="none" w:sz="0" w:space="0" w:color="auto"/>
        <w:right w:val="none" w:sz="0" w:space="0" w:color="auto"/>
      </w:divBdr>
    </w:div>
    <w:div w:id="1873301734">
      <w:bodyDiv w:val="1"/>
      <w:marLeft w:val="0"/>
      <w:marRight w:val="0"/>
      <w:marTop w:val="0"/>
      <w:marBottom w:val="0"/>
      <w:divBdr>
        <w:top w:val="none" w:sz="0" w:space="0" w:color="auto"/>
        <w:left w:val="none" w:sz="0" w:space="0" w:color="auto"/>
        <w:bottom w:val="none" w:sz="0" w:space="0" w:color="auto"/>
        <w:right w:val="none" w:sz="0" w:space="0" w:color="auto"/>
      </w:divBdr>
    </w:div>
    <w:div w:id="1880584761">
      <w:bodyDiv w:val="1"/>
      <w:marLeft w:val="0"/>
      <w:marRight w:val="0"/>
      <w:marTop w:val="0"/>
      <w:marBottom w:val="0"/>
      <w:divBdr>
        <w:top w:val="none" w:sz="0" w:space="0" w:color="auto"/>
        <w:left w:val="none" w:sz="0" w:space="0" w:color="auto"/>
        <w:bottom w:val="none" w:sz="0" w:space="0" w:color="auto"/>
        <w:right w:val="none" w:sz="0" w:space="0" w:color="auto"/>
      </w:divBdr>
      <w:divsChild>
        <w:div w:id="2167949">
          <w:marLeft w:val="0"/>
          <w:marRight w:val="0"/>
          <w:marTop w:val="0"/>
          <w:marBottom w:val="0"/>
          <w:divBdr>
            <w:top w:val="none" w:sz="0" w:space="0" w:color="auto"/>
            <w:left w:val="none" w:sz="0" w:space="0" w:color="auto"/>
            <w:bottom w:val="none" w:sz="0" w:space="0" w:color="auto"/>
            <w:right w:val="none" w:sz="0" w:space="0" w:color="auto"/>
          </w:divBdr>
          <w:divsChild>
            <w:div w:id="1727339465">
              <w:marLeft w:val="0"/>
              <w:marRight w:val="0"/>
              <w:marTop w:val="0"/>
              <w:marBottom w:val="0"/>
              <w:divBdr>
                <w:top w:val="none" w:sz="0" w:space="0" w:color="auto"/>
                <w:left w:val="none" w:sz="0" w:space="0" w:color="auto"/>
                <w:bottom w:val="none" w:sz="0" w:space="0" w:color="auto"/>
                <w:right w:val="none" w:sz="0" w:space="0" w:color="auto"/>
              </w:divBdr>
              <w:divsChild>
                <w:div w:id="818546014">
                  <w:marLeft w:val="-240"/>
                  <w:marRight w:val="-240"/>
                  <w:marTop w:val="0"/>
                  <w:marBottom w:val="0"/>
                  <w:divBdr>
                    <w:top w:val="none" w:sz="0" w:space="0" w:color="auto"/>
                    <w:left w:val="none" w:sz="0" w:space="0" w:color="auto"/>
                    <w:bottom w:val="none" w:sz="0" w:space="0" w:color="auto"/>
                    <w:right w:val="none" w:sz="0" w:space="0" w:color="auto"/>
                  </w:divBdr>
                  <w:divsChild>
                    <w:div w:id="1854341208">
                      <w:marLeft w:val="0"/>
                      <w:marRight w:val="0"/>
                      <w:marTop w:val="0"/>
                      <w:marBottom w:val="0"/>
                      <w:divBdr>
                        <w:top w:val="none" w:sz="0" w:space="0" w:color="auto"/>
                        <w:left w:val="none" w:sz="0" w:space="0" w:color="auto"/>
                        <w:bottom w:val="none" w:sz="0" w:space="0" w:color="auto"/>
                        <w:right w:val="none" w:sz="0" w:space="0" w:color="auto"/>
                      </w:divBdr>
                      <w:divsChild>
                        <w:div w:id="392124897">
                          <w:marLeft w:val="0"/>
                          <w:marRight w:val="0"/>
                          <w:marTop w:val="0"/>
                          <w:marBottom w:val="0"/>
                          <w:divBdr>
                            <w:top w:val="none" w:sz="0" w:space="0" w:color="auto"/>
                            <w:left w:val="none" w:sz="0" w:space="0" w:color="auto"/>
                            <w:bottom w:val="none" w:sz="0" w:space="0" w:color="auto"/>
                            <w:right w:val="none" w:sz="0" w:space="0" w:color="auto"/>
                          </w:divBdr>
                        </w:div>
                        <w:div w:id="928654498">
                          <w:marLeft w:val="0"/>
                          <w:marRight w:val="0"/>
                          <w:marTop w:val="0"/>
                          <w:marBottom w:val="0"/>
                          <w:divBdr>
                            <w:top w:val="none" w:sz="0" w:space="0" w:color="auto"/>
                            <w:left w:val="none" w:sz="0" w:space="0" w:color="auto"/>
                            <w:bottom w:val="none" w:sz="0" w:space="0" w:color="auto"/>
                            <w:right w:val="none" w:sz="0" w:space="0" w:color="auto"/>
                          </w:divBdr>
                          <w:divsChild>
                            <w:div w:id="1698190660">
                              <w:marLeft w:val="165"/>
                              <w:marRight w:val="165"/>
                              <w:marTop w:val="0"/>
                              <w:marBottom w:val="0"/>
                              <w:divBdr>
                                <w:top w:val="none" w:sz="0" w:space="0" w:color="auto"/>
                                <w:left w:val="none" w:sz="0" w:space="0" w:color="auto"/>
                                <w:bottom w:val="none" w:sz="0" w:space="0" w:color="auto"/>
                                <w:right w:val="none" w:sz="0" w:space="0" w:color="auto"/>
                              </w:divBdr>
                              <w:divsChild>
                                <w:div w:id="393968765">
                                  <w:marLeft w:val="0"/>
                                  <w:marRight w:val="0"/>
                                  <w:marTop w:val="0"/>
                                  <w:marBottom w:val="0"/>
                                  <w:divBdr>
                                    <w:top w:val="none" w:sz="0" w:space="0" w:color="auto"/>
                                    <w:left w:val="none" w:sz="0" w:space="0" w:color="auto"/>
                                    <w:bottom w:val="none" w:sz="0" w:space="0" w:color="auto"/>
                                    <w:right w:val="none" w:sz="0" w:space="0" w:color="auto"/>
                                  </w:divBdr>
                                  <w:divsChild>
                                    <w:div w:id="5096824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45903">
      <w:bodyDiv w:val="1"/>
      <w:marLeft w:val="0"/>
      <w:marRight w:val="0"/>
      <w:marTop w:val="0"/>
      <w:marBottom w:val="0"/>
      <w:divBdr>
        <w:top w:val="none" w:sz="0" w:space="0" w:color="auto"/>
        <w:left w:val="none" w:sz="0" w:space="0" w:color="auto"/>
        <w:bottom w:val="none" w:sz="0" w:space="0" w:color="auto"/>
        <w:right w:val="none" w:sz="0" w:space="0" w:color="auto"/>
      </w:divBdr>
    </w:div>
    <w:div w:id="2025671446">
      <w:bodyDiv w:val="1"/>
      <w:marLeft w:val="0"/>
      <w:marRight w:val="0"/>
      <w:marTop w:val="0"/>
      <w:marBottom w:val="0"/>
      <w:divBdr>
        <w:top w:val="none" w:sz="0" w:space="0" w:color="auto"/>
        <w:left w:val="none" w:sz="0" w:space="0" w:color="auto"/>
        <w:bottom w:val="none" w:sz="0" w:space="0" w:color="auto"/>
        <w:right w:val="none" w:sz="0" w:space="0" w:color="auto"/>
      </w:divBdr>
      <w:divsChild>
        <w:div w:id="1348093470">
          <w:marLeft w:val="0"/>
          <w:marRight w:val="0"/>
          <w:marTop w:val="0"/>
          <w:marBottom w:val="0"/>
          <w:divBdr>
            <w:top w:val="none" w:sz="0" w:space="0" w:color="auto"/>
            <w:left w:val="none" w:sz="0" w:space="0" w:color="auto"/>
            <w:bottom w:val="none" w:sz="0" w:space="0" w:color="auto"/>
            <w:right w:val="none" w:sz="0" w:space="0" w:color="auto"/>
          </w:divBdr>
          <w:divsChild>
            <w:div w:id="1456488871">
              <w:marLeft w:val="0"/>
              <w:marRight w:val="0"/>
              <w:marTop w:val="0"/>
              <w:marBottom w:val="0"/>
              <w:divBdr>
                <w:top w:val="none" w:sz="0" w:space="0" w:color="auto"/>
                <w:left w:val="none" w:sz="0" w:space="0" w:color="auto"/>
                <w:bottom w:val="none" w:sz="0" w:space="0" w:color="auto"/>
                <w:right w:val="none" w:sz="0" w:space="0" w:color="auto"/>
              </w:divBdr>
              <w:divsChild>
                <w:div w:id="1842819368">
                  <w:marLeft w:val="-240"/>
                  <w:marRight w:val="-240"/>
                  <w:marTop w:val="0"/>
                  <w:marBottom w:val="0"/>
                  <w:divBdr>
                    <w:top w:val="none" w:sz="0" w:space="0" w:color="auto"/>
                    <w:left w:val="none" w:sz="0" w:space="0" w:color="auto"/>
                    <w:bottom w:val="none" w:sz="0" w:space="0" w:color="auto"/>
                    <w:right w:val="none" w:sz="0" w:space="0" w:color="auto"/>
                  </w:divBdr>
                  <w:divsChild>
                    <w:div w:id="1142574365">
                      <w:marLeft w:val="0"/>
                      <w:marRight w:val="0"/>
                      <w:marTop w:val="0"/>
                      <w:marBottom w:val="0"/>
                      <w:divBdr>
                        <w:top w:val="none" w:sz="0" w:space="0" w:color="auto"/>
                        <w:left w:val="none" w:sz="0" w:space="0" w:color="auto"/>
                        <w:bottom w:val="none" w:sz="0" w:space="0" w:color="auto"/>
                        <w:right w:val="none" w:sz="0" w:space="0" w:color="auto"/>
                      </w:divBdr>
                      <w:divsChild>
                        <w:div w:id="983237147">
                          <w:marLeft w:val="0"/>
                          <w:marRight w:val="0"/>
                          <w:marTop w:val="0"/>
                          <w:marBottom w:val="0"/>
                          <w:divBdr>
                            <w:top w:val="none" w:sz="0" w:space="0" w:color="auto"/>
                            <w:left w:val="none" w:sz="0" w:space="0" w:color="auto"/>
                            <w:bottom w:val="none" w:sz="0" w:space="0" w:color="auto"/>
                            <w:right w:val="none" w:sz="0" w:space="0" w:color="auto"/>
                          </w:divBdr>
                          <w:divsChild>
                            <w:div w:id="1977877669">
                              <w:marLeft w:val="165"/>
                              <w:marRight w:val="165"/>
                              <w:marTop w:val="0"/>
                              <w:marBottom w:val="0"/>
                              <w:divBdr>
                                <w:top w:val="none" w:sz="0" w:space="0" w:color="auto"/>
                                <w:left w:val="none" w:sz="0" w:space="0" w:color="auto"/>
                                <w:bottom w:val="none" w:sz="0" w:space="0" w:color="auto"/>
                                <w:right w:val="none" w:sz="0" w:space="0" w:color="auto"/>
                              </w:divBdr>
                              <w:divsChild>
                                <w:div w:id="1396393395">
                                  <w:marLeft w:val="0"/>
                                  <w:marRight w:val="0"/>
                                  <w:marTop w:val="0"/>
                                  <w:marBottom w:val="0"/>
                                  <w:divBdr>
                                    <w:top w:val="none" w:sz="0" w:space="0" w:color="auto"/>
                                    <w:left w:val="none" w:sz="0" w:space="0" w:color="auto"/>
                                    <w:bottom w:val="none" w:sz="0" w:space="0" w:color="auto"/>
                                    <w:right w:val="none" w:sz="0" w:space="0" w:color="auto"/>
                                  </w:divBdr>
                                  <w:divsChild>
                                    <w:div w:id="970659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77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662102">
      <w:bodyDiv w:val="1"/>
      <w:marLeft w:val="0"/>
      <w:marRight w:val="0"/>
      <w:marTop w:val="0"/>
      <w:marBottom w:val="0"/>
      <w:divBdr>
        <w:top w:val="none" w:sz="0" w:space="0" w:color="auto"/>
        <w:left w:val="none" w:sz="0" w:space="0" w:color="auto"/>
        <w:bottom w:val="none" w:sz="0" w:space="0" w:color="auto"/>
        <w:right w:val="none" w:sz="0" w:space="0" w:color="auto"/>
      </w:divBdr>
      <w:divsChild>
        <w:div w:id="1930232201">
          <w:marLeft w:val="0"/>
          <w:marRight w:val="0"/>
          <w:marTop w:val="0"/>
          <w:marBottom w:val="0"/>
          <w:divBdr>
            <w:top w:val="none" w:sz="0" w:space="0" w:color="auto"/>
            <w:left w:val="none" w:sz="0" w:space="0" w:color="auto"/>
            <w:bottom w:val="none" w:sz="0" w:space="0" w:color="auto"/>
            <w:right w:val="none" w:sz="0" w:space="0" w:color="auto"/>
          </w:divBdr>
          <w:divsChild>
            <w:div w:id="1656953694">
              <w:marLeft w:val="0"/>
              <w:marRight w:val="0"/>
              <w:marTop w:val="0"/>
              <w:marBottom w:val="0"/>
              <w:divBdr>
                <w:top w:val="none" w:sz="0" w:space="0" w:color="auto"/>
                <w:left w:val="none" w:sz="0" w:space="0" w:color="auto"/>
                <w:bottom w:val="none" w:sz="0" w:space="0" w:color="auto"/>
                <w:right w:val="none" w:sz="0" w:space="0" w:color="auto"/>
              </w:divBdr>
              <w:divsChild>
                <w:div w:id="1778139520">
                  <w:marLeft w:val="-240"/>
                  <w:marRight w:val="-240"/>
                  <w:marTop w:val="0"/>
                  <w:marBottom w:val="0"/>
                  <w:divBdr>
                    <w:top w:val="none" w:sz="0" w:space="0" w:color="auto"/>
                    <w:left w:val="none" w:sz="0" w:space="0" w:color="auto"/>
                    <w:bottom w:val="none" w:sz="0" w:space="0" w:color="auto"/>
                    <w:right w:val="none" w:sz="0" w:space="0" w:color="auto"/>
                  </w:divBdr>
                  <w:divsChild>
                    <w:div w:id="537084311">
                      <w:marLeft w:val="0"/>
                      <w:marRight w:val="0"/>
                      <w:marTop w:val="0"/>
                      <w:marBottom w:val="0"/>
                      <w:divBdr>
                        <w:top w:val="none" w:sz="0" w:space="0" w:color="auto"/>
                        <w:left w:val="none" w:sz="0" w:space="0" w:color="auto"/>
                        <w:bottom w:val="none" w:sz="0" w:space="0" w:color="auto"/>
                        <w:right w:val="none" w:sz="0" w:space="0" w:color="auto"/>
                      </w:divBdr>
                      <w:divsChild>
                        <w:div w:id="659847941">
                          <w:marLeft w:val="0"/>
                          <w:marRight w:val="0"/>
                          <w:marTop w:val="0"/>
                          <w:marBottom w:val="0"/>
                          <w:divBdr>
                            <w:top w:val="none" w:sz="0" w:space="0" w:color="auto"/>
                            <w:left w:val="none" w:sz="0" w:space="0" w:color="auto"/>
                            <w:bottom w:val="none" w:sz="0" w:space="0" w:color="auto"/>
                            <w:right w:val="none" w:sz="0" w:space="0" w:color="auto"/>
                          </w:divBdr>
                          <w:divsChild>
                            <w:div w:id="1039205797">
                              <w:marLeft w:val="165"/>
                              <w:marRight w:val="165"/>
                              <w:marTop w:val="0"/>
                              <w:marBottom w:val="0"/>
                              <w:divBdr>
                                <w:top w:val="none" w:sz="0" w:space="0" w:color="auto"/>
                                <w:left w:val="none" w:sz="0" w:space="0" w:color="auto"/>
                                <w:bottom w:val="none" w:sz="0" w:space="0" w:color="auto"/>
                                <w:right w:val="none" w:sz="0" w:space="0" w:color="auto"/>
                              </w:divBdr>
                              <w:divsChild>
                                <w:div w:id="530071631">
                                  <w:marLeft w:val="0"/>
                                  <w:marRight w:val="0"/>
                                  <w:marTop w:val="0"/>
                                  <w:marBottom w:val="0"/>
                                  <w:divBdr>
                                    <w:top w:val="none" w:sz="0" w:space="0" w:color="auto"/>
                                    <w:left w:val="none" w:sz="0" w:space="0" w:color="auto"/>
                                    <w:bottom w:val="none" w:sz="0" w:space="0" w:color="auto"/>
                                    <w:right w:val="none" w:sz="0" w:space="0" w:color="auto"/>
                                  </w:divBdr>
                                  <w:divsChild>
                                    <w:div w:id="3954448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877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506605">
      <w:bodyDiv w:val="1"/>
      <w:marLeft w:val="0"/>
      <w:marRight w:val="0"/>
      <w:marTop w:val="0"/>
      <w:marBottom w:val="0"/>
      <w:divBdr>
        <w:top w:val="none" w:sz="0" w:space="0" w:color="auto"/>
        <w:left w:val="none" w:sz="0" w:space="0" w:color="auto"/>
        <w:bottom w:val="none" w:sz="0" w:space="0" w:color="auto"/>
        <w:right w:val="none" w:sz="0" w:space="0" w:color="auto"/>
      </w:divBdr>
      <w:divsChild>
        <w:div w:id="995886540">
          <w:marLeft w:val="0"/>
          <w:marRight w:val="0"/>
          <w:marTop w:val="0"/>
          <w:marBottom w:val="0"/>
          <w:divBdr>
            <w:top w:val="none" w:sz="0" w:space="0" w:color="auto"/>
            <w:left w:val="none" w:sz="0" w:space="0" w:color="auto"/>
            <w:bottom w:val="none" w:sz="0" w:space="0" w:color="auto"/>
            <w:right w:val="none" w:sz="0" w:space="0" w:color="auto"/>
          </w:divBdr>
          <w:divsChild>
            <w:div w:id="1280380590">
              <w:marLeft w:val="0"/>
              <w:marRight w:val="0"/>
              <w:marTop w:val="0"/>
              <w:marBottom w:val="0"/>
              <w:divBdr>
                <w:top w:val="none" w:sz="0" w:space="0" w:color="auto"/>
                <w:left w:val="none" w:sz="0" w:space="0" w:color="auto"/>
                <w:bottom w:val="none" w:sz="0" w:space="0" w:color="auto"/>
                <w:right w:val="none" w:sz="0" w:space="0" w:color="auto"/>
              </w:divBdr>
              <w:divsChild>
                <w:div w:id="1414015174">
                  <w:marLeft w:val="-240"/>
                  <w:marRight w:val="-240"/>
                  <w:marTop w:val="0"/>
                  <w:marBottom w:val="0"/>
                  <w:divBdr>
                    <w:top w:val="none" w:sz="0" w:space="0" w:color="auto"/>
                    <w:left w:val="none" w:sz="0" w:space="0" w:color="auto"/>
                    <w:bottom w:val="none" w:sz="0" w:space="0" w:color="auto"/>
                    <w:right w:val="none" w:sz="0" w:space="0" w:color="auto"/>
                  </w:divBdr>
                  <w:divsChild>
                    <w:div w:id="1691490938">
                      <w:marLeft w:val="0"/>
                      <w:marRight w:val="0"/>
                      <w:marTop w:val="0"/>
                      <w:marBottom w:val="0"/>
                      <w:divBdr>
                        <w:top w:val="none" w:sz="0" w:space="0" w:color="auto"/>
                        <w:left w:val="none" w:sz="0" w:space="0" w:color="auto"/>
                        <w:bottom w:val="none" w:sz="0" w:space="0" w:color="auto"/>
                        <w:right w:val="none" w:sz="0" w:space="0" w:color="auto"/>
                      </w:divBdr>
                      <w:divsChild>
                        <w:div w:id="631255897">
                          <w:marLeft w:val="0"/>
                          <w:marRight w:val="0"/>
                          <w:marTop w:val="0"/>
                          <w:marBottom w:val="0"/>
                          <w:divBdr>
                            <w:top w:val="none" w:sz="0" w:space="0" w:color="auto"/>
                            <w:left w:val="none" w:sz="0" w:space="0" w:color="auto"/>
                            <w:bottom w:val="none" w:sz="0" w:space="0" w:color="auto"/>
                            <w:right w:val="none" w:sz="0" w:space="0" w:color="auto"/>
                          </w:divBdr>
                          <w:divsChild>
                            <w:div w:id="545992675">
                              <w:marLeft w:val="165"/>
                              <w:marRight w:val="165"/>
                              <w:marTop w:val="0"/>
                              <w:marBottom w:val="0"/>
                              <w:divBdr>
                                <w:top w:val="none" w:sz="0" w:space="0" w:color="auto"/>
                                <w:left w:val="none" w:sz="0" w:space="0" w:color="auto"/>
                                <w:bottom w:val="none" w:sz="0" w:space="0" w:color="auto"/>
                                <w:right w:val="none" w:sz="0" w:space="0" w:color="auto"/>
                              </w:divBdr>
                              <w:divsChild>
                                <w:div w:id="871385251">
                                  <w:marLeft w:val="0"/>
                                  <w:marRight w:val="0"/>
                                  <w:marTop w:val="0"/>
                                  <w:marBottom w:val="0"/>
                                  <w:divBdr>
                                    <w:top w:val="none" w:sz="0" w:space="0" w:color="auto"/>
                                    <w:left w:val="none" w:sz="0" w:space="0" w:color="auto"/>
                                    <w:bottom w:val="none" w:sz="0" w:space="0" w:color="auto"/>
                                    <w:right w:val="none" w:sz="0" w:space="0" w:color="auto"/>
                                  </w:divBdr>
                                  <w:divsChild>
                                    <w:div w:id="3538494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170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07/relationships/diagramDrawing" Target="diagrams/drawing1.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filament2print.co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3.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Data" Target="diagrams/data1.xml"/><Relationship Id="rId22" Type="http://schemas.openxmlformats.org/officeDocument/2006/relationships/hyperlink" Target="https://www.forbes.com/sites/tjmccue/2019/03/27/wohlers-report-2019-forecasts-35-6-billion-in-3d-printing-industry-growth-by-2024/"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Victor\Desktop\Publicaci&#243;n%20TFG\TFG\Ensayos%20TFG\Analisis%20fase%20I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2195975503064"/>
          <c:y val="0.15670841144856898"/>
          <c:w val="0.5990692948498495"/>
          <c:h val="0.71525159355080636"/>
        </c:manualLayout>
      </c:layout>
      <c:scatterChart>
        <c:scatterStyle val="smoothMarker"/>
        <c:varyColors val="0"/>
        <c:ser>
          <c:idx val="0"/>
          <c:order val="0"/>
          <c:tx>
            <c:v>Model recycled PLA</c:v>
          </c:tx>
          <c:marker>
            <c:symbol val="none"/>
          </c:marker>
          <c:xVal>
            <c:numRef>
              <c:f>Hoja1!$E$10:$E$14</c:f>
              <c:numCache>
                <c:formatCode>General</c:formatCode>
                <c:ptCount val="5"/>
                <c:pt idx="0">
                  <c:v>40</c:v>
                </c:pt>
                <c:pt idx="1">
                  <c:v>55</c:v>
                </c:pt>
                <c:pt idx="2">
                  <c:v>70</c:v>
                </c:pt>
                <c:pt idx="3">
                  <c:v>85</c:v>
                </c:pt>
                <c:pt idx="4">
                  <c:v>100</c:v>
                </c:pt>
              </c:numCache>
            </c:numRef>
          </c:xVal>
          <c:yVal>
            <c:numRef>
              <c:f>Hoja1!$F$10:$F$14</c:f>
              <c:numCache>
                <c:formatCode>General</c:formatCode>
                <c:ptCount val="5"/>
                <c:pt idx="0">
                  <c:v>1.80772778</c:v>
                </c:pt>
                <c:pt idx="1">
                  <c:v>1.93454138</c:v>
                </c:pt>
                <c:pt idx="2">
                  <c:v>2.0828410599999998</c:v>
                </c:pt>
                <c:pt idx="3">
                  <c:v>2.2416003400000002</c:v>
                </c:pt>
                <c:pt idx="4">
                  <c:v>3.02975708</c:v>
                </c:pt>
              </c:numCache>
            </c:numRef>
          </c:yVal>
          <c:smooth val="1"/>
          <c:extLst>
            <c:ext xmlns:c16="http://schemas.microsoft.com/office/drawing/2014/chart" uri="{C3380CC4-5D6E-409C-BE32-E72D297353CC}">
              <c16:uniqueId val="{00000000-A02C-4984-A5AE-63CEF15D2957}"/>
            </c:ext>
          </c:extLst>
        </c:ser>
        <c:ser>
          <c:idx val="1"/>
          <c:order val="1"/>
          <c:tx>
            <c:v>Model virgin PLA</c:v>
          </c:tx>
          <c:spPr>
            <a:ln>
              <a:prstDash val="sysDash"/>
            </a:ln>
          </c:spPr>
          <c:marker>
            <c:symbol val="none"/>
          </c:marker>
          <c:xVal>
            <c:numRef>
              <c:f>Hoja1!$E$2:$E$6</c:f>
              <c:numCache>
                <c:formatCode>General</c:formatCode>
                <c:ptCount val="5"/>
                <c:pt idx="0">
                  <c:v>40</c:v>
                </c:pt>
                <c:pt idx="1">
                  <c:v>55</c:v>
                </c:pt>
                <c:pt idx="2">
                  <c:v>70</c:v>
                </c:pt>
                <c:pt idx="3">
                  <c:v>85</c:v>
                </c:pt>
                <c:pt idx="4">
                  <c:v>100</c:v>
                </c:pt>
              </c:numCache>
            </c:numRef>
          </c:xVal>
          <c:yVal>
            <c:numRef>
              <c:f>Hoja1!$F$2:$F$6</c:f>
              <c:numCache>
                <c:formatCode>General</c:formatCode>
                <c:ptCount val="5"/>
                <c:pt idx="0">
                  <c:v>1.8719279799999999</c:v>
                </c:pt>
                <c:pt idx="1">
                  <c:v>1.9797873500000001</c:v>
                </c:pt>
                <c:pt idx="2">
                  <c:v>2.1450871600000001</c:v>
                </c:pt>
                <c:pt idx="3">
                  <c:v>2.2956901900000002</c:v>
                </c:pt>
                <c:pt idx="4">
                  <c:v>3.2894006299999998</c:v>
                </c:pt>
              </c:numCache>
            </c:numRef>
          </c:yVal>
          <c:smooth val="1"/>
          <c:extLst>
            <c:ext xmlns:c16="http://schemas.microsoft.com/office/drawing/2014/chart" uri="{C3380CC4-5D6E-409C-BE32-E72D297353CC}">
              <c16:uniqueId val="{00000001-A02C-4984-A5AE-63CEF15D2957}"/>
            </c:ext>
          </c:extLst>
        </c:ser>
        <c:dLbls>
          <c:showLegendKey val="0"/>
          <c:showVal val="0"/>
          <c:showCatName val="0"/>
          <c:showSerName val="0"/>
          <c:showPercent val="0"/>
          <c:showBubbleSize val="0"/>
        </c:dLbls>
        <c:axId val="486881952"/>
        <c:axId val="486866720"/>
      </c:scatterChart>
      <c:valAx>
        <c:axId val="486881952"/>
        <c:scaling>
          <c:orientation val="minMax"/>
          <c:max val="100"/>
          <c:min val="50"/>
        </c:scaling>
        <c:delete val="0"/>
        <c:axPos val="b"/>
        <c:title>
          <c:tx>
            <c:rich>
              <a:bodyPr/>
              <a:lstStyle/>
              <a:p>
                <a:pPr>
                  <a:defRPr/>
                </a:pPr>
                <a:r>
                  <a:rPr lang="es-ES"/>
                  <a:t>Infill density (%)</a:t>
                </a:r>
              </a:p>
            </c:rich>
          </c:tx>
          <c:overlay val="0"/>
        </c:title>
        <c:numFmt formatCode="General" sourceLinked="1"/>
        <c:majorTickMark val="none"/>
        <c:minorTickMark val="none"/>
        <c:tickLblPos val="nextTo"/>
        <c:crossAx val="486866720"/>
        <c:crosses val="autoZero"/>
        <c:crossBetween val="midCat"/>
      </c:valAx>
      <c:valAx>
        <c:axId val="486866720"/>
        <c:scaling>
          <c:orientation val="minMax"/>
          <c:max val="3.5"/>
          <c:min val="1.7"/>
        </c:scaling>
        <c:delete val="0"/>
        <c:axPos val="l"/>
        <c:majorGridlines/>
        <c:title>
          <c:tx>
            <c:rich>
              <a:bodyPr/>
              <a:lstStyle/>
              <a:p>
                <a:pPr>
                  <a:defRPr/>
                </a:pPr>
                <a:r>
                  <a:rPr lang="es-ES"/>
                  <a:t>Maximum load (kN)</a:t>
                </a:r>
              </a:p>
            </c:rich>
          </c:tx>
          <c:overlay val="0"/>
        </c:title>
        <c:numFmt formatCode="General" sourceLinked="1"/>
        <c:majorTickMark val="none"/>
        <c:minorTickMark val="none"/>
        <c:tickLblPos val="nextTo"/>
        <c:crossAx val="486881952"/>
        <c:crosses val="autoZero"/>
        <c:crossBetween val="midCat"/>
      </c:valAx>
    </c:plotArea>
    <c:legend>
      <c:legendPos val="r"/>
      <c:layout>
        <c:manualLayout>
          <c:xMode val="edge"/>
          <c:yMode val="edge"/>
          <c:x val="0.76587355928335032"/>
          <c:y val="0.38968215434196729"/>
          <c:w val="0.23081443832898815"/>
          <c:h val="0.30169364246135888"/>
        </c:manualLayout>
      </c:layout>
      <c:overlay val="0"/>
    </c:legend>
    <c:plotVisOnly val="1"/>
    <c:dispBlanksAs val="gap"/>
    <c:showDLblsOverMax val="0"/>
  </c:chart>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3329D1-4556-4D14-8F8C-7AD8E582F0D1}"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5A40B95C-E94D-464D-8161-A561B3D4108A}">
      <dgm:prSet phldrT="[Texto]" custT="1"/>
      <dgm:spPr/>
      <dgm:t>
        <a:bodyPr/>
        <a:lstStyle/>
        <a:p>
          <a:r>
            <a:rPr lang="en-GB" sz="2000"/>
            <a:t>Phase I</a:t>
          </a:r>
        </a:p>
      </dgm:t>
    </dgm:pt>
    <dgm:pt modelId="{96400BCE-2DD1-4487-A948-CFE4A978EBA2}" type="parTrans" cxnId="{043A096E-4D86-4226-80DE-55EA4E8DE9EB}">
      <dgm:prSet/>
      <dgm:spPr/>
      <dgm:t>
        <a:bodyPr/>
        <a:lstStyle/>
        <a:p>
          <a:endParaRPr lang="en-GB"/>
        </a:p>
      </dgm:t>
    </dgm:pt>
    <dgm:pt modelId="{661875AD-210A-433D-AA8D-BEB1ECEF6468}" type="sibTrans" cxnId="{043A096E-4D86-4226-80DE-55EA4E8DE9EB}">
      <dgm:prSet/>
      <dgm:spPr/>
      <dgm:t>
        <a:bodyPr/>
        <a:lstStyle/>
        <a:p>
          <a:endParaRPr lang="en-GB"/>
        </a:p>
      </dgm:t>
    </dgm:pt>
    <dgm:pt modelId="{519E8887-63B5-4371-BAEF-951BA971E37A}">
      <dgm:prSet phldrT="[Texto]" custT="1"/>
      <dgm:spPr/>
      <dgm:t>
        <a:bodyPr/>
        <a:lstStyle/>
        <a:p>
          <a:pPr algn="just"/>
          <a:r>
            <a:rPr lang="en-GB" sz="900"/>
            <a:t>Screening phase using fractional designs to identifify the most influential factors</a:t>
          </a:r>
        </a:p>
      </dgm:t>
    </dgm:pt>
    <dgm:pt modelId="{11F37B62-8523-4766-A771-61AB9A56E079}" type="parTrans" cxnId="{224A420D-8B2F-40D4-BF39-941F1B103A47}">
      <dgm:prSet/>
      <dgm:spPr/>
      <dgm:t>
        <a:bodyPr/>
        <a:lstStyle/>
        <a:p>
          <a:endParaRPr lang="en-GB"/>
        </a:p>
      </dgm:t>
    </dgm:pt>
    <dgm:pt modelId="{4A0BBFB6-F53E-444E-9698-D72D0CAF6DF5}" type="sibTrans" cxnId="{224A420D-8B2F-40D4-BF39-941F1B103A47}">
      <dgm:prSet/>
      <dgm:spPr/>
      <dgm:t>
        <a:bodyPr/>
        <a:lstStyle/>
        <a:p>
          <a:endParaRPr lang="en-GB"/>
        </a:p>
      </dgm:t>
    </dgm:pt>
    <dgm:pt modelId="{100B0C37-3E04-48BF-B01E-2D16018C9E76}">
      <dgm:prSet phldrT="[Texto]" custT="1"/>
      <dgm:spPr/>
      <dgm:t>
        <a:bodyPr/>
        <a:lstStyle/>
        <a:p>
          <a:r>
            <a:rPr lang="en-GB" sz="2000"/>
            <a:t>Phase II</a:t>
          </a:r>
        </a:p>
      </dgm:t>
    </dgm:pt>
    <dgm:pt modelId="{98AFCEB6-713A-48E3-B2D9-DDACF17E5E34}" type="parTrans" cxnId="{1001CB5B-E863-4374-A3E2-5D8F81EE5EFA}">
      <dgm:prSet/>
      <dgm:spPr/>
      <dgm:t>
        <a:bodyPr/>
        <a:lstStyle/>
        <a:p>
          <a:endParaRPr lang="en-GB"/>
        </a:p>
      </dgm:t>
    </dgm:pt>
    <dgm:pt modelId="{502DE669-E4AE-4FBB-BF11-F17F592273DA}" type="sibTrans" cxnId="{1001CB5B-E863-4374-A3E2-5D8F81EE5EFA}">
      <dgm:prSet/>
      <dgm:spPr/>
      <dgm:t>
        <a:bodyPr/>
        <a:lstStyle/>
        <a:p>
          <a:endParaRPr lang="en-GB"/>
        </a:p>
      </dgm:t>
    </dgm:pt>
    <dgm:pt modelId="{8E6E59A9-A373-4275-B352-8B552C1259C7}">
      <dgm:prSet phldrT="[Texto]" custT="1"/>
      <dgm:spPr/>
      <dgm:t>
        <a:bodyPr/>
        <a:lstStyle/>
        <a:p>
          <a:pPr algn="just"/>
          <a:r>
            <a:rPr lang="en-GB" sz="900"/>
            <a:t>Additional tests adding more levels to the most influential factor to evaluate the influence on the outcome in more detail</a:t>
          </a:r>
        </a:p>
      </dgm:t>
    </dgm:pt>
    <dgm:pt modelId="{E43EE5B8-2AF0-4729-A211-DA4504E2E62E}" type="parTrans" cxnId="{CED4CF3D-F560-432A-871D-6E162A7A48D2}">
      <dgm:prSet/>
      <dgm:spPr/>
      <dgm:t>
        <a:bodyPr/>
        <a:lstStyle/>
        <a:p>
          <a:endParaRPr lang="en-GB"/>
        </a:p>
      </dgm:t>
    </dgm:pt>
    <dgm:pt modelId="{133E5D8C-5190-4678-A386-C2C632C779D4}" type="sibTrans" cxnId="{CED4CF3D-F560-432A-871D-6E162A7A48D2}">
      <dgm:prSet/>
      <dgm:spPr/>
      <dgm:t>
        <a:bodyPr/>
        <a:lstStyle/>
        <a:p>
          <a:endParaRPr lang="en-GB"/>
        </a:p>
      </dgm:t>
    </dgm:pt>
    <dgm:pt modelId="{FB637B04-2CCA-4AEF-997D-9468D5DBB010}">
      <dgm:prSet phldrT="[Texto]" custT="1"/>
      <dgm:spPr/>
      <dgm:t>
        <a:bodyPr/>
        <a:lstStyle/>
        <a:p>
          <a:r>
            <a:rPr lang="en-GB" sz="2000"/>
            <a:t>Phase III</a:t>
          </a:r>
        </a:p>
      </dgm:t>
    </dgm:pt>
    <dgm:pt modelId="{3AE11A9F-1895-4721-904F-D66188541B6E}" type="parTrans" cxnId="{CEFFDB51-0063-424F-8799-2645C7FFD91C}">
      <dgm:prSet/>
      <dgm:spPr/>
      <dgm:t>
        <a:bodyPr/>
        <a:lstStyle/>
        <a:p>
          <a:endParaRPr lang="en-GB"/>
        </a:p>
      </dgm:t>
    </dgm:pt>
    <dgm:pt modelId="{68ECEA43-1A9E-4822-9ACC-470E45380D17}" type="sibTrans" cxnId="{CEFFDB51-0063-424F-8799-2645C7FFD91C}">
      <dgm:prSet/>
      <dgm:spPr/>
      <dgm:t>
        <a:bodyPr/>
        <a:lstStyle/>
        <a:p>
          <a:endParaRPr lang="en-GB"/>
        </a:p>
      </dgm:t>
    </dgm:pt>
    <dgm:pt modelId="{72B1D40B-66A3-46A5-A8AC-6A0A77614901}">
      <dgm:prSet phldrT="[Texto]" custT="1"/>
      <dgm:spPr/>
      <dgm:t>
        <a:bodyPr/>
        <a:lstStyle/>
        <a:p>
          <a:pPr algn="just"/>
          <a:r>
            <a:rPr lang="en-GB" sz="900"/>
            <a:t>Study on the influence of the printing orientation, as per </a:t>
          </a:r>
          <a:r>
            <a:rPr lang="en-US" sz="900"/>
            <a:t>116005:2012 UNE standard, on the outcome</a:t>
          </a:r>
          <a:endParaRPr lang="en-GB" sz="900"/>
        </a:p>
      </dgm:t>
    </dgm:pt>
    <dgm:pt modelId="{5D5230E0-C1DD-4CFF-9730-C6E1EC140828}" type="parTrans" cxnId="{10527ACF-26D9-41CC-91E1-4DBF868199BF}">
      <dgm:prSet/>
      <dgm:spPr/>
      <dgm:t>
        <a:bodyPr/>
        <a:lstStyle/>
        <a:p>
          <a:endParaRPr lang="en-GB"/>
        </a:p>
      </dgm:t>
    </dgm:pt>
    <dgm:pt modelId="{0C5C1051-93E3-4F00-AAF1-F705DFBB6DAD}" type="sibTrans" cxnId="{10527ACF-26D9-41CC-91E1-4DBF868199BF}">
      <dgm:prSet/>
      <dgm:spPr/>
      <dgm:t>
        <a:bodyPr/>
        <a:lstStyle/>
        <a:p>
          <a:endParaRPr lang="en-GB"/>
        </a:p>
      </dgm:t>
    </dgm:pt>
    <dgm:pt modelId="{B9C5E7A4-8243-4C7A-8B83-DDAEF315EC84}" type="pres">
      <dgm:prSet presAssocID="{113329D1-4556-4D14-8F8C-7AD8E582F0D1}" presName="rootnode" presStyleCnt="0">
        <dgm:presLayoutVars>
          <dgm:chMax/>
          <dgm:chPref/>
          <dgm:dir/>
          <dgm:animLvl val="lvl"/>
        </dgm:presLayoutVars>
      </dgm:prSet>
      <dgm:spPr/>
    </dgm:pt>
    <dgm:pt modelId="{3D7B2DFB-88AD-40C3-919A-E2B98F800216}" type="pres">
      <dgm:prSet presAssocID="{5A40B95C-E94D-464D-8161-A561B3D4108A}" presName="composite" presStyleCnt="0"/>
      <dgm:spPr/>
    </dgm:pt>
    <dgm:pt modelId="{489C1EFF-D3B4-4791-8A59-779424F3B81D}" type="pres">
      <dgm:prSet presAssocID="{5A40B95C-E94D-464D-8161-A561B3D4108A}" presName="bentUpArrow1" presStyleLbl="alignImgPlace1" presStyleIdx="0" presStyleCnt="2"/>
      <dgm:spPr/>
    </dgm:pt>
    <dgm:pt modelId="{E7F0A808-400D-45BB-8D65-3E3B9ACEC1BF}" type="pres">
      <dgm:prSet presAssocID="{5A40B95C-E94D-464D-8161-A561B3D4108A}" presName="ParentText" presStyleLbl="node1" presStyleIdx="0" presStyleCnt="3">
        <dgm:presLayoutVars>
          <dgm:chMax val="1"/>
          <dgm:chPref val="1"/>
          <dgm:bulletEnabled val="1"/>
        </dgm:presLayoutVars>
      </dgm:prSet>
      <dgm:spPr/>
    </dgm:pt>
    <dgm:pt modelId="{2A26491C-5982-4846-A8BC-467D30E8C236}" type="pres">
      <dgm:prSet presAssocID="{5A40B95C-E94D-464D-8161-A561B3D4108A}" presName="ChildText" presStyleLbl="revTx" presStyleIdx="0" presStyleCnt="3" custScaleX="135187" custLinFactNeighborX="18814" custLinFactNeighborY="-1209">
        <dgm:presLayoutVars>
          <dgm:chMax val="0"/>
          <dgm:chPref val="0"/>
          <dgm:bulletEnabled val="1"/>
        </dgm:presLayoutVars>
      </dgm:prSet>
      <dgm:spPr/>
    </dgm:pt>
    <dgm:pt modelId="{E807E699-81F9-4DFD-93DD-556F58E8F7BC}" type="pres">
      <dgm:prSet presAssocID="{661875AD-210A-433D-AA8D-BEB1ECEF6468}" presName="sibTrans" presStyleCnt="0"/>
      <dgm:spPr/>
    </dgm:pt>
    <dgm:pt modelId="{F397F4BF-C054-412A-B428-8329F7925D3B}" type="pres">
      <dgm:prSet presAssocID="{100B0C37-3E04-48BF-B01E-2D16018C9E76}" presName="composite" presStyleCnt="0"/>
      <dgm:spPr/>
    </dgm:pt>
    <dgm:pt modelId="{9ECA5991-66E1-4E42-8397-A4A3359ED87F}" type="pres">
      <dgm:prSet presAssocID="{100B0C37-3E04-48BF-B01E-2D16018C9E76}" presName="bentUpArrow1" presStyleLbl="alignImgPlace1" presStyleIdx="1" presStyleCnt="2"/>
      <dgm:spPr/>
    </dgm:pt>
    <dgm:pt modelId="{27D787B9-1F43-4648-B4ED-6D660448C365}" type="pres">
      <dgm:prSet presAssocID="{100B0C37-3E04-48BF-B01E-2D16018C9E76}" presName="ParentText" presStyleLbl="node1" presStyleIdx="1" presStyleCnt="3">
        <dgm:presLayoutVars>
          <dgm:chMax val="1"/>
          <dgm:chPref val="1"/>
          <dgm:bulletEnabled val="1"/>
        </dgm:presLayoutVars>
      </dgm:prSet>
      <dgm:spPr/>
    </dgm:pt>
    <dgm:pt modelId="{518A5F0D-69A8-4D83-AE34-4BC337B958A7}" type="pres">
      <dgm:prSet presAssocID="{100B0C37-3E04-48BF-B01E-2D16018C9E76}" presName="ChildText" presStyleLbl="revTx" presStyleIdx="1" presStyleCnt="3" custScaleX="181613" custLinFactNeighborX="42333" custLinFactNeighborY="-2418">
        <dgm:presLayoutVars>
          <dgm:chMax val="0"/>
          <dgm:chPref val="0"/>
          <dgm:bulletEnabled val="1"/>
        </dgm:presLayoutVars>
      </dgm:prSet>
      <dgm:spPr/>
    </dgm:pt>
    <dgm:pt modelId="{EB8CA6E9-F3FC-4757-8611-7797D7C71160}" type="pres">
      <dgm:prSet presAssocID="{502DE669-E4AE-4FBB-BF11-F17F592273DA}" presName="sibTrans" presStyleCnt="0"/>
      <dgm:spPr/>
    </dgm:pt>
    <dgm:pt modelId="{117E26BD-1EFD-4451-B659-50E1E8A3E618}" type="pres">
      <dgm:prSet presAssocID="{FB637B04-2CCA-4AEF-997D-9468D5DBB010}" presName="composite" presStyleCnt="0"/>
      <dgm:spPr/>
    </dgm:pt>
    <dgm:pt modelId="{9F420B11-29A6-4773-B23E-EB48260C4D14}" type="pres">
      <dgm:prSet presAssocID="{FB637B04-2CCA-4AEF-997D-9468D5DBB010}" presName="ParentText" presStyleLbl="node1" presStyleIdx="2" presStyleCnt="3">
        <dgm:presLayoutVars>
          <dgm:chMax val="1"/>
          <dgm:chPref val="1"/>
          <dgm:bulletEnabled val="1"/>
        </dgm:presLayoutVars>
      </dgm:prSet>
      <dgm:spPr/>
    </dgm:pt>
    <dgm:pt modelId="{F3F800F5-E986-4897-BE2C-F7F1C1D57CE4}" type="pres">
      <dgm:prSet presAssocID="{FB637B04-2CCA-4AEF-997D-9468D5DBB010}" presName="FinalChildText" presStyleLbl="revTx" presStyleIdx="2" presStyleCnt="3" custScaleX="136692" custLinFactNeighborX="20696" custLinFactNeighborY="-1209">
        <dgm:presLayoutVars>
          <dgm:chMax val="0"/>
          <dgm:chPref val="0"/>
          <dgm:bulletEnabled val="1"/>
        </dgm:presLayoutVars>
      </dgm:prSet>
      <dgm:spPr/>
    </dgm:pt>
  </dgm:ptLst>
  <dgm:cxnLst>
    <dgm:cxn modelId="{48CCDF09-0D57-47FB-869C-A64E29237EC5}" type="presOf" srcId="{5A40B95C-E94D-464D-8161-A561B3D4108A}" destId="{E7F0A808-400D-45BB-8D65-3E3B9ACEC1BF}" srcOrd="0" destOrd="0" presId="urn:microsoft.com/office/officeart/2005/8/layout/StepDownProcess"/>
    <dgm:cxn modelId="{224A420D-8B2F-40D4-BF39-941F1B103A47}" srcId="{5A40B95C-E94D-464D-8161-A561B3D4108A}" destId="{519E8887-63B5-4371-BAEF-951BA971E37A}" srcOrd="0" destOrd="0" parTransId="{11F37B62-8523-4766-A771-61AB9A56E079}" sibTransId="{4A0BBFB6-F53E-444E-9698-D72D0CAF6DF5}"/>
    <dgm:cxn modelId="{B1CF2C14-A5AC-4894-823E-7DAE62AC923E}" type="presOf" srcId="{113329D1-4556-4D14-8F8C-7AD8E582F0D1}" destId="{B9C5E7A4-8243-4C7A-8B83-DDAEF315EC84}" srcOrd="0" destOrd="0" presId="urn:microsoft.com/office/officeart/2005/8/layout/StepDownProcess"/>
    <dgm:cxn modelId="{94C9FD2B-4C00-4459-AEA0-662DA848F7AF}" type="presOf" srcId="{519E8887-63B5-4371-BAEF-951BA971E37A}" destId="{2A26491C-5982-4846-A8BC-467D30E8C236}" srcOrd="0" destOrd="0" presId="urn:microsoft.com/office/officeart/2005/8/layout/StepDownProcess"/>
    <dgm:cxn modelId="{CED4CF3D-F560-432A-871D-6E162A7A48D2}" srcId="{100B0C37-3E04-48BF-B01E-2D16018C9E76}" destId="{8E6E59A9-A373-4275-B352-8B552C1259C7}" srcOrd="0" destOrd="0" parTransId="{E43EE5B8-2AF0-4729-A211-DA4504E2E62E}" sibTransId="{133E5D8C-5190-4678-A386-C2C632C779D4}"/>
    <dgm:cxn modelId="{CEFFDB51-0063-424F-8799-2645C7FFD91C}" srcId="{113329D1-4556-4D14-8F8C-7AD8E582F0D1}" destId="{FB637B04-2CCA-4AEF-997D-9468D5DBB010}" srcOrd="2" destOrd="0" parTransId="{3AE11A9F-1895-4721-904F-D66188541B6E}" sibTransId="{68ECEA43-1A9E-4822-9ACC-470E45380D17}"/>
    <dgm:cxn modelId="{3A75AC59-BC18-4EEF-8811-64178DA8321A}" type="presOf" srcId="{72B1D40B-66A3-46A5-A8AC-6A0A77614901}" destId="{F3F800F5-E986-4897-BE2C-F7F1C1D57CE4}" srcOrd="0" destOrd="0" presId="urn:microsoft.com/office/officeart/2005/8/layout/StepDownProcess"/>
    <dgm:cxn modelId="{1001CB5B-E863-4374-A3E2-5D8F81EE5EFA}" srcId="{113329D1-4556-4D14-8F8C-7AD8E582F0D1}" destId="{100B0C37-3E04-48BF-B01E-2D16018C9E76}" srcOrd="1" destOrd="0" parTransId="{98AFCEB6-713A-48E3-B2D9-DDACF17E5E34}" sibTransId="{502DE669-E4AE-4FBB-BF11-F17F592273DA}"/>
    <dgm:cxn modelId="{043A096E-4D86-4226-80DE-55EA4E8DE9EB}" srcId="{113329D1-4556-4D14-8F8C-7AD8E582F0D1}" destId="{5A40B95C-E94D-464D-8161-A561B3D4108A}" srcOrd="0" destOrd="0" parTransId="{96400BCE-2DD1-4487-A948-CFE4A978EBA2}" sibTransId="{661875AD-210A-433D-AA8D-BEB1ECEF6468}"/>
    <dgm:cxn modelId="{E7AA62BC-EE05-4569-8065-8FD1952A307D}" type="presOf" srcId="{FB637B04-2CCA-4AEF-997D-9468D5DBB010}" destId="{9F420B11-29A6-4773-B23E-EB48260C4D14}" srcOrd="0" destOrd="0" presId="urn:microsoft.com/office/officeart/2005/8/layout/StepDownProcess"/>
    <dgm:cxn modelId="{C21863CF-6004-4C89-86CD-CAC68E1D6C6F}" type="presOf" srcId="{100B0C37-3E04-48BF-B01E-2D16018C9E76}" destId="{27D787B9-1F43-4648-B4ED-6D660448C365}" srcOrd="0" destOrd="0" presId="urn:microsoft.com/office/officeart/2005/8/layout/StepDownProcess"/>
    <dgm:cxn modelId="{10527ACF-26D9-41CC-91E1-4DBF868199BF}" srcId="{FB637B04-2CCA-4AEF-997D-9468D5DBB010}" destId="{72B1D40B-66A3-46A5-A8AC-6A0A77614901}" srcOrd="0" destOrd="0" parTransId="{5D5230E0-C1DD-4CFF-9730-C6E1EC140828}" sibTransId="{0C5C1051-93E3-4F00-AAF1-F705DFBB6DAD}"/>
    <dgm:cxn modelId="{7BAECAF5-8A77-45B9-8B7A-6564A15EF7A8}" type="presOf" srcId="{8E6E59A9-A373-4275-B352-8B552C1259C7}" destId="{518A5F0D-69A8-4D83-AE34-4BC337B958A7}" srcOrd="0" destOrd="0" presId="urn:microsoft.com/office/officeart/2005/8/layout/StepDownProcess"/>
    <dgm:cxn modelId="{67D6500F-1B54-4BBE-8089-437C0E35CECA}" type="presParOf" srcId="{B9C5E7A4-8243-4C7A-8B83-DDAEF315EC84}" destId="{3D7B2DFB-88AD-40C3-919A-E2B98F800216}" srcOrd="0" destOrd="0" presId="urn:microsoft.com/office/officeart/2005/8/layout/StepDownProcess"/>
    <dgm:cxn modelId="{7A19B618-901C-496D-A621-C810FC034A89}" type="presParOf" srcId="{3D7B2DFB-88AD-40C3-919A-E2B98F800216}" destId="{489C1EFF-D3B4-4791-8A59-779424F3B81D}" srcOrd="0" destOrd="0" presId="urn:microsoft.com/office/officeart/2005/8/layout/StepDownProcess"/>
    <dgm:cxn modelId="{CA2E9A62-1B10-4789-874E-C4A67838CA87}" type="presParOf" srcId="{3D7B2DFB-88AD-40C3-919A-E2B98F800216}" destId="{E7F0A808-400D-45BB-8D65-3E3B9ACEC1BF}" srcOrd="1" destOrd="0" presId="urn:microsoft.com/office/officeart/2005/8/layout/StepDownProcess"/>
    <dgm:cxn modelId="{15EE0189-2F3E-4301-8EF1-44BF4695F71E}" type="presParOf" srcId="{3D7B2DFB-88AD-40C3-919A-E2B98F800216}" destId="{2A26491C-5982-4846-A8BC-467D30E8C236}" srcOrd="2" destOrd="0" presId="urn:microsoft.com/office/officeart/2005/8/layout/StepDownProcess"/>
    <dgm:cxn modelId="{6294144B-E5C6-48A3-AC34-B716C27018AD}" type="presParOf" srcId="{B9C5E7A4-8243-4C7A-8B83-DDAEF315EC84}" destId="{E807E699-81F9-4DFD-93DD-556F58E8F7BC}" srcOrd="1" destOrd="0" presId="urn:microsoft.com/office/officeart/2005/8/layout/StepDownProcess"/>
    <dgm:cxn modelId="{49A3448F-3A2E-4CF3-8121-FAC9D8727FBF}" type="presParOf" srcId="{B9C5E7A4-8243-4C7A-8B83-DDAEF315EC84}" destId="{F397F4BF-C054-412A-B428-8329F7925D3B}" srcOrd="2" destOrd="0" presId="urn:microsoft.com/office/officeart/2005/8/layout/StepDownProcess"/>
    <dgm:cxn modelId="{220E74A5-9990-40C7-891C-36AE5C9D2ED7}" type="presParOf" srcId="{F397F4BF-C054-412A-B428-8329F7925D3B}" destId="{9ECA5991-66E1-4E42-8397-A4A3359ED87F}" srcOrd="0" destOrd="0" presId="urn:microsoft.com/office/officeart/2005/8/layout/StepDownProcess"/>
    <dgm:cxn modelId="{4CD6404B-7AA0-48B3-91C0-858104AC9286}" type="presParOf" srcId="{F397F4BF-C054-412A-B428-8329F7925D3B}" destId="{27D787B9-1F43-4648-B4ED-6D660448C365}" srcOrd="1" destOrd="0" presId="urn:microsoft.com/office/officeart/2005/8/layout/StepDownProcess"/>
    <dgm:cxn modelId="{CA925FAE-B97F-4C0A-A570-9CCBFB64A004}" type="presParOf" srcId="{F397F4BF-C054-412A-B428-8329F7925D3B}" destId="{518A5F0D-69A8-4D83-AE34-4BC337B958A7}" srcOrd="2" destOrd="0" presId="urn:microsoft.com/office/officeart/2005/8/layout/StepDownProcess"/>
    <dgm:cxn modelId="{64EF0859-1E0A-426C-A007-0610F1350325}" type="presParOf" srcId="{B9C5E7A4-8243-4C7A-8B83-DDAEF315EC84}" destId="{EB8CA6E9-F3FC-4757-8611-7797D7C71160}" srcOrd="3" destOrd="0" presId="urn:microsoft.com/office/officeart/2005/8/layout/StepDownProcess"/>
    <dgm:cxn modelId="{888B62E8-630C-446B-8946-A65586B1159D}" type="presParOf" srcId="{B9C5E7A4-8243-4C7A-8B83-DDAEF315EC84}" destId="{117E26BD-1EFD-4451-B659-50E1E8A3E618}" srcOrd="4" destOrd="0" presId="urn:microsoft.com/office/officeart/2005/8/layout/StepDownProcess"/>
    <dgm:cxn modelId="{3F874B18-0B85-4355-BC80-9729F063917D}" type="presParOf" srcId="{117E26BD-1EFD-4451-B659-50E1E8A3E618}" destId="{9F420B11-29A6-4773-B23E-EB48260C4D14}" srcOrd="0" destOrd="0" presId="urn:microsoft.com/office/officeart/2005/8/layout/StepDownProcess"/>
    <dgm:cxn modelId="{80CE011A-845E-4B04-A193-766220CD3617}" type="presParOf" srcId="{117E26BD-1EFD-4451-B659-50E1E8A3E618}" destId="{F3F800F5-E986-4897-BE2C-F7F1C1D57CE4}"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9C1EFF-D3B4-4791-8A59-779424F3B81D}">
      <dsp:nvSpPr>
        <dsp:cNvPr id="0" name=""/>
        <dsp:cNvSpPr/>
      </dsp:nvSpPr>
      <dsp:spPr>
        <a:xfrm rot="5400000">
          <a:off x="427350"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F0A808-400D-45BB-8D65-3E3B9ACEC1BF}">
      <dsp:nvSpPr>
        <dsp:cNvPr id="0" name=""/>
        <dsp:cNvSpPr/>
      </dsp:nvSpPr>
      <dsp:spPr>
        <a:xfrm>
          <a:off x="208251"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a:t>
          </a:r>
        </a:p>
      </dsp:txBody>
      <dsp:txXfrm>
        <a:off x="255829" y="65914"/>
        <a:ext cx="1296988" cy="879300"/>
      </dsp:txXfrm>
    </dsp:sp>
    <dsp:sp modelId="{2A26491C-5982-4846-A8BC-467D30E8C236}">
      <dsp:nvSpPr>
        <dsp:cNvPr id="0" name=""/>
        <dsp:cNvSpPr/>
      </dsp:nvSpPr>
      <dsp:spPr>
        <a:xfrm>
          <a:off x="1612754" y="101750"/>
          <a:ext cx="136878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Screening phase using fractional designs to identifify the most influential factors</a:t>
          </a:r>
        </a:p>
      </dsp:txBody>
      <dsp:txXfrm>
        <a:off x="1612754" y="101750"/>
        <a:ext cx="1368786" cy="787598"/>
      </dsp:txXfrm>
    </dsp:sp>
    <dsp:sp modelId="{9ECA5991-66E1-4E42-8397-A4A3359ED87F}">
      <dsp:nvSpPr>
        <dsp:cNvPr id="0" name=""/>
        <dsp:cNvSpPr/>
      </dsp:nvSpPr>
      <dsp:spPr>
        <a:xfrm rot="5400000">
          <a:off x="1667092"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D787B9-1F43-4648-B4ED-6D660448C365}">
      <dsp:nvSpPr>
        <dsp:cNvPr id="0" name=""/>
        <dsp:cNvSpPr/>
      </dsp:nvSpPr>
      <dsp:spPr>
        <a:xfrm>
          <a:off x="1447993"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II</a:t>
          </a:r>
        </a:p>
      </dsp:txBody>
      <dsp:txXfrm>
        <a:off x="1495571" y="1160549"/>
        <a:ext cx="1296988" cy="879300"/>
      </dsp:txXfrm>
    </dsp:sp>
    <dsp:sp modelId="{518A5F0D-69A8-4D83-AE34-4BC337B958A7}">
      <dsp:nvSpPr>
        <dsp:cNvPr id="0" name=""/>
        <dsp:cNvSpPr/>
      </dsp:nvSpPr>
      <dsp:spPr>
        <a:xfrm>
          <a:off x="2855593" y="1186864"/>
          <a:ext cx="18388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Additional tests adding more levels to the most influential factor to evaluate the influence on the outcome in more detail</a:t>
          </a:r>
        </a:p>
      </dsp:txBody>
      <dsp:txXfrm>
        <a:off x="2855593" y="1186864"/>
        <a:ext cx="1838856" cy="787598"/>
      </dsp:txXfrm>
    </dsp:sp>
    <dsp:sp modelId="{9F420B11-29A6-4773-B23E-EB48260C4D14}">
      <dsp:nvSpPr>
        <dsp:cNvPr id="0" name=""/>
        <dsp:cNvSpPr/>
      </dsp:nvSpPr>
      <dsp:spPr>
        <a:xfrm>
          <a:off x="2687734"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III</a:t>
          </a:r>
        </a:p>
      </dsp:txBody>
      <dsp:txXfrm>
        <a:off x="2735312" y="2255185"/>
        <a:ext cx="1296988" cy="879300"/>
      </dsp:txXfrm>
    </dsp:sp>
    <dsp:sp modelId="{F3F800F5-E986-4897-BE2C-F7F1C1D57CE4}">
      <dsp:nvSpPr>
        <dsp:cNvPr id="0" name=""/>
        <dsp:cNvSpPr/>
      </dsp:nvSpPr>
      <dsp:spPr>
        <a:xfrm>
          <a:off x="4102375" y="2291022"/>
          <a:ext cx="138402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Study on the influence of the printing orientation, as per </a:t>
          </a:r>
          <a:r>
            <a:rPr lang="en-US" sz="900" kern="1200"/>
            <a:t>116005:2012 UNE standard, on the outcome</a:t>
          </a:r>
          <a:endParaRPr lang="en-GB" sz="900" kern="1200"/>
        </a:p>
      </dsp:txBody>
      <dsp:txXfrm>
        <a:off x="4102375" y="2291022"/>
        <a:ext cx="1384024" cy="787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0.1375</cdr:x>
      <cdr:y>0.2127</cdr:y>
    </cdr:from>
    <cdr:to>
      <cdr:x>0.47917</cdr:x>
      <cdr:y>0.25794</cdr:y>
    </cdr:to>
    <cdr:sp macro="" textlink="">
      <cdr:nvSpPr>
        <cdr:cNvPr id="8" name="7 Flecha izquierda y derecha"/>
        <cdr:cNvSpPr/>
      </cdr:nvSpPr>
      <cdr:spPr>
        <a:xfrm xmlns:a="http://schemas.openxmlformats.org/drawingml/2006/main">
          <a:off x="628650" y="638176"/>
          <a:ext cx="1562100" cy="135730"/>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ES"/>
        </a:p>
      </cdr:txBody>
    </cdr:sp>
  </cdr:relSizeAnchor>
  <cdr:relSizeAnchor xmlns:cdr="http://schemas.openxmlformats.org/drawingml/2006/chartDrawing">
    <cdr:from>
      <cdr:x>0.48542</cdr:x>
      <cdr:y>0.20903</cdr:y>
    </cdr:from>
    <cdr:to>
      <cdr:x>0.70833</cdr:x>
      <cdr:y>0.26032</cdr:y>
    </cdr:to>
    <cdr:sp macro="" textlink="">
      <cdr:nvSpPr>
        <cdr:cNvPr id="9" name="8 Flecha izquierda y derecha"/>
        <cdr:cNvSpPr/>
      </cdr:nvSpPr>
      <cdr:spPr>
        <a:xfrm xmlns:a="http://schemas.openxmlformats.org/drawingml/2006/main">
          <a:off x="2219325" y="627162"/>
          <a:ext cx="1019175" cy="153889"/>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ES"/>
        </a:p>
      </cdr:txBody>
    </cdr:sp>
  </cdr:relSizeAnchor>
  <cdr:relSizeAnchor xmlns:cdr="http://schemas.openxmlformats.org/drawingml/2006/chartDrawing">
    <cdr:from>
      <cdr:x>0.22292</cdr:x>
      <cdr:y>0.14623</cdr:y>
    </cdr:from>
    <cdr:to>
      <cdr:x>0.42292</cdr:x>
      <cdr:y>0.33026</cdr:y>
    </cdr:to>
    <cdr:sp macro="" textlink="">
      <cdr:nvSpPr>
        <cdr:cNvPr id="10" name="9 CuadroTexto"/>
        <cdr:cNvSpPr txBox="1"/>
      </cdr:nvSpPr>
      <cdr:spPr>
        <a:xfrm xmlns:a="http://schemas.openxmlformats.org/drawingml/2006/main">
          <a:off x="1019175" y="438745"/>
          <a:ext cx="914400" cy="5521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 A region</a:t>
          </a:r>
        </a:p>
      </cdr:txBody>
    </cdr:sp>
  </cdr:relSizeAnchor>
  <cdr:relSizeAnchor xmlns:cdr="http://schemas.openxmlformats.org/drawingml/2006/chartDrawing">
    <cdr:from>
      <cdr:x>0.51667</cdr:x>
      <cdr:y>0.14653</cdr:y>
    </cdr:from>
    <cdr:to>
      <cdr:x>0.71667</cdr:x>
      <cdr:y>0.47986</cdr:y>
    </cdr:to>
    <cdr:sp macro="" textlink="">
      <cdr:nvSpPr>
        <cdr:cNvPr id="11" name="10 CuadroTexto"/>
        <cdr:cNvSpPr txBox="1"/>
      </cdr:nvSpPr>
      <cdr:spPr>
        <a:xfrm xmlns:a="http://schemas.openxmlformats.org/drawingml/2006/main">
          <a:off x="2362200" y="439638"/>
          <a:ext cx="914400" cy="10001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 B region</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0D279F13-A0DA-484E-8A35-9FDBBAB36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26</Pages>
  <Words>6173</Words>
  <Characters>33956</Characters>
  <Application>Microsoft Office Word</Application>
  <DocSecurity>0</DocSecurity>
  <Lines>282</Lines>
  <Paragraphs>80</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40049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BecaEPS</dc:creator>
  <cp:keywords/>
  <dc:description/>
  <cp:lastModifiedBy>Fabio Alberto Cruz Sanchez</cp:lastModifiedBy>
  <cp:revision>12</cp:revision>
  <cp:lastPrinted>2013-07-18T08:18:00Z</cp:lastPrinted>
  <dcterms:created xsi:type="dcterms:W3CDTF">2020-10-18T08:41:00Z</dcterms:created>
  <dcterms:modified xsi:type="dcterms:W3CDTF">2020-11-10T11:06:00Z</dcterms:modified>
</cp:coreProperties>
</file>