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385909E4"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r w:rsidRPr="00380257">
        <w:t xml:space="preserve">58.1 % of the </w:t>
      </w:r>
      <w:r w:rsidR="00380257">
        <w:rPr>
          <w:highlight w:val="yellow"/>
        </w:rPr>
        <w:t>maximum load</w:t>
      </w:r>
      <w:r w:rsidRPr="00380257">
        <w:t xml:space="preserve"> using an infill density of 40 % was evidenced.</w:t>
      </w:r>
      <w:r w:rsidRPr="00CD6347">
        <w:t xml:space="preserve">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 xml:space="preserve">he horizontal orientation allowed to attain a higher </w:t>
      </w:r>
      <w:r w:rsidR="00380257">
        <w:rPr>
          <w:color w:val="FF0000"/>
        </w:rPr>
        <w:t>tensile strength</w:t>
      </w:r>
      <w:r w:rsidR="0005721F" w:rsidRPr="0005721F">
        <w:rPr>
          <w:color w:val="FF0000"/>
        </w:rPr>
        <w:t>, while the vertical orientation provided a lower value</w:t>
      </w:r>
      <w:r w:rsidR="00F42558">
        <w:rPr>
          <w:color w:val="FF0000"/>
        </w:rPr>
        <w:t>.</w:t>
      </w:r>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2"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9C23D2" w:rsidRDefault="00A0411C">
      <w:pPr>
        <w:pStyle w:val="Corpsdetexte"/>
        <w:rPr>
          <w:color w:val="FF0000"/>
        </w:rPr>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9C23D2">
        <w:rPr>
          <w:color w:val="FF0000"/>
        </w:rPr>
        <w:t>The imp</w:t>
      </w:r>
      <w:r w:rsidRPr="009C23D2">
        <w:rPr>
          <w:color w:val="FF0000"/>
        </w:rPr>
        <w:t xml:space="preserve">act </w:t>
      </w:r>
      <w:r w:rsidR="00226DB0" w:rsidRPr="009C23D2">
        <w:rPr>
          <w:color w:val="FF0000"/>
        </w:rPr>
        <w:t xml:space="preserve">of </w:t>
      </w:r>
      <w:r w:rsidR="00B316FE" w:rsidRPr="009C23D2">
        <w:rPr>
          <w:color w:val="FF0000"/>
        </w:rPr>
        <w:t>plastic pollution in terrestrial and aquatic ecosystems represents a major issue</w:t>
      </w:r>
      <w:r w:rsidRPr="009C23D2">
        <w:rPr>
          <w:color w:val="FF0000"/>
        </w:rPr>
        <w:t>.</w:t>
      </w:r>
      <w:r w:rsidR="009C23D2" w:rsidRPr="009C23D2">
        <w:rPr>
          <w:color w:val="FF0000"/>
          <w:vertAlign w:val="superscript"/>
        </w:rPr>
        <w:t>12</w:t>
      </w:r>
      <w:r w:rsidRPr="009C23D2">
        <w:rPr>
          <w:color w:val="FF0000"/>
        </w:rPr>
        <w:t xml:space="preserve"> </w:t>
      </w:r>
      <w:r w:rsidR="00B316FE" w:rsidRPr="009C23D2">
        <w:rPr>
          <w:color w:val="FF0000"/>
        </w:rPr>
        <w:t xml:space="preserve">For aquatic ecosystems, main risks are </w:t>
      </w:r>
      <w:r w:rsidR="0007317F" w:rsidRPr="009C23D2">
        <w:rPr>
          <w:color w:val="FF0000"/>
        </w:rPr>
        <w:t>linked</w:t>
      </w:r>
      <w:r w:rsidR="00B316FE" w:rsidRPr="009C23D2">
        <w:rPr>
          <w:color w:val="FF0000"/>
        </w:rPr>
        <w:t xml:space="preserve"> to standing water that </w:t>
      </w:r>
      <w:r w:rsidR="0007317F" w:rsidRPr="009C23D2">
        <w:rPr>
          <w:color w:val="FF0000"/>
        </w:rPr>
        <w:t>acts</w:t>
      </w:r>
      <w:r w:rsidR="00B316FE" w:rsidRPr="009C23D2">
        <w:rPr>
          <w:color w:val="FF0000"/>
        </w:rPr>
        <w:t xml:space="preserve"> as a breeding niche (to mosquitoes, pests, vector-borne diseases transmission), becomes a vector for toxic chemicals and</w:t>
      </w:r>
      <w:r w:rsidR="00226DB0" w:rsidRPr="009C23D2">
        <w:rPr>
          <w:color w:val="FF0000"/>
        </w:rPr>
        <w:t>,</w:t>
      </w:r>
      <w:r w:rsidR="00B316FE" w:rsidRPr="009C23D2">
        <w:rPr>
          <w:color w:val="FF0000"/>
        </w:rPr>
        <w:t xml:space="preserve"> ultimately</w:t>
      </w:r>
      <w:r w:rsidR="00226DB0" w:rsidRPr="009C23D2">
        <w:rPr>
          <w:color w:val="FF0000"/>
        </w:rPr>
        <w:t>,</w:t>
      </w:r>
      <w:r w:rsidR="00B316FE" w:rsidRPr="009C23D2">
        <w:rPr>
          <w:color w:val="FF0000"/>
        </w:rPr>
        <w:t xml:space="preserve"> disturbs the natural cycles (biogeochemical cycle in terrestrial ecosystems). Additionally</w:t>
      </w:r>
      <w:r w:rsidR="00C65AEC" w:rsidRPr="009C23D2">
        <w:rPr>
          <w:color w:val="FF0000"/>
        </w:rPr>
        <w:t>,</w:t>
      </w:r>
      <w:r w:rsidR="00B316FE" w:rsidRPr="009C23D2">
        <w:rPr>
          <w:color w:val="FF0000"/>
        </w:rPr>
        <w:t xml:space="preserve"> the transfer of plasti</w:t>
      </w:r>
      <w:r w:rsidR="00C65AEC" w:rsidRPr="009C23D2">
        <w:rPr>
          <w:color w:val="FF0000"/>
        </w:rPr>
        <w:t>c</w:t>
      </w:r>
      <w:r w:rsidR="00B316FE" w:rsidRPr="009C23D2">
        <w:rPr>
          <w:color w:val="FF0000"/>
        </w:rPr>
        <w:t xml:space="preserve"> into the food chain is </w:t>
      </w:r>
      <w:r w:rsidR="0007317F" w:rsidRPr="009C23D2">
        <w:rPr>
          <w:color w:val="FF0000"/>
        </w:rPr>
        <w:t>a clear danger</w:t>
      </w:r>
      <w:r w:rsidR="00B316FE" w:rsidRPr="009C23D2">
        <w:rPr>
          <w:color w:val="FF0000"/>
        </w:rPr>
        <w:t xml:space="preserve"> to animal and</w:t>
      </w:r>
      <w:r w:rsidR="00226DB0" w:rsidRPr="009C23D2">
        <w:rPr>
          <w:color w:val="FF0000"/>
        </w:rPr>
        <w:t>,</w:t>
      </w:r>
      <w:r w:rsidR="00B316FE" w:rsidRPr="009C23D2">
        <w:rPr>
          <w:color w:val="FF0000"/>
        </w:rPr>
        <w:t xml:space="preserve"> certainly</w:t>
      </w:r>
      <w:r w:rsidR="00226DB0" w:rsidRPr="009C23D2">
        <w:rPr>
          <w:color w:val="FF0000"/>
        </w:rPr>
        <w:t>,</w:t>
      </w:r>
      <w:r w:rsidR="00B316FE" w:rsidRPr="009C23D2">
        <w:rPr>
          <w:color w:val="FF0000"/>
        </w:rPr>
        <w:t xml:space="preserve"> to humans as well. </w:t>
      </w:r>
      <w:r w:rsidRPr="009C23D2">
        <w:rPr>
          <w:color w:val="FF0000"/>
        </w:rPr>
        <w:t>Thus, reducing the consumption of plastics is of great importance</w:t>
      </w:r>
      <w:r w:rsidR="00B316FE" w:rsidRPr="009C23D2">
        <w:rPr>
          <w:color w:val="FF0000"/>
        </w:rPr>
        <w:t xml:space="preserve"> in the long term</w:t>
      </w:r>
      <w:r w:rsidRPr="009C23D2">
        <w:rPr>
          <w:color w:val="FF0000"/>
        </w:rPr>
        <w:t>.</w:t>
      </w:r>
    </w:p>
    <w:p w14:paraId="4A132367" w14:textId="3AC104AF"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w:t>
      </w:r>
      <w:r w:rsidRPr="009C23D2">
        <w:rPr>
          <w:color w:val="FF0000"/>
        </w:rPr>
        <w:t xml:space="preserve">to allow </w:t>
      </w:r>
      <w:r w:rsidR="002204C5" w:rsidRPr="009C23D2">
        <w:rPr>
          <w:color w:val="FF0000"/>
        </w:rPr>
        <w:t>designers an</w:t>
      </w:r>
      <w:r w:rsidR="009C23D2" w:rsidRPr="009C23D2">
        <w:rPr>
          <w:color w:val="FF0000"/>
        </w:rPr>
        <w:t>d</w:t>
      </w:r>
      <w:r w:rsidR="002204C5" w:rsidRPr="009C23D2">
        <w:rPr>
          <w:color w:val="FF0000"/>
        </w:rPr>
        <w:t xml:space="preserve"> users </w:t>
      </w:r>
      <w:r w:rsidR="009C23D2" w:rsidRPr="009C23D2">
        <w:rPr>
          <w:color w:val="FF0000"/>
        </w:rPr>
        <w:t>to</w:t>
      </w:r>
      <w:r w:rsidR="002204C5" w:rsidRPr="009C23D2">
        <w:rPr>
          <w:color w:val="FF0000"/>
        </w:rPr>
        <w:t xml:space="preserve"> </w:t>
      </w:r>
      <w:r w:rsidRPr="009C23D2">
        <w:rPr>
          <w:color w:val="FF0000"/>
        </w:rPr>
        <w:t>inspect and measure</w:t>
      </w:r>
      <w:r w:rsidR="009C23D2" w:rsidRPr="009C23D2">
        <w:rPr>
          <w:color w:val="FF0000"/>
        </w:rPr>
        <w:t xml:space="preserve"> them</w:t>
      </w:r>
      <w:r w:rsidRPr="00CD6347">
        <w:t xml:space="preserve">. Thus, the type of material </w:t>
      </w:r>
      <w:proofErr w:type="gramStart"/>
      <w:r w:rsidRPr="00CD6347">
        <w:t>used</w:t>
      </w:r>
      <w:proofErr w:type="gramEnd"/>
      <w:r w:rsidRPr="00CD6347">
        <w:t xml:space="preserve">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CD6347" w:rsidRDefault="002204C5">
      <w:pPr>
        <w:pStyle w:val="Corpsdetexte"/>
      </w:pPr>
      <w:r w:rsidRPr="009C23D2">
        <w:rPr>
          <w:color w:val="FF0000"/>
        </w:rPr>
        <w:t>Recently in the literature,</w:t>
      </w:r>
      <w:r w:rsidRPr="009C23D2">
        <w:t xml:space="preserve"> </w:t>
      </w:r>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w:t>
      </w:r>
      <w:proofErr w:type="gramStart"/>
      <w:r w:rsidRPr="00CD6347">
        <w:t>Young’s</w:t>
      </w:r>
      <w:proofErr w:type="gramEnd"/>
      <w:r w:rsidRPr="00CD6347">
        <w:t xml:space="preserve">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609596B7"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 xml:space="preserve">the process setting </w:t>
      </w:r>
      <w:r w:rsidR="000B2C29" w:rsidRPr="000B2C29">
        <w:rPr>
          <w:color w:val="FF0000"/>
        </w:rPr>
        <w:t xml:space="preserve">to guarantee the </w:t>
      </w:r>
      <w:r w:rsidR="00A0411C" w:rsidRPr="00CD6347">
        <w:t>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w:t>
      </w:r>
      <w:r w:rsidR="00A0411C" w:rsidRPr="00CD6347">
        <w:lastRenderedPageBreak/>
        <w:t>enable 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w:t>
      </w:r>
      <w:r w:rsidR="000B2C29" w:rsidRPr="000B2C29">
        <w:rPr>
          <w:color w:val="FF0000"/>
        </w:rPr>
        <w:t xml:space="preserve">and Young’s modulus </w:t>
      </w:r>
      <w:r w:rsidR="00A0411C" w:rsidRPr="00CD6347">
        <w:t>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 xml:space="preserve">evaluate the influence of several printing parameters on the </w:t>
      </w:r>
      <w:r w:rsidR="000B2C29" w:rsidRPr="000B2C29">
        <w:rPr>
          <w:color w:val="FF0000"/>
        </w:rPr>
        <w:t>outcomes of the printing process</w:t>
      </w:r>
      <w:r w:rsidR="00A0411C" w:rsidRPr="000B2C29">
        <w:rPr>
          <w:color w:val="FF0000"/>
        </w:rPr>
        <w:t>.</w:t>
      </w:r>
    </w:p>
    <w:p w14:paraId="634CD5C1" w14:textId="77777777" w:rsidR="00BD4A80" w:rsidRDefault="00A0411C">
      <w:pPr>
        <w:pStyle w:val="Titre1"/>
      </w:pPr>
      <w:bookmarkStart w:id="3" w:name="section:experimental"/>
      <w:bookmarkEnd w:id="2"/>
      <w:r>
        <w:rPr>
          <w:rStyle w:val="SectionNumber"/>
        </w:rPr>
        <w:t>2</w:t>
      </w:r>
      <w:r>
        <w:tab/>
        <w:t>Experimental procedure</w:t>
      </w:r>
    </w:p>
    <w:p w14:paraId="15B14A06" w14:textId="77777777" w:rsidR="00BD4A80" w:rsidRDefault="00A0411C">
      <w:pPr>
        <w:pStyle w:val="Titre2"/>
      </w:pPr>
      <w:bookmarkStart w:id="4"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39EEDB48" w:rsidR="00BD4A80" w:rsidRPr="00CD6347" w:rsidRDefault="00A0411C">
      <w:pPr>
        <w:pStyle w:val="TableCaption"/>
      </w:pPr>
      <w:r w:rsidRPr="00CD6347">
        <w:t xml:space="preserve">Table 2.1: </w:t>
      </w:r>
      <w:bookmarkStart w:id="5" w:name="tab:tabla1"/>
      <w:r w:rsidRPr="00CD6347">
        <w:t xml:space="preserve">Characterization and </w:t>
      </w:r>
      <w:r w:rsidR="000B2C29" w:rsidRPr="00B625E8">
        <w:rPr>
          <w:color w:val="FF0000"/>
        </w:rPr>
        <w:t xml:space="preserve">recommended </w:t>
      </w:r>
      <w:r w:rsidRPr="00CD6347">
        <w:t>processing conditions of the PLA used and the recycled PLA</w:t>
      </w:r>
      <w:bookmarkEnd w:id="5"/>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300459C3" w:rsidR="00BD4A80" w:rsidRDefault="00A0411C">
      <w:pPr>
        <w:pStyle w:val="Corpsdetexte"/>
      </w:pPr>
      <w:r>
        <w:t xml:space="preserve">The specimens were printed with a BQ </w:t>
      </w:r>
      <w:proofErr w:type="spellStart"/>
      <w:r>
        <w:t>Witbox</w:t>
      </w:r>
      <w:proofErr w:type="spellEnd"/>
      <w:r w:rsidR="000B2C29">
        <w:t xml:space="preserve"> </w:t>
      </w:r>
      <w:r w:rsidR="000B2C29" w:rsidRPr="00B625E8">
        <w:rPr>
          <w:color w:val="FF0000"/>
        </w:rPr>
        <w:t>printer</w:t>
      </w:r>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4ED8CD5A" w:rsidR="00BD4A80" w:rsidRDefault="00A0411C" w:rsidP="0005721F">
      <w:pPr>
        <w:pStyle w:val="TableCaption"/>
      </w:pPr>
      <w:r>
        <w:t xml:space="preserve">Figure 2.1: Equipment used in the study: a) 3D printer, b) Universal testing machine and c) </w:t>
      </w:r>
      <w:r w:rsidR="000B2C29" w:rsidRPr="000B2C29">
        <w:rPr>
          <w:color w:val="FF0000"/>
        </w:rPr>
        <w:t>Test specimen</w:t>
      </w:r>
      <w:r>
        <w:t>.</w:t>
      </w:r>
    </w:p>
    <w:p w14:paraId="1F6CAA1B" w14:textId="77777777" w:rsidR="00BD4A80" w:rsidRDefault="00A0411C">
      <w:pPr>
        <w:pStyle w:val="Titre2"/>
      </w:pPr>
      <w:bookmarkStart w:id="6" w:name="methodology"/>
      <w:bookmarkEnd w:id="4"/>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3CEAF438"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w:t>
      </w:r>
      <w:r w:rsidR="00353B34" w:rsidRPr="00353B34">
        <w:rPr>
          <w:color w:val="FF0000"/>
        </w:rPr>
        <w:t>tensile strength</w:t>
      </w:r>
      <w:r w:rsidRPr="00353B34">
        <w:rPr>
          <w:color w:val="FF0000"/>
        </w:rPr>
        <w:t xml:space="preserve"> </w:t>
      </w:r>
      <w:r w:rsidR="00353B34" w:rsidRPr="00353B34">
        <w:rPr>
          <w:color w:val="FF0000"/>
        </w:rPr>
        <w:t xml:space="preserve">calculated by means of the maximum load </w:t>
      </w:r>
      <w:r w:rsidRPr="00353B34">
        <w:rPr>
          <w:color w:val="FF0000"/>
        </w:rPr>
        <w:t>attained during the testing of the specimen</w:t>
      </w:r>
      <w:r w:rsidR="00353B34" w:rsidRPr="00353B34">
        <w:rPr>
          <w:color w:val="FF0000"/>
        </w:rPr>
        <w:t xml:space="preserve"> and the initial cross-section in the middle of the specimen</w:t>
      </w:r>
      <w:r w:rsidRPr="00353B34">
        <w:rPr>
          <w:color w:val="FF0000"/>
        </w:rPr>
        <w:t>.</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431E95">
        <w:rPr>
          <w:color w:val="FF0000"/>
        </w:rPr>
        <w:t>aims</w:t>
      </w:r>
      <w:r w:rsidR="00431E95" w:rsidRPr="00E90B58">
        <w:rPr>
          <w:color w:val="FF0000"/>
        </w:rPr>
        <w:t xml:space="preserve">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w:t>
      </w:r>
      <w:r w:rsidR="00B625E8">
        <w:t xml:space="preserve"> </w:t>
      </w:r>
      <w:r w:rsidRPr="00E90B58">
        <w:t>trying to optimize the consumption of material), but also productivity (i.e.</w:t>
      </w:r>
      <w:r w:rsidR="00B625E8">
        <w:t xml:space="preserve"> </w:t>
      </w:r>
      <w:r w:rsidRPr="00E90B58">
        <w:t xml:space="preserve">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1CA7DB5E" w:rsidR="00BD4A80" w:rsidRDefault="00A0411C">
      <w:pPr>
        <w:pStyle w:val="Corpsdetexte"/>
      </w:pPr>
      <w:r w:rsidRPr="00CD6347">
        <w:t xml:space="preserve">The main goal of </w:t>
      </w:r>
      <w:r w:rsidRPr="00CD6347">
        <w:rPr>
          <w:i/>
          <w:iCs/>
        </w:rPr>
        <w:t>Phase II</w:t>
      </w:r>
      <w:r w:rsidRPr="00CD6347">
        <w:t xml:space="preserve"> is to study in more detail the </w:t>
      </w:r>
      <w:r w:rsidR="00B625E8" w:rsidRPr="00B625E8">
        <w:rPr>
          <w:color w:val="FF0000"/>
        </w:rPr>
        <w:t xml:space="preserve">impact </w:t>
      </w:r>
      <w:r w:rsidRPr="00CD6347">
        <w:t xml:space="preserve">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w:t>
      </w:r>
      <w:r w:rsidRPr="00CD6347">
        <w:lastRenderedPageBreak/>
        <w:t xml:space="preserve">established. On the other hand, the criteria selection </w:t>
      </w:r>
      <w:r>
        <w:t>of levels for the other three factors aimed at minimizing the printing time.</w:t>
      </w:r>
    </w:p>
    <w:p w14:paraId="429C4BA6" w14:textId="404E41E4" w:rsidR="00BD4A80" w:rsidRDefault="00A0411C">
      <w:pPr>
        <w:pStyle w:val="Corpsdetexte"/>
      </w:pPr>
      <w:r>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w:t>
      </w:r>
      <w:proofErr w:type="gramStart"/>
      <w:r w:rsidRPr="00CD6347">
        <w:t>horizontal</w:t>
      </w:r>
      <w:proofErr w:type="gramEnd"/>
      <w:r w:rsidRPr="00CD6347">
        <w:t xml:space="preserve"> and vertical, testing </w:t>
      </w:r>
      <w:r>
        <w:t xml:space="preserve">five </w:t>
      </w:r>
      <w:r w:rsidR="00793FD0" w:rsidRPr="008D22FE">
        <w:rPr>
          <w:color w:val="FF0000"/>
        </w:rPr>
        <w:t>specimens</w:t>
      </w:r>
      <w:r w:rsidRPr="008D22FE">
        <w:rPr>
          <w:color w:val="FF0000"/>
        </w:rPr>
        <w:t xml:space="preserve"> </w:t>
      </w:r>
      <w:r>
        <w:t>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7" w:name="section:findings"/>
      <w:bookmarkEnd w:id="3"/>
      <w:bookmarkEnd w:id="6"/>
      <w:r>
        <w:rPr>
          <w:rStyle w:val="SectionNumber"/>
        </w:rPr>
        <w:t>3</w:t>
      </w:r>
      <w:r>
        <w:tab/>
        <w:t>Findings</w:t>
      </w:r>
    </w:p>
    <w:p w14:paraId="781BC23D" w14:textId="77777777" w:rsidR="00BD4A80" w:rsidRDefault="00A0411C">
      <w:pPr>
        <w:pStyle w:val="Titre2"/>
      </w:pPr>
      <w:bookmarkStart w:id="8" w:name="phase-i-screening-phase"/>
      <w:r>
        <w:rPr>
          <w:rStyle w:val="SectionNumber"/>
        </w:rPr>
        <w:t>3.1</w:t>
      </w:r>
      <w:r>
        <w:tab/>
        <w:t>Phase I: Screening phase</w:t>
      </w:r>
    </w:p>
    <w:p w14:paraId="5BF7A601" w14:textId="48C17264" w:rsidR="00BD4A80" w:rsidRDefault="00A0411C">
      <w:pPr>
        <w:pStyle w:val="FirstParagraph"/>
      </w:pPr>
      <w:r>
        <w:t xml:space="preserve">Table 3.1 summarizes the experimental strategy with the results of the </w:t>
      </w:r>
      <w:r w:rsidR="00B625E8" w:rsidRPr="008D22FE">
        <w:rPr>
          <w:color w:val="FF0000"/>
        </w:rPr>
        <w:t>tensile strength and Young’s modulus</w:t>
      </w:r>
      <w:r w:rsidRPr="008D22FE">
        <w:rPr>
          <w:color w:val="FF0000"/>
        </w:rPr>
        <w:t xml:space="preserve"> </w:t>
      </w:r>
      <w:r>
        <w:t xml:space="preserve">attained during this screening phase. A total of 16 </w:t>
      </w:r>
      <w:r w:rsidR="00793FD0">
        <w:t>specimens</w:t>
      </w:r>
      <w:r>
        <w:t xml:space="preserve"> were tested.</w:t>
      </w:r>
    </w:p>
    <w:p w14:paraId="03EB8459" w14:textId="77777777" w:rsidR="00FB2324" w:rsidRDefault="00FB2324">
      <w:pPr>
        <w:rPr>
          <w:i/>
        </w:rPr>
      </w:pPr>
      <w:r>
        <w:br w:type="page"/>
      </w:r>
    </w:p>
    <w:p w14:paraId="618CFEEF" w14:textId="77777777" w:rsidR="00F121A1" w:rsidRDefault="00A0411C">
      <w:pPr>
        <w:pStyle w:val="TableCaption"/>
      </w:pPr>
      <w:r>
        <w:lastRenderedPageBreak/>
        <w:t xml:space="preserve">Table 3.1: </w:t>
      </w:r>
      <w:bookmarkStart w:id="9" w:name="tab:phase1"/>
      <w:r>
        <w:t>Results of the Phase I</w:t>
      </w:r>
      <w:bookmarkEnd w:id="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Young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Default="00F121A1" w:rsidP="00DE3048">
            <w:pPr>
              <w:spacing w:before="100" w:after="100"/>
              <w:ind w:left="100" w:right="100"/>
              <w:jc w:val="right"/>
            </w:pPr>
            <w:r>
              <w:rPr>
                <w:rFonts w:ascii="Helvetica" w:eastAsia="Helvetica" w:hAnsi="Helvetica" w:cs="Helvetica"/>
                <w:color w:val="000000"/>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Default="00F121A1" w:rsidP="00DE3048">
            <w:pPr>
              <w:spacing w:before="100" w:after="100"/>
              <w:ind w:left="100" w:right="100"/>
              <w:jc w:val="right"/>
            </w:pPr>
            <w:r>
              <w:rPr>
                <w:rFonts w:ascii="Helvetica" w:eastAsia="Helvetica" w:hAnsi="Helvetica" w:cs="Helvetica"/>
                <w:color w:val="000000"/>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Default="00F121A1" w:rsidP="00DE3048">
            <w:pPr>
              <w:spacing w:before="100" w:after="100"/>
              <w:ind w:left="100" w:right="100"/>
              <w:jc w:val="right"/>
            </w:pPr>
            <w:r>
              <w:rPr>
                <w:rFonts w:ascii="Helvetica" w:eastAsia="Helvetica" w:hAnsi="Helvetica" w:cs="Helvetica"/>
                <w:color w:val="000000"/>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Default="00F121A1" w:rsidP="00DE3048">
            <w:pPr>
              <w:spacing w:before="100" w:after="100"/>
              <w:ind w:left="100" w:right="100"/>
              <w:jc w:val="right"/>
            </w:pPr>
            <w:r>
              <w:rPr>
                <w:rFonts w:ascii="Helvetica" w:eastAsia="Helvetica" w:hAnsi="Helvetica" w:cs="Helvetica"/>
                <w:color w:val="000000"/>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730496AA"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 xml:space="preserve">using R software </w:t>
      </w:r>
      <w:r w:rsidRPr="00956147">
        <w:rPr>
          <w:color w:val="FF0000"/>
        </w:rPr>
        <w:t xml:space="preserve">to </w:t>
      </w:r>
      <w:r w:rsidRPr="00CD6347">
        <w:t xml:space="preserve">identify the influential factors on the </w:t>
      </w:r>
      <w:r w:rsidR="00F121A1">
        <w:t xml:space="preserve">tensile strength </w:t>
      </w:r>
      <w:r w:rsidRPr="00CD6347">
        <w:t xml:space="preserve">and Young’s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w:t>
      </w:r>
      <w:r w:rsidR="00F121A1">
        <w:rPr>
          <w:color w:val="FF0000"/>
        </w:rPr>
        <w:t>tensile strength</w:t>
      </w:r>
      <w:r w:rsidRPr="005A3FBD">
        <w:rPr>
          <w:color w:val="FF0000"/>
        </w:rPr>
        <w:t xml:space="preserve"> and </w:t>
      </w:r>
      <w:proofErr w:type="gramStart"/>
      <w:r w:rsidRPr="005A3FBD">
        <w:rPr>
          <w:color w:val="FF0000"/>
        </w:rPr>
        <w:t>Young’s</w:t>
      </w:r>
      <w:proofErr w:type="gramEnd"/>
      <w:r w:rsidRPr="005A3FBD">
        <w:rPr>
          <w:color w:val="FF0000"/>
        </w:rPr>
        <w:t xml:space="preserve"> modulus. </w:t>
      </w:r>
      <w:r w:rsidR="005A3FBD">
        <w:rPr>
          <w:color w:val="FF0000"/>
        </w:rPr>
        <w:t>Moreover, the type of material w</w:t>
      </w:r>
      <w:r w:rsidR="0062204B">
        <w:rPr>
          <w:color w:val="FF0000"/>
        </w:rPr>
        <w:t>as</w:t>
      </w:r>
      <w:r w:rsidR="005A3FBD">
        <w:rPr>
          <w:color w:val="FF0000"/>
        </w:rPr>
        <w:t xml:space="preserve"> also </w:t>
      </w:r>
      <w:r w:rsidR="0062204B">
        <w:rPr>
          <w:color w:val="FF0000"/>
        </w:rPr>
        <w:t xml:space="preserve">a </w:t>
      </w:r>
      <w:r w:rsidR="005A3FBD">
        <w:rPr>
          <w:color w:val="FF0000"/>
        </w:rPr>
        <w:t xml:space="preserve">significant factor for the </w:t>
      </w:r>
      <w:r w:rsidR="0002771E" w:rsidRPr="0062204B">
        <w:rPr>
          <w:color w:val="FF0000"/>
        </w:rPr>
        <w:t>tensile strength</w:t>
      </w:r>
      <w:r w:rsidR="0062204B" w:rsidRPr="0062204B">
        <w:rPr>
          <w:color w:val="FF0000"/>
        </w:rPr>
        <w:t>.</w:t>
      </w:r>
      <w:r w:rsidR="005A3FBD" w:rsidRPr="0062204B">
        <w:rPr>
          <w:color w:val="FF0000"/>
        </w:rPr>
        <w:t xml:space="preserve"> </w:t>
      </w:r>
      <w:r w:rsidRPr="00CD6347">
        <w:t xml:space="preserve">The contribution to the total variance in the </w:t>
      </w:r>
      <w:r w:rsidR="0002771E">
        <w:t>tensile strength</w:t>
      </w:r>
      <w:r w:rsidRPr="00CD6347">
        <w:t xml:space="preserve"> model was </w:t>
      </w:r>
      <w:r w:rsidR="0002771E" w:rsidRPr="0062204B">
        <w:rPr>
          <w:color w:val="FF0000"/>
        </w:rPr>
        <w:t>92.8</w:t>
      </w:r>
      <w:r w:rsidRPr="0062204B">
        <w:rPr>
          <w:color w:val="FF0000"/>
        </w:rPr>
        <w:t xml:space="preserve"> % and </w:t>
      </w:r>
      <w:r w:rsidR="0002771E" w:rsidRPr="0062204B">
        <w:rPr>
          <w:color w:val="FF0000"/>
        </w:rPr>
        <w:t>3</w:t>
      </w:r>
      <w:r w:rsidRPr="0062204B">
        <w:rPr>
          <w:color w:val="FF0000"/>
        </w:rPr>
        <w:t>.</w:t>
      </w:r>
      <w:r w:rsidR="0002771E" w:rsidRPr="0062204B">
        <w:rPr>
          <w:color w:val="FF0000"/>
        </w:rPr>
        <w:t xml:space="preserve">7 </w:t>
      </w:r>
      <w:r w:rsidRPr="0062204B">
        <w:rPr>
          <w:color w:val="FF0000"/>
        </w:rPr>
        <w:t xml:space="preserve">% </w:t>
      </w:r>
      <w:r w:rsidRPr="00CD6347">
        <w:t>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w:t>
      </w:r>
      <w:r w:rsidR="00B1478C">
        <w:t xml:space="preserve">density </w:t>
      </w:r>
      <w:r w:rsidRPr="00CD6347">
        <w:t xml:space="preserve">presented a contribution of </w:t>
      </w:r>
      <w:r w:rsidR="0002771E" w:rsidRPr="00DE3048">
        <w:rPr>
          <w:color w:val="FF0000"/>
        </w:rPr>
        <w:t>63</w:t>
      </w:r>
      <w:r w:rsidRPr="00DE3048">
        <w:rPr>
          <w:color w:val="FF0000"/>
        </w:rPr>
        <w:t>.</w:t>
      </w:r>
      <w:r w:rsidR="0002771E" w:rsidRPr="00DE3048">
        <w:rPr>
          <w:color w:val="FF0000"/>
        </w:rPr>
        <w:t xml:space="preserve">2 </w:t>
      </w:r>
      <w:r w:rsidRPr="00CD6347">
        <w:t xml:space="preserve">%. Thus, when manufacturing new parts, infill density is a key factor for guaranteeing adequate </w:t>
      </w:r>
      <w:r w:rsidR="00337AD1" w:rsidRPr="009C23D2">
        <w:rPr>
          <w:color w:val="FF0000"/>
        </w:rPr>
        <w:t>resistance</w:t>
      </w:r>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w:t>
      </w:r>
      <w:r w:rsidR="00B1478C">
        <w:rPr>
          <w:color w:val="FF0000"/>
          <w:vertAlign w:val="superscript"/>
        </w:rPr>
        <w:t>0</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w:t>
      </w:r>
      <w:proofErr w:type="gramStart"/>
      <w:r w:rsidR="00F204A7" w:rsidRPr="00F204A7">
        <w:rPr>
          <w:color w:val="FF0000"/>
        </w:rPr>
        <w:t>affects also</w:t>
      </w:r>
      <w:proofErr w:type="gramEnd"/>
      <w:r w:rsidR="00F204A7" w:rsidRPr="00F204A7">
        <w:rPr>
          <w:color w:val="FF0000"/>
        </w:rPr>
        <w:t xml:space="preserve"> the tensile </w:t>
      </w:r>
      <w:r w:rsidR="00337AD1">
        <w:rPr>
          <w:color w:val="FF0000"/>
        </w:rPr>
        <w:t>load</w:t>
      </w:r>
      <w:r w:rsidR="00337AD1" w:rsidRPr="00F204A7">
        <w:rPr>
          <w:color w:val="FF0000"/>
        </w:rPr>
        <w:t xml:space="preserve"> </w:t>
      </w:r>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B1478C">
        <w:rPr>
          <w:color w:val="FF0000"/>
        </w:rPr>
        <w:t>T</w:t>
      </w:r>
      <w:r w:rsidR="00F204A7" w:rsidRPr="00F204A7">
        <w:rPr>
          <w:color w:val="FF0000"/>
        </w:rPr>
        <w:t xml:space="preserve">he authors identified how the larger the percentage of recycled PLA, the lower the </w:t>
      </w:r>
      <w:r w:rsidR="00F204A7">
        <w:rPr>
          <w:color w:val="FF0000"/>
        </w:rPr>
        <w:t xml:space="preserve">tensile </w:t>
      </w:r>
      <w:r w:rsidR="00337AD1">
        <w:rPr>
          <w:color w:val="FF0000"/>
        </w:rPr>
        <w:t>load</w:t>
      </w:r>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w:t>
      </w:r>
      <w:r w:rsidR="00395B6A" w:rsidRPr="00B1478C">
        <w:rPr>
          <w:color w:val="FF0000"/>
          <w:vertAlign w:val="superscript"/>
        </w:rPr>
        <w:t>23</w:t>
      </w:r>
      <w:r w:rsidR="00B1478C" w:rsidRPr="00B1478C">
        <w:rPr>
          <w:color w:val="FF0000"/>
          <w:vertAlign w:val="superscript"/>
        </w:rPr>
        <w:t>,5</w:t>
      </w:r>
      <w:r w:rsidR="00B1478C">
        <w:rPr>
          <w:color w:val="FF0000"/>
          <w:vertAlign w:val="superscript"/>
        </w:rPr>
        <w:t>1</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w:t>
      </w:r>
      <w:r w:rsidR="00395B6A" w:rsidRPr="00C3372F">
        <w:rPr>
          <w:color w:val="FF0000"/>
        </w:rPr>
        <w:t>influence of the infill density</w:t>
      </w:r>
      <w:r w:rsidR="00C3372F" w:rsidRPr="00C3372F">
        <w:rPr>
          <w:color w:val="FF0000"/>
        </w:rPr>
        <w:t xml:space="preserve"> and type of material may be noticed</w:t>
      </w:r>
      <w:r w:rsidR="00395B6A" w:rsidRPr="00C3372F">
        <w:rPr>
          <w:color w:val="FF0000"/>
        </w:rPr>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00CB10F8">
            <wp:extent cx="4694018" cy="2816411"/>
            <wp:effectExtent l="0" t="0" r="508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94018"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324A0C5" w:rsidR="00176CAF" w:rsidRDefault="00176CAF" w:rsidP="0005721F">
      <w:pPr>
        <w:pStyle w:val="TableCaption"/>
        <w:rPr>
          <w:color w:val="FF0000"/>
        </w:rPr>
      </w:pPr>
      <w:r w:rsidRPr="0005721F">
        <w:rPr>
          <w:color w:val="FF0000"/>
        </w:rPr>
        <w:lastRenderedPageBreak/>
        <w:t>Figure 3: Phase I: screening tests to identify significant factors based on DoE. (a) Tensile s</w:t>
      </w:r>
      <w:r w:rsidR="00C3372F">
        <w:rPr>
          <w:color w:val="FF0000"/>
        </w:rPr>
        <w:t>pecimens</w:t>
      </w:r>
      <w:r w:rsidRPr="0005721F">
        <w:rPr>
          <w:color w:val="FF0000"/>
        </w:rPr>
        <w:t xml:space="preserv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1FED3BFF" w:rsidR="00BD4A80" w:rsidRDefault="00A0411C">
      <w:pPr>
        <w:pStyle w:val="TableCaption"/>
      </w:pPr>
      <w:r>
        <w:t xml:space="preserve">Table 3.2: </w:t>
      </w:r>
      <w:bookmarkStart w:id="10" w:name="tab:anova-phase1"/>
      <w:r w:rsidR="005311C4">
        <w:t xml:space="preserve">ANOVA results at 95 </w:t>
      </w:r>
      <w:r>
        <w:t xml:space="preserve">% significance level for </w:t>
      </w:r>
      <w:r w:rsidR="007B0254" w:rsidRPr="00DE3048">
        <w:rPr>
          <w:color w:val="FF0000"/>
        </w:rPr>
        <w:t xml:space="preserve">tensile strength </w:t>
      </w:r>
      <w:r>
        <w:t>and Young</w:t>
      </w:r>
      <w:r w:rsidR="00956147">
        <w:t>´s</w:t>
      </w:r>
      <w:r>
        <w:t xml:space="preserve"> modulus variables</w:t>
      </w:r>
      <w:bookmarkEnd w:id="10"/>
    </w:p>
    <w:tbl>
      <w:tblPr>
        <w:tblStyle w:val="Table"/>
        <w:tblW w:w="0" w:type="auto"/>
        <w:jc w:val="center"/>
        <w:tblLayout w:type="fixed"/>
        <w:tblLook w:val="0420" w:firstRow="1" w:lastRow="0" w:firstColumn="0" w:lastColumn="0" w:noHBand="0" w:noVBand="1"/>
      </w:tblPr>
      <w:tblGrid>
        <w:gridCol w:w="9349"/>
      </w:tblGrid>
      <w:tr w:rsidR="00BD4A80" w:rsidRPr="001C22F9"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716EB6" w14:paraId="420793CF"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1C22F9" w:rsidRDefault="001C22F9" w:rsidP="001C22F9">
                  <w:pPr>
                    <w:spacing w:before="100" w:after="100"/>
                    <w:ind w:left="100" w:right="100"/>
                  </w:pPr>
                  <w:r>
                    <w:rPr>
                      <w:rFonts w:ascii="Helvetica" w:eastAsia="Helvetica" w:hAnsi="Helvetica" w:cs="Helvetica"/>
                      <w:b/>
                      <w:color w:val="000000"/>
                      <w:sz w:val="18"/>
                      <w:szCs w:val="18"/>
                    </w:rPr>
                    <w:t>Variable</w:t>
                  </w:r>
                </w:p>
              </w:tc>
              <w:tc>
                <w:tcPr>
                  <w:tcW w:w="3120" w:type="dxa"/>
                  <w:gridSpan w:val="4"/>
                  <w:tcBorders>
                    <w:left w:val="single" w:sz="8" w:space="0" w:color="666666"/>
                  </w:tcBorders>
                  <w:shd w:val="clear" w:color="auto" w:fill="CFCFCF"/>
                  <w:tcMar>
                    <w:top w:w="0" w:type="dxa"/>
                    <w:left w:w="0" w:type="dxa"/>
                    <w:bottom w:w="0" w:type="dxa"/>
                    <w:right w:w="0" w:type="dxa"/>
                  </w:tcMar>
                  <w:vAlign w:val="center"/>
                </w:tcPr>
                <w:p w14:paraId="605B9335" w14:textId="6D32FE10" w:rsidR="001C22F9" w:rsidRDefault="001C22F9" w:rsidP="001C22F9">
                  <w:pPr>
                    <w:spacing w:before="100" w:after="100"/>
                    <w:ind w:left="100" w:right="100"/>
                  </w:pPr>
                  <w:r w:rsidRPr="00DE3048">
                    <w:rPr>
                      <w:rFonts w:ascii="Helvetica" w:eastAsia="Helvetica" w:hAnsi="Helvetica" w:cs="Helvetica"/>
                      <w:b/>
                      <w:color w:val="FF0000"/>
                      <w:sz w:val="18"/>
                      <w:szCs w:val="18"/>
                    </w:rPr>
                    <w:t>Tensile</w:t>
                  </w:r>
                  <w:r w:rsidR="00DE3048" w:rsidRPr="00DE3048">
                    <w:rPr>
                      <w:rFonts w:ascii="Helvetica" w:eastAsia="Helvetica" w:hAnsi="Helvetica" w:cs="Helvetica"/>
                      <w:b/>
                      <w:color w:val="FF0000"/>
                      <w:sz w:val="18"/>
                      <w:szCs w:val="18"/>
                    </w:rPr>
                    <w:t xml:space="preserve"> strength</w:t>
                  </w:r>
                </w:p>
              </w:tc>
              <w:tc>
                <w:tcPr>
                  <w:tcW w:w="944" w:type="dxa"/>
                  <w:tcBorders>
                    <w:right w:val="single" w:sz="8" w:space="0" w:color="666666"/>
                  </w:tcBorders>
                  <w:shd w:val="clear" w:color="auto" w:fill="CFCFCF"/>
                  <w:tcMar>
                    <w:top w:w="0" w:type="dxa"/>
                    <w:left w:w="0" w:type="dxa"/>
                    <w:bottom w:w="0" w:type="dxa"/>
                    <w:right w:w="0" w:type="dxa"/>
                  </w:tcMar>
                  <w:vAlign w:val="center"/>
                </w:tcPr>
                <w:p w14:paraId="342B4D71" w14:textId="77777777" w:rsidR="001C22F9" w:rsidRDefault="001C22F9" w:rsidP="001C22F9">
                  <w:pPr>
                    <w:spacing w:before="100" w:after="100"/>
                    <w:ind w:left="100" w:right="100"/>
                  </w:pP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1C22F9" w:rsidRDefault="001C22F9" w:rsidP="001C22F9">
                  <w:pPr>
                    <w:spacing w:before="100" w:after="100"/>
                    <w:ind w:left="100" w:right="100"/>
                  </w:pPr>
                  <w:r w:rsidRPr="00DE3048">
                    <w:rPr>
                      <w:rFonts w:ascii="Helvetica" w:eastAsia="Helvetica" w:hAnsi="Helvetica" w:cs="Helvetica"/>
                      <w:b/>
                      <w:color w:val="FF0000"/>
                      <w:sz w:val="18"/>
                      <w:szCs w:val="18"/>
                    </w:rPr>
                    <w:t>Young</w:t>
                  </w:r>
                  <w:r w:rsidR="00DE3048" w:rsidRPr="00DE3048">
                    <w:rPr>
                      <w:rFonts w:ascii="Helvetica" w:eastAsia="Helvetica" w:hAnsi="Helvetica" w:cs="Helvetica"/>
                      <w:b/>
                      <w:color w:val="FF0000"/>
                      <w:sz w:val="18"/>
                      <w:szCs w:val="18"/>
                    </w:rPr>
                    <w:t>’s modulus</w:t>
                  </w:r>
                </w:p>
              </w:tc>
            </w:tr>
            <w:tr w:rsidR="00DE3048"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825" w:type="dxa"/>
                  <w:shd w:val="clear" w:color="auto" w:fill="EFEFEF"/>
                  <w:tcMar>
                    <w:top w:w="0" w:type="dxa"/>
                    <w:left w:w="0" w:type="dxa"/>
                    <w:bottom w:w="0" w:type="dxa"/>
                    <w:right w:w="0" w:type="dxa"/>
                  </w:tcMar>
                  <w:vAlign w:val="center"/>
                </w:tcPr>
                <w:p w14:paraId="4F2F4E4B"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r>
            <w:tr w:rsidR="00DE3048"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Default="001C22F9" w:rsidP="00C3372F">
                  <w:pPr>
                    <w:spacing w:before="100" w:after="100"/>
                    <w:ind w:left="100" w:right="100"/>
                  </w:pPr>
                  <w:r>
                    <w:rPr>
                      <w:rFonts w:ascii="Helvetica" w:eastAsia="Helvetica" w:hAnsi="Helvetica" w:cs="Helvetica"/>
                      <w:color w:val="000000"/>
                      <w:sz w:val="18"/>
                      <w:szCs w:val="18"/>
                    </w:rPr>
                    <w:t xml:space="preserve">Layer </w:t>
                  </w:r>
                  <w:r w:rsidR="00C3372F">
                    <w:rPr>
                      <w:rFonts w:ascii="Helvetica" w:eastAsia="Helvetica" w:hAnsi="Helvetica" w:cs="Helvetica"/>
                      <w:color w:val="000000"/>
                      <w:sz w:val="18"/>
                      <w:szCs w:val="18"/>
                    </w:rPr>
                    <w:t xml:space="preserve">height </w:t>
                  </w:r>
                  <w:r>
                    <w:rPr>
                      <w:rFonts w:ascii="Helvetica" w:eastAsia="Helvetica" w:hAnsi="Helvetica" w:cs="Helvetica"/>
                      <w:color w:val="000000"/>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Default="001C22F9" w:rsidP="001C22F9">
                  <w:pPr>
                    <w:spacing w:before="100" w:after="100"/>
                    <w:ind w:left="100" w:right="100"/>
                  </w:pPr>
                  <w:r>
                    <w:rPr>
                      <w:rFonts w:ascii="Helvetica" w:eastAsia="Helvetica" w:hAnsi="Helvetica" w:cs="Helvetica"/>
                      <w:color w:val="000000"/>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Default="001C22F9" w:rsidP="001C22F9">
                  <w:pPr>
                    <w:spacing w:before="100" w:after="100"/>
                    <w:ind w:left="100" w:right="100"/>
                  </w:pPr>
                  <w:r>
                    <w:rPr>
                      <w:rFonts w:ascii="Helvetica" w:eastAsia="Helvetica" w:hAnsi="Helvetica" w:cs="Helvetica"/>
                      <w:color w:val="000000"/>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Default="001C22F9" w:rsidP="001C22F9">
                  <w:pPr>
                    <w:spacing w:before="100" w:after="100"/>
                    <w:ind w:left="100" w:right="100"/>
                  </w:pPr>
                  <w:r>
                    <w:rPr>
                      <w:rFonts w:ascii="Helvetica" w:eastAsia="Helvetica" w:hAnsi="Helvetica" w:cs="Helvetica"/>
                      <w:color w:val="000000"/>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Default="001C22F9" w:rsidP="001C22F9">
                  <w:pPr>
                    <w:spacing w:before="100" w:after="100"/>
                    <w:ind w:left="100" w:right="100"/>
                  </w:pPr>
                  <w:r>
                    <w:rPr>
                      <w:rFonts w:ascii="Helvetica" w:eastAsia="Helvetica" w:hAnsi="Helvetica" w:cs="Helvetica"/>
                      <w:color w:val="000000"/>
                      <w:sz w:val="18"/>
                      <w:szCs w:val="18"/>
                    </w:rPr>
                    <w:t>0.07</w:t>
                  </w:r>
                </w:p>
              </w:tc>
            </w:tr>
            <w:tr w:rsidR="00DE3048"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 xml:space="preserve">density </w:t>
                  </w:r>
                  <w:r>
                    <w:rPr>
                      <w:rFonts w:ascii="Helvetica" w:eastAsia="Helvetica" w:hAnsi="Helvetica" w:cs="Helvetica"/>
                      <w:color w:val="000000"/>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Default="001C22F9" w:rsidP="001C22F9">
                  <w:pPr>
                    <w:spacing w:before="100" w:after="100"/>
                    <w:ind w:left="100" w:right="100"/>
                  </w:pPr>
                  <w:r>
                    <w:rPr>
                      <w:rFonts w:ascii="Helvetica" w:eastAsia="Helvetica" w:hAnsi="Helvetica" w:cs="Helvetica"/>
                      <w:color w:val="000000"/>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7777777" w:rsidR="001C22F9" w:rsidRDefault="001C22F9" w:rsidP="001C22F9">
                  <w:pPr>
                    <w:spacing w:before="100" w:after="100"/>
                    <w:ind w:left="100" w:right="100"/>
                  </w:pPr>
                  <w:r>
                    <w:rPr>
                      <w:rFonts w:ascii="Helvetica" w:eastAsia="Helvetica" w:hAnsi="Helvetica" w:cs="Helvetica"/>
                      <w:color w:val="000000"/>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Default="001C22F9" w:rsidP="001C22F9">
                  <w:pPr>
                    <w:spacing w:before="100" w:after="100"/>
                    <w:ind w:left="100" w:right="100"/>
                  </w:pPr>
                  <w:r>
                    <w:rPr>
                      <w:rFonts w:ascii="Helvetica" w:eastAsia="Helvetica" w:hAnsi="Helvetica" w:cs="Helvetica"/>
                      <w:color w:val="000000"/>
                      <w:sz w:val="18"/>
                      <w:szCs w:val="18"/>
                    </w:rPr>
                    <w:t>25.393</w:t>
                  </w:r>
                </w:p>
              </w:tc>
              <w:tc>
                <w:tcPr>
                  <w:tcW w:w="825" w:type="dxa"/>
                  <w:shd w:val="clear" w:color="auto" w:fill="EFEFEF"/>
                  <w:tcMar>
                    <w:top w:w="0" w:type="dxa"/>
                    <w:left w:w="0" w:type="dxa"/>
                    <w:bottom w:w="0" w:type="dxa"/>
                    <w:right w:w="0" w:type="dxa"/>
                  </w:tcMar>
                  <w:vAlign w:val="center"/>
                </w:tcPr>
                <w:p w14:paraId="57CC319D" w14:textId="77777777" w:rsidR="001C22F9" w:rsidRDefault="001C22F9" w:rsidP="001C22F9">
                  <w:pPr>
                    <w:spacing w:before="100" w:after="100"/>
                    <w:ind w:left="100" w:right="100"/>
                  </w:pPr>
                  <w:r>
                    <w:rPr>
                      <w:rFonts w:ascii="Helvetica" w:eastAsia="Helvetica" w:hAnsi="Helvetica" w:cs="Helvetica"/>
                      <w:color w:val="000000"/>
                      <w:sz w:val="18"/>
                      <w:szCs w:val="18"/>
                    </w:rPr>
                    <w:t>0.001***</w:t>
                  </w:r>
                </w:p>
              </w:tc>
            </w:tr>
            <w:tr w:rsidR="00DE3048"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Default="001C22F9" w:rsidP="001C22F9">
                  <w:pPr>
                    <w:spacing w:before="100" w:after="100"/>
                    <w:ind w:left="100" w:right="100"/>
                  </w:pPr>
                  <w:r>
                    <w:rPr>
                      <w:rFonts w:ascii="Helvetica" w:eastAsia="Helvetica" w:hAnsi="Helvetica" w:cs="Helvetica"/>
                      <w:color w:val="000000"/>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Default="001C22F9" w:rsidP="001C22F9">
                  <w:pPr>
                    <w:spacing w:before="100" w:after="100"/>
                    <w:ind w:left="100" w:right="100"/>
                  </w:pPr>
                  <w:r>
                    <w:rPr>
                      <w:rFonts w:ascii="Helvetica" w:eastAsia="Helvetica" w:hAnsi="Helvetica" w:cs="Helvetica"/>
                      <w:color w:val="000000"/>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Default="001C22F9" w:rsidP="001C22F9">
                  <w:pPr>
                    <w:spacing w:before="100" w:after="100"/>
                    <w:ind w:left="100" w:right="100"/>
                  </w:pPr>
                  <w:r>
                    <w:rPr>
                      <w:rFonts w:ascii="Helvetica" w:eastAsia="Helvetica" w:hAnsi="Helvetica" w:cs="Helvetica"/>
                      <w:color w:val="000000"/>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Default="001C22F9" w:rsidP="001C22F9">
                  <w:pPr>
                    <w:spacing w:before="100" w:after="100"/>
                    <w:ind w:left="100" w:right="100"/>
                  </w:pPr>
                  <w:r>
                    <w:rPr>
                      <w:rFonts w:ascii="Helvetica" w:eastAsia="Helvetica" w:hAnsi="Helvetica" w:cs="Helvetica"/>
                      <w:color w:val="000000"/>
                      <w:sz w:val="18"/>
                      <w:szCs w:val="18"/>
                    </w:rPr>
                    <w:t>0.592</w:t>
                  </w:r>
                </w:p>
              </w:tc>
            </w:tr>
            <w:tr w:rsidR="00DE3048"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Default="001C22F9" w:rsidP="00C3372F">
                  <w:pPr>
                    <w:spacing w:before="100" w:after="100"/>
                    <w:ind w:left="100" w:right="100"/>
                  </w:pPr>
                  <w:r>
                    <w:rPr>
                      <w:rFonts w:ascii="Helvetica" w:eastAsia="Helvetica" w:hAnsi="Helvetica" w:cs="Helvetica"/>
                      <w:color w:val="000000"/>
                      <w:sz w:val="18"/>
                      <w:szCs w:val="18"/>
                    </w:rPr>
                    <w:t xml:space="preserve">Printing </w:t>
                  </w:r>
                  <w:r w:rsidR="00C3372F">
                    <w:rPr>
                      <w:rFonts w:ascii="Helvetica" w:eastAsia="Helvetica" w:hAnsi="Helvetica" w:cs="Helvetica"/>
                      <w:color w:val="000000"/>
                      <w:sz w:val="18"/>
                      <w:szCs w:val="18"/>
                    </w:rPr>
                    <w:t xml:space="preserve">speed </w:t>
                  </w:r>
                  <w:r>
                    <w:rPr>
                      <w:rFonts w:ascii="Helvetica" w:eastAsia="Helvetica" w:hAnsi="Helvetica" w:cs="Helvetica"/>
                      <w:color w:val="000000"/>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Default="001C22F9" w:rsidP="001C22F9">
                  <w:pPr>
                    <w:spacing w:before="100" w:after="100"/>
                    <w:ind w:left="100" w:right="100"/>
                  </w:pPr>
                  <w:r>
                    <w:rPr>
                      <w:rFonts w:ascii="Helvetica" w:eastAsia="Helvetica" w:hAnsi="Helvetica" w:cs="Helvetica"/>
                      <w:color w:val="000000"/>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Default="0002771E" w:rsidP="001C22F9">
                  <w:pPr>
                    <w:spacing w:before="100" w:after="100"/>
                    <w:ind w:left="100" w:right="100"/>
                  </w:pPr>
                  <w:r w:rsidRPr="0002771E">
                    <w:rPr>
                      <w:rFonts w:ascii="Helvetica" w:eastAsia="Helvetica" w:hAnsi="Helvetica" w:cs="Helvetica"/>
                      <w:color w:val="000000"/>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Default="001C22F9" w:rsidP="001C22F9">
                  <w:pPr>
                    <w:spacing w:before="100" w:after="100"/>
                    <w:ind w:left="100" w:right="100"/>
                  </w:pPr>
                  <w:r>
                    <w:rPr>
                      <w:rFonts w:ascii="Helvetica" w:eastAsia="Helvetica" w:hAnsi="Helvetica" w:cs="Helvetica"/>
                      <w:color w:val="000000"/>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Default="001C22F9" w:rsidP="001C22F9">
                  <w:pPr>
                    <w:spacing w:before="100" w:after="100"/>
                    <w:ind w:left="100" w:right="100"/>
                  </w:pPr>
                  <w:r>
                    <w:rPr>
                      <w:rFonts w:ascii="Helvetica" w:eastAsia="Helvetica" w:hAnsi="Helvetica" w:cs="Helvetica"/>
                      <w:color w:val="000000"/>
                      <w:sz w:val="18"/>
                      <w:szCs w:val="18"/>
                    </w:rPr>
                    <w:t>0.794</w:t>
                  </w:r>
                </w:p>
              </w:tc>
            </w:tr>
            <w:tr w:rsidR="00DE3048"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Default="001C22F9" w:rsidP="001C22F9">
                  <w:pPr>
                    <w:spacing w:before="100" w:after="100"/>
                    <w:ind w:left="100" w:right="100"/>
                  </w:pPr>
                  <w:r>
                    <w:rPr>
                      <w:rFonts w:ascii="Helvetica" w:eastAsia="Helvetica" w:hAnsi="Helvetica" w:cs="Helvetica"/>
                      <w:color w:val="000000"/>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Default="001C22F9" w:rsidP="001C22F9">
                  <w:pPr>
                    <w:spacing w:before="100" w:after="100"/>
                    <w:ind w:left="100" w:right="100"/>
                  </w:pPr>
                  <w:r>
                    <w:rPr>
                      <w:rFonts w:ascii="Helvetica" w:eastAsia="Helvetica" w:hAnsi="Helvetica" w:cs="Helvetica"/>
                      <w:color w:val="000000"/>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308E877B" w:rsidR="001C22F9" w:rsidRDefault="001C22F9" w:rsidP="001C22F9">
                  <w:pPr>
                    <w:spacing w:before="100" w:after="100"/>
                    <w:ind w:left="100" w:right="100"/>
                  </w:pPr>
                  <w:r>
                    <w:rPr>
                      <w:rFonts w:ascii="Helvetica" w:eastAsia="Helvetica" w:hAnsi="Helvetica" w:cs="Helvetica"/>
                      <w:color w:val="000000"/>
                      <w:sz w:val="18"/>
                      <w:szCs w:val="18"/>
                    </w:rPr>
                    <w:t>0.006</w:t>
                  </w:r>
                  <w:r w:rsidR="0002771E">
                    <w:rPr>
                      <w:rFonts w:ascii="Helvetica" w:eastAsia="Helvetica" w:hAnsi="Helvetica" w:cs="Helvetica"/>
                      <w:color w:val="000000"/>
                      <w:sz w:val="18"/>
                      <w:szCs w:val="18"/>
                    </w:rPr>
                    <w:t>**</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Default="001C22F9" w:rsidP="001C22F9">
                  <w:pPr>
                    <w:spacing w:before="100" w:after="100"/>
                    <w:ind w:left="100" w:right="100"/>
                  </w:pPr>
                  <w:r>
                    <w:rPr>
                      <w:rFonts w:ascii="Helvetica" w:eastAsia="Helvetica" w:hAnsi="Helvetica" w:cs="Helvetica"/>
                      <w:color w:val="000000"/>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Default="001C22F9" w:rsidP="001C22F9">
                  <w:pPr>
                    <w:spacing w:before="100" w:after="100"/>
                    <w:ind w:left="100" w:right="100"/>
                  </w:pPr>
                  <w:r>
                    <w:rPr>
                      <w:rFonts w:ascii="Helvetica" w:eastAsia="Helvetica" w:hAnsi="Helvetica" w:cs="Helvetica"/>
                      <w:color w:val="000000"/>
                      <w:sz w:val="18"/>
                      <w:szCs w:val="18"/>
                    </w:rPr>
                    <w:t>0.607</w:t>
                  </w:r>
                </w:p>
              </w:tc>
            </w:tr>
            <w:tr w:rsidR="00DE3048"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Default="001C22F9" w:rsidP="001C22F9">
                  <w:pPr>
                    <w:spacing w:before="100" w:after="100"/>
                    <w:ind w:left="100" w:right="100"/>
                  </w:pPr>
                  <w:r>
                    <w:rPr>
                      <w:rFonts w:ascii="Helvetica" w:eastAsia="Helvetica" w:hAnsi="Helvetica" w:cs="Helvetica"/>
                      <w:color w:val="000000"/>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Default="001C22F9" w:rsidP="001C22F9">
                  <w:pPr>
                    <w:spacing w:before="100" w:after="100"/>
                    <w:ind w:left="100" w:right="100"/>
                  </w:pPr>
                  <w:r>
                    <w:rPr>
                      <w:rFonts w:ascii="Helvetica" w:eastAsia="Helvetica" w:hAnsi="Helvetica" w:cs="Helvetica"/>
                      <w:color w:val="000000"/>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Default="001C22F9" w:rsidP="001C22F9">
                  <w:pPr>
                    <w:spacing w:before="100" w:after="100"/>
                    <w:ind w:left="100" w:right="100"/>
                  </w:pPr>
                  <w:r>
                    <w:rPr>
                      <w:rFonts w:ascii="Helvetica" w:eastAsia="Helvetica" w:hAnsi="Helvetica" w:cs="Helvetica"/>
                      <w:color w:val="000000"/>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Default="001C22F9" w:rsidP="001C22F9">
                  <w:pPr>
                    <w:spacing w:before="100" w:after="100"/>
                    <w:ind w:left="100" w:right="100"/>
                  </w:pPr>
                </w:p>
              </w:tc>
            </w:tr>
            <w:tr w:rsidR="001C22F9" w:rsidRPr="001C22F9" w14:paraId="5E97A096" w14:textId="77777777" w:rsidTr="0062204B">
              <w:trPr>
                <w:cantSplit/>
                <w:jc w:val="center"/>
              </w:trPr>
              <w:tc>
                <w:tcPr>
                  <w:tcW w:w="9025" w:type="dxa"/>
                  <w:gridSpan w:val="11"/>
                  <w:shd w:val="clear" w:color="auto" w:fill="FFFFFF"/>
                  <w:tcMar>
                    <w:top w:w="0" w:type="dxa"/>
                    <w:left w:w="0" w:type="dxa"/>
                    <w:bottom w:w="0" w:type="dxa"/>
                    <w:right w:w="0" w:type="dxa"/>
                  </w:tcMar>
                  <w:vAlign w:val="center"/>
                </w:tcPr>
                <w:p w14:paraId="6337612B" w14:textId="77777777" w:rsidR="001C22F9" w:rsidRPr="00716EB6" w:rsidRDefault="001C22F9" w:rsidP="001C22F9">
                  <w:pPr>
                    <w:spacing w:before="100" w:after="100"/>
                    <w:ind w:left="100" w:right="100"/>
                    <w:rPr>
                      <w:sz w:val="16"/>
                      <w:szCs w:val="16"/>
                      <w:lang w:val="fr-FR"/>
                    </w:rPr>
                  </w:pPr>
                  <w:r w:rsidRPr="00716EB6">
                    <w:rPr>
                      <w:rFonts w:ascii="Helvetica" w:eastAsia="Helvetica" w:hAnsi="Helvetica" w:cs="Helvetica"/>
                      <w:color w:val="000000"/>
                      <w:sz w:val="16"/>
                      <w:szCs w:val="16"/>
                      <w:vertAlign w:val="superscript"/>
                      <w:lang w:val="fr-FR"/>
                    </w:rPr>
                    <w:t>1</w:t>
                  </w:r>
                  <w:r w:rsidRPr="00716EB6">
                    <w:rPr>
                      <w:rFonts w:ascii="Helvetica" w:eastAsia="Helvetica" w:hAnsi="Helvetica" w:cs="Helvetica"/>
                      <w:color w:val="000000"/>
                      <w:sz w:val="16"/>
                      <w:szCs w:val="16"/>
                      <w:lang w:val="fr-FR"/>
                    </w:rPr>
                    <w:t>Signif. codes:  0 ‘***’ 0.001 ‘**’ 0.01 ‘*’ 0.05 ‘.’ 0.1 ‘ ’ 1</w:t>
                  </w:r>
                </w:p>
              </w:tc>
            </w:tr>
          </w:tbl>
          <w:p w14:paraId="195182A1" w14:textId="234C14E7" w:rsidR="00BD4A80" w:rsidRPr="001C22F9" w:rsidRDefault="00BD4A80" w:rsidP="001C22F9">
            <w:pPr>
              <w:rPr>
                <w:lang w:val="fr-FR"/>
              </w:rPr>
            </w:pPr>
          </w:p>
        </w:tc>
      </w:tr>
    </w:tbl>
    <w:p w14:paraId="590BD7BA" w14:textId="6FC43352" w:rsidR="00BD4A80" w:rsidRDefault="00A0411C">
      <w:pPr>
        <w:pStyle w:val="Titre2"/>
      </w:pPr>
      <w:bookmarkStart w:id="11" w:name="phase-ii-focusing"/>
      <w:bookmarkEnd w:id="8"/>
      <w:r>
        <w:rPr>
          <w:rStyle w:val="SectionNumber"/>
        </w:rPr>
        <w:t>3.2</w:t>
      </w:r>
      <w:r>
        <w:tab/>
        <w:t>Phase II: Focusing</w:t>
      </w:r>
    </w:p>
    <w:p w14:paraId="5B645806" w14:textId="0C00BB78"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9C23D2">
        <w:rPr>
          <w:color w:val="FF0000"/>
        </w:rPr>
        <w:t xml:space="preserve">the </w:t>
      </w:r>
      <w:r w:rsidRPr="009C23D2">
        <w:rPr>
          <w:color w:val="FF0000"/>
        </w:rPr>
        <w:t xml:space="preserve">infill density on the </w:t>
      </w:r>
      <w:r w:rsidR="00716EB6">
        <w:rPr>
          <w:color w:val="FF0000"/>
        </w:rPr>
        <w:t>tensile strength</w:t>
      </w:r>
      <w:r w:rsidR="00337AD1" w:rsidRPr="009C23D2">
        <w:rPr>
          <w:color w:val="FF0000"/>
        </w:rPr>
        <w:t xml:space="preserve"> </w:t>
      </w:r>
      <w:r w:rsidRPr="009C23D2">
        <w:rPr>
          <w:color w:val="FF0000"/>
        </w:rPr>
        <w:t>based on</w:t>
      </w:r>
      <w:r w:rsidR="00BF78A5" w:rsidRPr="009C23D2">
        <w:rPr>
          <w:color w:val="FF0000"/>
        </w:rPr>
        <w:t xml:space="preserve"> the results of</w:t>
      </w:r>
      <w:r w:rsidRPr="009C23D2">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 xml:space="preserve">with an estimated printing time of 20 min. A total of 10 </w:t>
      </w:r>
      <w:r w:rsidR="00793FD0" w:rsidRPr="008D22FE">
        <w:rPr>
          <w:color w:val="FF0000"/>
        </w:rPr>
        <w:t>specimens</w:t>
      </w:r>
      <w:r>
        <w:t xml:space="preserve"> were manufactured.</w:t>
      </w:r>
    </w:p>
    <w:p w14:paraId="6908AAF6" w14:textId="2471C496" w:rsidR="00BF78A5" w:rsidRPr="008D22FE" w:rsidRDefault="00BF78A5" w:rsidP="00BF78A5">
      <w:pPr>
        <w:pStyle w:val="Corpsdetexte"/>
        <w:rPr>
          <w:color w:val="FF0000"/>
        </w:rPr>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 xml:space="preserve">4b where the maximum load </w:t>
      </w:r>
      <w:r w:rsidR="00C3372F" w:rsidRPr="008D22FE">
        <w:rPr>
          <w:color w:val="FF0000"/>
        </w:rPr>
        <w:t xml:space="preserve">(left) and the tensile strength (right) </w:t>
      </w:r>
      <w:r w:rsidRPr="008D22FE">
        <w:rPr>
          <w:color w:val="FF0000"/>
        </w:rPr>
        <w:t xml:space="preserve">versus infill density for both materials </w:t>
      </w:r>
      <w:r w:rsidR="00C3372F" w:rsidRPr="008D22FE">
        <w:rPr>
          <w:color w:val="FF0000"/>
        </w:rPr>
        <w:t>are</w:t>
      </w:r>
      <w:r w:rsidRPr="008D22FE">
        <w:rPr>
          <w:color w:val="FF0000"/>
        </w:rPr>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2"/>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7D35D7D0">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4957C591" w:rsidR="00176CAF" w:rsidRPr="008D22FE" w:rsidRDefault="00176CAF" w:rsidP="0005721F">
      <w:pPr>
        <w:pStyle w:val="TableCaption"/>
        <w:rPr>
          <w:color w:val="FF0000"/>
        </w:rPr>
      </w:pPr>
      <w:r w:rsidRPr="0005721F">
        <w:rPr>
          <w:color w:val="FF0000"/>
        </w:rPr>
        <w:t xml:space="preserve">Figure 4: Phase II: Evaluation of the infill density in the mechanical load. a) </w:t>
      </w:r>
      <w:r w:rsidR="00793FD0">
        <w:rPr>
          <w:color w:val="FF0000"/>
        </w:rPr>
        <w:t>Testing specimens</w:t>
      </w:r>
      <w:r w:rsidRPr="0005721F">
        <w:rPr>
          <w:color w:val="FF0000"/>
        </w:rPr>
        <w:t xml:space="preserve"> used in Phase II. b) </w:t>
      </w:r>
      <w:r w:rsidR="008F007D" w:rsidRPr="0005721F">
        <w:rPr>
          <w:color w:val="FF0000"/>
        </w:rPr>
        <w:t>Adjustment of the data to two models</w:t>
      </w:r>
      <w:r w:rsidR="00C3372F" w:rsidRPr="0058501E">
        <w:rPr>
          <w:color w:val="FF0000"/>
        </w:rPr>
        <w:t xml:space="preserve">: left, maximum load; </w:t>
      </w:r>
      <w:r w:rsidR="0058501E" w:rsidRPr="0058501E">
        <w:rPr>
          <w:color w:val="FF0000"/>
        </w:rPr>
        <w:t xml:space="preserve">right, tensile </w:t>
      </w:r>
      <w:r w:rsidR="0058501E" w:rsidRPr="008D22FE">
        <w:rPr>
          <w:color w:val="FF0000"/>
        </w:rPr>
        <w:t>strength</w:t>
      </w:r>
      <w:r w:rsidR="008F007D" w:rsidRPr="008D22FE">
        <w:rPr>
          <w:color w:val="FF0000"/>
        </w:rPr>
        <w:t>.</w:t>
      </w:r>
    </w:p>
    <w:p w14:paraId="77C40F7A" w14:textId="78926D23" w:rsidR="0058501E" w:rsidRPr="008D22FE" w:rsidRDefault="00A0411C">
      <w:pPr>
        <w:pStyle w:val="Corpsdetexte"/>
        <w:rPr>
          <w:color w:val="FF0000"/>
        </w:rPr>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w:t>
      </w:r>
      <w:r w:rsidR="0058501E" w:rsidRPr="008D22FE">
        <w:rPr>
          <w:color w:val="FF0000"/>
        </w:rPr>
        <w:t>regions</w:t>
      </w:r>
      <w:r w:rsidR="001024BC" w:rsidRPr="008D22FE">
        <w:rPr>
          <w:color w:val="FF0000"/>
        </w:rPr>
        <w:t xml:space="preserve">. </w:t>
      </w:r>
      <w:r w:rsidR="0058501E" w:rsidRPr="008D22FE">
        <w:rPr>
          <w:color w:val="FF0000"/>
        </w:rPr>
        <w:t>For the maximum load</w:t>
      </w:r>
      <w:r w:rsidR="0058501E">
        <w:rPr>
          <w:color w:val="FF0000"/>
        </w:rPr>
        <w:t xml:space="preserve"> (Figure 4b left)</w:t>
      </w:r>
      <w:r w:rsidR="0058501E" w:rsidRPr="008D22FE">
        <w:rPr>
          <w:color w:val="FF0000"/>
        </w:rPr>
        <w:t>, i</w:t>
      </w:r>
      <w:r w:rsidRPr="008D22FE">
        <w:rPr>
          <w:color w:val="FF0000"/>
        </w:rPr>
        <w:t xml:space="preserve">n </w:t>
      </w:r>
      <w:r w:rsidRPr="00CD6347">
        <w:t xml:space="preserve">the A region, which comprises infill densities ranging from 40 to 85 %, the slope of the curve grows slowly with an approximately linear trend. In the B region, from </w:t>
      </w:r>
      <w:r w:rsidR="00BF78A5" w:rsidRPr="00BF78A5">
        <w:rPr>
          <w:color w:val="FF0000"/>
        </w:rPr>
        <w:t>85</w:t>
      </w:r>
      <w:r w:rsidRPr="00CD6347">
        <w:t xml:space="preserve"> </w:t>
      </w:r>
      <w:r w:rsidRPr="00CD6347">
        <w:lastRenderedPageBreak/>
        <w:t xml:space="preserve">to 100 %, the increase of the tensile strength becomes more pronounced </w:t>
      </w:r>
      <w:r w:rsidR="00510250" w:rsidRPr="00510250">
        <w:rPr>
          <w:color w:val="FF0000"/>
        </w:rPr>
        <w:t>resembling</w:t>
      </w:r>
      <w:r w:rsidRPr="00CD6347">
        <w:t xml:space="preserve"> a quadratic </w:t>
      </w:r>
      <w:r w:rsidRPr="00BF78A5">
        <w:rPr>
          <w:color w:val="FF0000"/>
        </w:rPr>
        <w:t xml:space="preserve">function. Regarding </w:t>
      </w:r>
      <w:r w:rsidRPr="00CD6347">
        <w:t xml:space="preserve">the type of material, </w:t>
      </w:r>
      <w:r w:rsidR="0058501E">
        <w:t xml:space="preserve">in general, the </w:t>
      </w:r>
      <w:r w:rsidRPr="00CD6347">
        <w:t>virgin PLA moderately outperforms recycled PLA. .</w:t>
      </w:r>
      <w:r w:rsidR="0058501E">
        <w:t xml:space="preserve"> </w:t>
      </w:r>
      <w:r w:rsidRPr="00CD6347">
        <w:t>Based on the results</w:t>
      </w:r>
      <w:r w:rsidR="000E076F">
        <w:t xml:space="preserve"> in Figure 4b</w:t>
      </w:r>
      <w:r w:rsidRPr="00CD6347">
        <w:t>, it appears that a reduction from 100 to 40 % of the infill density implies a reduction</w:t>
      </w:r>
      <w:r w:rsidRPr="009C23D2">
        <w:rPr>
          <w:color w:val="FF0000"/>
        </w:rPr>
        <w:t xml:space="preserve"> </w:t>
      </w:r>
      <w:r w:rsidR="0058501E" w:rsidRPr="0058501E">
        <w:rPr>
          <w:color w:val="FF0000"/>
        </w:rPr>
        <w:t xml:space="preserve">of the maximum load of 41.9 %, </w:t>
      </w:r>
      <w:r w:rsidR="002D59BD" w:rsidRPr="0058501E">
        <w:rPr>
          <w:color w:val="FF0000"/>
        </w:rPr>
        <w:t xml:space="preserve">from 3.16 </w:t>
      </w:r>
      <w:proofErr w:type="spellStart"/>
      <w:r w:rsidR="002D59BD" w:rsidRPr="0058501E">
        <w:rPr>
          <w:color w:val="FF0000"/>
        </w:rPr>
        <w:t>kN</w:t>
      </w:r>
      <w:proofErr w:type="spellEnd"/>
      <w:r w:rsidR="002D59BD" w:rsidRPr="0058501E">
        <w:rPr>
          <w:color w:val="FF0000"/>
        </w:rPr>
        <w:t xml:space="preserve"> to 1.84 </w:t>
      </w:r>
      <w:proofErr w:type="spellStart"/>
      <w:r w:rsidR="002D59BD" w:rsidRPr="0058501E">
        <w:rPr>
          <w:color w:val="FF0000"/>
        </w:rPr>
        <w:t>kN</w:t>
      </w:r>
      <w:proofErr w:type="spellEnd"/>
      <w:r w:rsidR="002D59BD" w:rsidRPr="0058501E">
        <w:rPr>
          <w:color w:val="FF0000"/>
        </w:rPr>
        <w:t xml:space="preserve"> (</w:t>
      </w:r>
      <w:r w:rsidRPr="008D22FE">
        <w:rPr>
          <w:color w:val="FF0000"/>
        </w:rPr>
        <w:t>on average</w:t>
      </w:r>
      <w:r w:rsidR="002D59BD" w:rsidRPr="008D22FE">
        <w:rPr>
          <w:color w:val="FF0000"/>
        </w:rPr>
        <w:t xml:space="preserve"> for both materials)</w:t>
      </w:r>
      <w:r w:rsidRPr="008D22FE">
        <w:rPr>
          <w:color w:val="FF0000"/>
        </w:rPr>
        <w:t>.</w:t>
      </w:r>
    </w:p>
    <w:p w14:paraId="5A3BD04C" w14:textId="5894D8F6" w:rsidR="0058501E" w:rsidRDefault="000E076F">
      <w:pPr>
        <w:pStyle w:val="Corpsdetexte"/>
        <w:rPr>
          <w:color w:val="FF0000"/>
        </w:rPr>
      </w:pPr>
      <w:r>
        <w:rPr>
          <w:color w:val="FF0000"/>
        </w:rPr>
        <w:t>On the other hand, regarding the tensile strength</w:t>
      </w:r>
      <w:r w:rsidR="0058501E">
        <w:rPr>
          <w:color w:val="FF0000"/>
        </w:rPr>
        <w:t xml:space="preserve"> (Figure 4b right)</w:t>
      </w:r>
      <w:r>
        <w:rPr>
          <w:color w:val="FF0000"/>
        </w:rPr>
        <w:t xml:space="preserve">, it is possible to observe that the tensile strength remains </w:t>
      </w:r>
      <w:r w:rsidR="0058501E">
        <w:rPr>
          <w:color w:val="FF0000"/>
        </w:rPr>
        <w:t>mainly</w:t>
      </w:r>
      <w:r>
        <w:rPr>
          <w:color w:val="FF0000"/>
        </w:rPr>
        <w:t xml:space="preserve"> constant</w:t>
      </w:r>
      <w:r w:rsidR="0058501E">
        <w:rPr>
          <w:color w:val="FF0000"/>
        </w:rPr>
        <w:t xml:space="preserve"> in the A region</w:t>
      </w:r>
      <w:r>
        <w:rPr>
          <w:color w:val="FF0000"/>
        </w:rPr>
        <w:t xml:space="preserve">. This is explained by the </w:t>
      </w:r>
      <w:r w:rsidR="00D56BE3">
        <w:rPr>
          <w:color w:val="FF0000"/>
        </w:rPr>
        <w:t>effect of the perimeter</w:t>
      </w:r>
      <w:r w:rsidR="0058501E">
        <w:rPr>
          <w:color w:val="FF0000"/>
        </w:rPr>
        <w:t xml:space="preserve">. Thus, it should be note that </w:t>
      </w:r>
      <w:r w:rsidR="00D56BE3">
        <w:rPr>
          <w:color w:val="FF0000"/>
        </w:rPr>
        <w:t xml:space="preserve">the area in the cross-section depending on the perimeter is notably high (wall thickness of 1 mm). So, when evaluating the tensile strength the result mainly depend on the resistance provided by the perimeter, which is the same for all the specimens. However, in the B region, the effect of the infill density is more evident when approaching to 100 % and the tensile strength sharply increases as </w:t>
      </w:r>
      <w:r w:rsidR="00793FD0">
        <w:rPr>
          <w:color w:val="FF0000"/>
        </w:rPr>
        <w:t>shown for the maximum load</w:t>
      </w:r>
      <w:r w:rsidR="00D56BE3">
        <w:rPr>
          <w:color w:val="FF0000"/>
        </w:rPr>
        <w:t>.</w:t>
      </w:r>
      <w:r w:rsidR="00793FD0">
        <w:rPr>
          <w:color w:val="FF0000"/>
        </w:rPr>
        <w:t xml:space="preserve"> </w:t>
      </w:r>
      <w:r w:rsidR="00793FD0" w:rsidRPr="00CD6347">
        <w:t xml:space="preserve">The results obtained closely match those presented by Wang </w:t>
      </w:r>
      <w:r w:rsidR="00793FD0" w:rsidRPr="00447E2D">
        <w:rPr>
          <w:i/>
        </w:rPr>
        <w:t>et al.</w:t>
      </w:r>
      <w:r w:rsidR="00793FD0">
        <w:rPr>
          <w:color w:val="FF0000"/>
          <w:vertAlign w:val="superscript"/>
        </w:rPr>
        <w:t xml:space="preserve">52 </w:t>
      </w:r>
      <w:r w:rsidR="00793FD0">
        <w:rPr>
          <w:color w:val="FF0000"/>
        </w:rPr>
        <w:t xml:space="preserve">. The authors studied infill densities from 20 to 100 % and identified an increasing trend for the tensile strength with a sharp increase from 80 to 100 %. Regarding the material, </w:t>
      </w:r>
      <w:r w:rsidR="00793FD0">
        <w:t>t</w:t>
      </w:r>
      <w:r w:rsidR="0058501E" w:rsidRPr="00CD6347">
        <w:t xml:space="preserve">he results </w:t>
      </w:r>
      <w:proofErr w:type="gramStart"/>
      <w:r w:rsidR="0058501E" w:rsidRPr="00CD6347">
        <w:t>are in agreement</w:t>
      </w:r>
      <w:proofErr w:type="gramEnd"/>
      <w:r w:rsidR="0058501E" w:rsidRPr="00CD6347">
        <w:t xml:space="preserve"> with studies on the comparison of the performance of recycled and virgin PLA</w:t>
      </w:r>
      <w:hyperlink w:anchor="ref-CruzSanchez2017">
        <w:r w:rsidR="0058501E" w:rsidRPr="00CD6347">
          <w:rPr>
            <w:rStyle w:val="Lienhypertexte"/>
            <w:color w:val="auto"/>
            <w:vertAlign w:val="superscript"/>
          </w:rPr>
          <w:t>32</w:t>
        </w:r>
      </w:hyperlink>
      <w:r w:rsidR="0058501E" w:rsidRPr="00CD6347">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2" w:name="Xa0345c686217135428fadf859140848356c8c39"/>
      <w:bookmarkEnd w:id="11"/>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7D2E173" w:rsidR="00BD4A80" w:rsidRPr="00CD6347" w:rsidRDefault="00A0411C">
      <w:pPr>
        <w:pStyle w:val="Corpsdetexte"/>
      </w:pPr>
      <w:r>
        <w:t xml:space="preserve">Five specimens for each of the orientations (edgewise, horizontal and vertical) for both materials were manufactured. </w:t>
      </w:r>
      <w:r w:rsidRPr="00CD6347">
        <w:t xml:space="preserve">The selected printing conditions were infill density of 50 %, printing speed of 80 mm/s, tri-hexagonal infill pattern and layer height of 0.3 mm, with the objective of limiting the use of material and the time required for printing. A total of 30 </w:t>
      </w:r>
      <w:r w:rsidR="00793FD0" w:rsidRPr="008D22FE">
        <w:rPr>
          <w:color w:val="FF0000"/>
        </w:rPr>
        <w:t xml:space="preserve">specimens </w:t>
      </w:r>
      <w:r w:rsidRPr="00CD6347">
        <w:t>were tested.</w:t>
      </w:r>
    </w:p>
    <w:p w14:paraId="17E0FCA5" w14:textId="501D27D7" w:rsidR="00BD4A80" w:rsidRPr="008F47C5" w:rsidRDefault="00A0411C">
      <w:pPr>
        <w:pStyle w:val="Corpsdetexte"/>
      </w:pPr>
      <w:r w:rsidRPr="00CD6347">
        <w:t xml:space="preserve">Figure 5a shows the images of the tested specimens displaying the same type of fracture as in the first two phases. It is interesting to evaluate the reduction in the </w:t>
      </w:r>
      <w:r w:rsidR="000E076F">
        <w:t>tensile strength</w:t>
      </w:r>
      <w:r w:rsidR="000E076F" w:rsidRPr="00CD6347">
        <w:t xml:space="preserve"> </w:t>
      </w:r>
      <w:r w:rsidRPr="00CD6347">
        <w:t>depending on the type of material and the orientation in which the specimens were printed.</w:t>
      </w:r>
      <w:r w:rsidR="008F47C5">
        <w:t xml:space="preserve"> Thus, </w:t>
      </w:r>
      <w:r w:rsidRPr="00CD6347">
        <w:t xml:space="preserve">Figure 5b details the </w:t>
      </w:r>
      <w:r w:rsidR="00793FD0" w:rsidRPr="008D22FE">
        <w:rPr>
          <w:color w:val="FF0000"/>
        </w:rPr>
        <w:t xml:space="preserve">tensile strength </w:t>
      </w:r>
      <w:del w:id="13" w:author="Fabio Alberto Cruz Sanchez" w:date="2021-11-22T09:41:00Z">
        <w:r w:rsidR="00793FD0" w:rsidRPr="008D22FE" w:rsidDel="00AD109F">
          <w:rPr>
            <w:color w:val="FF0000"/>
          </w:rPr>
          <w:delText xml:space="preserve">by </w:delText>
        </w:r>
      </w:del>
      <w:ins w:id="14" w:author="Fabio Alberto Cruz Sanchez" w:date="2021-11-22T09:41:00Z">
        <w:r w:rsidR="00AD109F">
          <w:rPr>
            <w:color w:val="FF0000"/>
          </w:rPr>
          <w:t>of samples including a</w:t>
        </w:r>
      </w:ins>
      <w:del w:id="15" w:author="Fabio Alberto Cruz Sanchez" w:date="2021-11-22T09:41:00Z">
        <w:r w:rsidR="00793FD0" w:rsidRPr="008D22FE" w:rsidDel="00AD109F">
          <w:rPr>
            <w:color w:val="FF0000"/>
          </w:rPr>
          <w:delText>means of</w:delText>
        </w:r>
      </w:del>
      <w:r w:rsidR="00793FD0" w:rsidRPr="008D22FE">
        <w:rPr>
          <w:color w:val="FF0000"/>
        </w:rPr>
        <w:t xml:space="preserve"> the</w:t>
      </w:r>
      <w:r w:rsidRPr="00CD6347">
        <w:t xml:space="preserve"> mean values for the five specimens at each orientation. From the results, </w:t>
      </w:r>
      <w:proofErr w:type="gramStart"/>
      <w:r w:rsidRPr="00CD6347">
        <w:t>it is clear that the</w:t>
      </w:r>
      <w:proofErr w:type="gramEnd"/>
      <w:r w:rsidRPr="00CD6347">
        <w:t xml:space="preserv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xml:space="preserve">, followed by the edgewise orientation. Likewise, the virgin </w:t>
      </w:r>
      <w:r w:rsidR="00793FD0">
        <w:t>specimens</w:t>
      </w:r>
      <w:r w:rsidRPr="00CD6347">
        <w:t xml:space="preserve"> performed better than the recycled </w:t>
      </w:r>
      <w:r w:rsidR="008D22FE" w:rsidRPr="008D22FE">
        <w:rPr>
          <w:color w:val="FF0000"/>
        </w:rPr>
        <w:t>ones</w:t>
      </w:r>
      <w:r w:rsidRPr="00CD6347">
        <w:t>.</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 xml:space="preserve">toughness, </w:t>
      </w:r>
      <w:proofErr w:type="gramStart"/>
      <w:r w:rsidR="00E16A61">
        <w:rPr>
          <w:color w:val="FF0000"/>
        </w:rPr>
        <w:t>strength</w:t>
      </w:r>
      <w:proofErr w:type="gramEnd"/>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77B02635" w:rsidR="00BD4A80" w:rsidRPr="00557469" w:rsidRDefault="00BB422F">
      <w:pPr>
        <w:pStyle w:val="Corpsdetexte"/>
        <w:rPr>
          <w:color w:val="FF0000"/>
        </w:rPr>
      </w:pPr>
      <w:r w:rsidRPr="00557469">
        <w:rPr>
          <w:color w:val="FF0000"/>
        </w:rPr>
        <w:t>Comparing the inter</w:t>
      </w:r>
      <w:r w:rsidR="000E076F">
        <w:rPr>
          <w:color w:val="FF0000"/>
        </w:rPr>
        <w:t>-</w:t>
      </w:r>
      <w:r w:rsidRPr="00557469">
        <w:rPr>
          <w:color w:val="FF0000"/>
        </w:rPr>
        <w:t xml:space="preserve">variation between materials, the results proved that the </w:t>
      </w:r>
      <w:r w:rsidR="00A0411C" w:rsidRPr="00557469">
        <w:rPr>
          <w:color w:val="FF0000"/>
        </w:rPr>
        <w:t xml:space="preserve">vertical orientation </w:t>
      </w:r>
      <w:r w:rsidR="00337AD1" w:rsidRPr="00557469">
        <w:rPr>
          <w:color w:val="FF0000"/>
        </w:rPr>
        <w:t xml:space="preserve">had </w:t>
      </w:r>
      <w:r w:rsidR="00A0411C" w:rsidRPr="00557469">
        <w:rPr>
          <w:color w:val="FF0000"/>
        </w:rPr>
        <w:t>the worst results due to the deposition of the layers perpendicular to the tensile direction</w:t>
      </w:r>
      <w:r w:rsidR="007E1F9A" w:rsidRPr="00557469">
        <w:rPr>
          <w:color w:val="FF0000"/>
        </w:rPr>
        <w:t xml:space="preserve"> </w:t>
      </w:r>
      <w:r w:rsidR="00164DF3" w:rsidRPr="00557469">
        <w:rPr>
          <w:color w:val="FF0000"/>
        </w:rPr>
        <w:t xml:space="preserve">which was </w:t>
      </w:r>
      <w:r w:rsidR="000E076F" w:rsidRPr="000E076F">
        <w:rPr>
          <w:color w:val="FF0000"/>
        </w:rPr>
        <w:t>31.0</w:t>
      </w:r>
      <w:r w:rsidR="002A1BFC" w:rsidRPr="00557469">
        <w:rPr>
          <w:color w:val="FF0000"/>
        </w:rPr>
        <w:t xml:space="preserve"> </w:t>
      </w:r>
      <w:r w:rsidR="000E076F">
        <w:rPr>
          <w:color w:val="FF0000"/>
        </w:rPr>
        <w:t>MPa</w:t>
      </w:r>
      <w:r w:rsidR="000E076F" w:rsidRPr="00557469">
        <w:rPr>
          <w:color w:val="FF0000"/>
        </w:rPr>
        <w:t xml:space="preserve"> </w:t>
      </w:r>
      <w:r w:rsidR="007E1F9A" w:rsidRPr="00557469">
        <w:rPr>
          <w:color w:val="FF0000"/>
        </w:rPr>
        <w:t>(average virgin)</w:t>
      </w:r>
      <w:r w:rsidR="00164DF3" w:rsidRPr="00557469">
        <w:rPr>
          <w:color w:val="FF0000"/>
        </w:rPr>
        <w:t xml:space="preserve"> and </w:t>
      </w:r>
      <w:r w:rsidR="000E076F" w:rsidRPr="000E076F">
        <w:rPr>
          <w:color w:val="FF0000"/>
        </w:rPr>
        <w:t>27.0</w:t>
      </w:r>
      <w:r w:rsidR="002A1BFC" w:rsidRPr="00557469">
        <w:rPr>
          <w:color w:val="FF0000"/>
        </w:rPr>
        <w:t xml:space="preserve"> </w:t>
      </w:r>
      <w:r w:rsidR="000E076F">
        <w:rPr>
          <w:color w:val="FF0000"/>
        </w:rPr>
        <w:t>MPa</w:t>
      </w:r>
      <w:r w:rsidR="000E076F" w:rsidRPr="00557469">
        <w:rPr>
          <w:color w:val="FF0000"/>
        </w:rPr>
        <w:t xml:space="preserve"> </w:t>
      </w:r>
      <w:r w:rsidR="00164DF3" w:rsidRPr="00557469">
        <w:rPr>
          <w:color w:val="FF0000"/>
        </w:rPr>
        <w:t>(average recycled)</w:t>
      </w:r>
      <w:r w:rsidR="000E076F">
        <w:rPr>
          <w:color w:val="FF0000"/>
        </w:rPr>
        <w:t>, representing a reduction of 13%</w:t>
      </w:r>
      <w:r w:rsidR="00001724">
        <w:rPr>
          <w:color w:val="FF0000"/>
        </w:rPr>
        <w:t xml:space="preserve"> </w:t>
      </w:r>
      <w:r w:rsidR="008D22FE">
        <w:rPr>
          <w:color w:val="FF0000"/>
        </w:rPr>
        <w:t>for the</w:t>
      </w:r>
      <w:r w:rsidR="00001724">
        <w:rPr>
          <w:color w:val="FF0000"/>
        </w:rPr>
        <w:t xml:space="preserve"> recycled material with respect to </w:t>
      </w:r>
      <w:r w:rsidR="008D22FE">
        <w:rPr>
          <w:color w:val="FF0000"/>
        </w:rPr>
        <w:t xml:space="preserve">the </w:t>
      </w:r>
      <w:r w:rsidR="00001724">
        <w:rPr>
          <w:color w:val="FF0000"/>
        </w:rPr>
        <w:t xml:space="preserve">virgin </w:t>
      </w:r>
      <w:r w:rsidR="008D22FE">
        <w:rPr>
          <w:color w:val="FF0000"/>
        </w:rPr>
        <w:t>one</w:t>
      </w:r>
      <w:r w:rsidR="007E1F9A" w:rsidRPr="00557469">
        <w:rPr>
          <w:color w:val="FF0000"/>
        </w:rPr>
        <w:t>.</w:t>
      </w:r>
      <w:r w:rsidR="00A0411C" w:rsidRPr="00557469">
        <w:rPr>
          <w:color w:val="FF0000"/>
        </w:rPr>
        <w:t xml:space="preserve"> </w:t>
      </w:r>
      <w:r w:rsidR="00A0411C" w:rsidRPr="00353B34">
        <w:t xml:space="preserve">These results correspond to those by </w:t>
      </w:r>
      <w:proofErr w:type="spellStart"/>
      <w:r w:rsidR="00F204A7" w:rsidRPr="00353B34">
        <w:rPr>
          <w:color w:val="FF0000"/>
        </w:rPr>
        <w:t>Chacón</w:t>
      </w:r>
      <w:proofErr w:type="spellEnd"/>
      <w:r w:rsidR="00F204A7" w:rsidRPr="00353B34">
        <w:rPr>
          <w:color w:val="FF0000"/>
        </w:rPr>
        <w:t xml:space="preserve"> </w:t>
      </w:r>
      <w:r w:rsidR="00447E2D" w:rsidRPr="00353B34">
        <w:rPr>
          <w:i/>
          <w:color w:val="FF0000"/>
        </w:rPr>
        <w:t>et al.</w:t>
      </w:r>
      <w:r w:rsidR="00F204A7" w:rsidRPr="00353B34">
        <w:rPr>
          <w:color w:val="FF0000"/>
          <w:vertAlign w:val="superscript"/>
        </w:rPr>
        <w:t>43</w:t>
      </w:r>
      <w:r w:rsidR="00F204A7" w:rsidRPr="00353B34">
        <w:rPr>
          <w:color w:val="FF0000"/>
        </w:rPr>
        <w:t xml:space="preserve">, </w:t>
      </w:r>
      <w:r w:rsidR="00A0411C" w:rsidRPr="00353B34">
        <w:t xml:space="preserve">Corapi </w:t>
      </w:r>
      <w:r w:rsidR="00A0411C" w:rsidRPr="00353B34">
        <w:rPr>
          <w:i/>
        </w:rPr>
        <w:t>et al</w:t>
      </w:r>
      <w:r w:rsidR="001B636D" w:rsidRPr="00353B34">
        <w:rPr>
          <w:i/>
        </w:rPr>
        <w:t>.</w:t>
      </w:r>
      <w:hyperlink w:anchor="ref-Corapi2019">
        <w:r w:rsidR="00447E2D" w:rsidRPr="00353B34">
          <w:rPr>
            <w:rStyle w:val="Lienhypertexte"/>
            <w:color w:val="FF0000"/>
            <w:vertAlign w:val="superscript"/>
          </w:rPr>
          <w:t>54</w:t>
        </w:r>
      </w:hyperlink>
      <w:r w:rsidR="00A0411C" w:rsidRPr="00353B34">
        <w:t xml:space="preserve"> and Wang </w:t>
      </w:r>
      <w:r w:rsidR="00447E2D" w:rsidRPr="00353B34">
        <w:rPr>
          <w:i/>
        </w:rPr>
        <w:t>et al.</w:t>
      </w:r>
      <w:hyperlink w:anchor="ref-Wang2020h">
        <w:r w:rsidR="00336F5F" w:rsidRPr="00353B34">
          <w:rPr>
            <w:rStyle w:val="Lienhypertexte"/>
            <w:color w:val="FF0000"/>
            <w:vertAlign w:val="superscript"/>
          </w:rPr>
          <w:t>5</w:t>
        </w:r>
      </w:hyperlink>
      <w:r w:rsidR="00447E2D" w:rsidRPr="00353B34">
        <w:rPr>
          <w:rStyle w:val="Lienhypertexte"/>
          <w:color w:val="FF0000"/>
          <w:vertAlign w:val="superscript"/>
        </w:rPr>
        <w:t>2</w:t>
      </w:r>
      <w:r w:rsidR="00A0411C" w:rsidRPr="00CD6347">
        <w:t xml:space="preserve"> For</w:t>
      </w:r>
      <w:r w:rsidR="00001724">
        <w:t xml:space="preserve"> the </w:t>
      </w:r>
      <w:ins w:id="16" w:author="Fabio Alberto Cruz Sanchez" w:date="2021-11-22T09:32:00Z">
        <w:r w:rsidR="009F31FF">
          <w:t>edgewise</w:t>
        </w:r>
      </w:ins>
      <w:del w:id="17" w:author="Fabio Alberto Cruz Sanchez" w:date="2021-11-22T09:32:00Z">
        <w:r w:rsidR="00001724" w:rsidDel="009F31FF">
          <w:delText>others</w:delText>
        </w:r>
      </w:del>
      <w:r w:rsidR="00001724">
        <w:t xml:space="preserve"> orientation</w:t>
      </w:r>
      <w:del w:id="18" w:author="Fabio Alberto Cruz Sanchez" w:date="2021-11-22T09:32:00Z">
        <w:r w:rsidR="00001724" w:rsidDel="009F31FF">
          <w:delText>s</w:delText>
        </w:r>
      </w:del>
      <w:r w:rsidR="00001724">
        <w:t>,</w:t>
      </w:r>
      <w:ins w:id="19" w:author="Fabio Alberto Cruz Sanchez" w:date="2021-11-22T09:33:00Z">
        <w:r w:rsidR="009F31FF">
          <w:t xml:space="preserve"> </w:t>
        </w:r>
      </w:ins>
      <w:ins w:id="20" w:author="Fabio Alberto Cruz Sanchez" w:date="2021-11-22T09:34:00Z">
        <w:r w:rsidR="009F31FF">
          <w:t>a</w:t>
        </w:r>
      </w:ins>
      <w:ins w:id="21" w:author="Fabio Alberto Cruz Sanchez" w:date="2021-11-22T09:57:00Z">
        <w:r w:rsidR="006B5F56">
          <w:t xml:space="preserve"> </w:t>
        </w:r>
      </w:ins>
      <w:ins w:id="22" w:author="Fabio Alberto Cruz Sanchez" w:date="2021-11-22T09:34:00Z">
        <w:r w:rsidR="009F31FF" w:rsidRPr="00CD6347">
          <w:t>decrease</w:t>
        </w:r>
      </w:ins>
      <w:ins w:id="23" w:author="Fabio Alberto Cruz Sanchez" w:date="2021-11-22T09:57:00Z">
        <w:r w:rsidR="006B5F56">
          <w:t xml:space="preserve"> of </w:t>
        </w:r>
        <w:r w:rsidR="006B5F56">
          <w:t xml:space="preserve"> </w:t>
        </w:r>
        <w:commentRangeStart w:id="24"/>
        <w:r w:rsidR="006B5F56" w:rsidRPr="00557469">
          <w:rPr>
            <w:color w:val="FF0000"/>
          </w:rPr>
          <w:t>6.71</w:t>
        </w:r>
        <w:commentRangeEnd w:id="24"/>
        <w:r w:rsidR="006B5F56">
          <w:rPr>
            <w:rStyle w:val="Marquedecommentaire"/>
          </w:rPr>
          <w:commentReference w:id="24"/>
        </w:r>
        <w:commentRangeStart w:id="25"/>
        <w:commentRangeEnd w:id="25"/>
        <w:r w:rsidR="006B5F56">
          <w:rPr>
            <w:rStyle w:val="Marquedecommentaire"/>
          </w:rPr>
          <w:commentReference w:id="25"/>
        </w:r>
        <w:r w:rsidR="006B5F56" w:rsidRPr="00CD6347">
          <w:t xml:space="preserve"> </w:t>
        </w:r>
        <w:r w:rsidR="006B5F56">
          <w:t xml:space="preserve">% </w:t>
        </w:r>
      </w:ins>
      <w:ins w:id="26" w:author="Fabio Alberto Cruz Sanchez" w:date="2021-11-22T09:34:00Z">
        <w:r w:rsidR="009F31FF">
          <w:t xml:space="preserve">was evidenced </w:t>
        </w:r>
      </w:ins>
      <w:del w:id="27" w:author="Fabio Alberto Cruz Sanchez" w:date="2021-11-22T09:34:00Z">
        <w:r w:rsidR="00A0411C" w:rsidRPr="00CD6347" w:rsidDel="009F31FF">
          <w:delText xml:space="preserve"> the </w:delText>
        </w:r>
      </w:del>
      <w:ins w:id="28" w:author="Fabio Alberto Cruz Sanchez" w:date="2021-11-22T09:35:00Z">
        <w:r w:rsidR="009F31FF">
          <w:t xml:space="preserve">from </w:t>
        </w:r>
      </w:ins>
      <w:ins w:id="29" w:author="Fabio Alberto Cruz Sanchez" w:date="2021-11-22T09:31:00Z">
        <w:r w:rsidR="009F31FF">
          <w:t xml:space="preserve">35.9 </w:t>
        </w:r>
      </w:ins>
      <w:proofErr w:type="spellStart"/>
      <w:ins w:id="30" w:author="Fabio Alberto Cruz Sanchez" w:date="2021-11-22T09:30:00Z">
        <w:r w:rsidR="009F31FF">
          <w:t>Mpa</w:t>
        </w:r>
        <w:proofErr w:type="spellEnd"/>
        <w:r w:rsidR="009F31FF">
          <w:t xml:space="preserve"> </w:t>
        </w:r>
      </w:ins>
      <w:ins w:id="31" w:author="Fabio Alberto Cruz Sanchez" w:date="2021-11-22T09:31:00Z">
        <w:r w:rsidR="009F31FF">
          <w:t xml:space="preserve">(Virgin) </w:t>
        </w:r>
      </w:ins>
      <w:ins w:id="32" w:author="Fabio Alberto Cruz Sanchez" w:date="2021-11-22T09:35:00Z">
        <w:r w:rsidR="009F31FF">
          <w:t>to</w:t>
        </w:r>
      </w:ins>
      <w:ins w:id="33" w:author="Fabio Alberto Cruz Sanchez" w:date="2021-11-22T09:31:00Z">
        <w:r w:rsidR="009F31FF">
          <w:t xml:space="preserve"> 33.5MPa </w:t>
        </w:r>
        <w:r w:rsidR="009F31FF">
          <w:lastRenderedPageBreak/>
          <w:t>(recycled)</w:t>
        </w:r>
      </w:ins>
      <w:ins w:id="34" w:author="Fabio Alberto Cruz Sanchez" w:date="2021-11-22T09:35:00Z">
        <w:r w:rsidR="009F31FF">
          <w:t>. Likewise</w:t>
        </w:r>
      </w:ins>
      <w:ins w:id="35" w:author="Fabio Alberto Cruz Sanchez" w:date="2021-11-22T09:37:00Z">
        <w:r w:rsidR="009F31FF">
          <w:t>,</w:t>
        </w:r>
      </w:ins>
      <w:ins w:id="36" w:author="Fabio Alberto Cruz Sanchez" w:date="2021-11-22T09:35:00Z">
        <w:r w:rsidR="009F31FF">
          <w:t xml:space="preserve"> </w:t>
        </w:r>
      </w:ins>
      <w:ins w:id="37" w:author="Fabio Alberto Cruz Sanchez" w:date="2021-11-22T09:32:00Z">
        <w:r w:rsidR="009F31FF">
          <w:t>a</w:t>
        </w:r>
      </w:ins>
      <w:ins w:id="38" w:author="Fabio Alberto Cruz Sanchez" w:date="2021-11-22T09:39:00Z">
        <w:r w:rsidR="009F31FF">
          <w:t xml:space="preserve"> decrease of</w:t>
        </w:r>
      </w:ins>
      <w:ins w:id="39" w:author="Fabio Alberto Cruz Sanchez" w:date="2021-11-22T09:30:00Z">
        <w:r w:rsidR="009F31FF">
          <w:t xml:space="preserve"> </w:t>
        </w:r>
      </w:ins>
      <w:del w:id="40" w:author="Fabio Alberto Cruz Sanchez" w:date="2021-11-22T09:37:00Z">
        <w:r w:rsidR="00A0411C" w:rsidRPr="00CD6347" w:rsidDel="009F31FF">
          <w:delText xml:space="preserve">decrease in the </w:delText>
        </w:r>
        <w:r w:rsidR="00001724" w:rsidDel="009F31FF">
          <w:delText xml:space="preserve">tensile strength </w:delText>
        </w:r>
      </w:del>
      <w:del w:id="41" w:author="Fabio Alberto Cruz Sanchez" w:date="2021-11-22T09:39:00Z">
        <w:r w:rsidR="00001724" w:rsidDel="009F31FF">
          <w:delText xml:space="preserve">were </w:delText>
        </w:r>
        <w:commentRangeStart w:id="42"/>
        <w:r w:rsidR="00A0411C" w:rsidRPr="00557469" w:rsidDel="009F31FF">
          <w:rPr>
            <w:color w:val="FF0000"/>
          </w:rPr>
          <w:delText>6.71</w:delText>
        </w:r>
        <w:r w:rsidR="0057387A" w:rsidDel="009F31FF">
          <w:rPr>
            <w:color w:val="FF0000"/>
          </w:rPr>
          <w:delText xml:space="preserve"> </w:delText>
        </w:r>
        <w:commentRangeEnd w:id="42"/>
        <w:r w:rsidR="00E70F67" w:rsidDel="009F31FF">
          <w:rPr>
            <w:rStyle w:val="Marquedecommentaire"/>
          </w:rPr>
          <w:commentReference w:id="42"/>
        </w:r>
        <w:r w:rsidR="00E755DD" w:rsidRPr="00557469" w:rsidDel="009F31FF">
          <w:rPr>
            <w:color w:val="FF0000"/>
          </w:rPr>
          <w:delText xml:space="preserve"> </w:delText>
        </w:r>
        <w:r w:rsidR="008D22FE" w:rsidDel="009F31FF">
          <w:rPr>
            <w:color w:val="FF0000"/>
          </w:rPr>
          <w:delText xml:space="preserve">and </w:delText>
        </w:r>
      </w:del>
      <w:commentRangeStart w:id="43"/>
      <w:r w:rsidR="008D22FE">
        <w:rPr>
          <w:color w:val="FF0000"/>
        </w:rPr>
        <w:t xml:space="preserve">7.91 </w:t>
      </w:r>
      <w:commentRangeEnd w:id="43"/>
      <w:r w:rsidR="008D22FE">
        <w:rPr>
          <w:rStyle w:val="Marquedecommentaire"/>
        </w:rPr>
        <w:commentReference w:id="43"/>
      </w:r>
      <w:r w:rsidR="008D22FE">
        <w:rPr>
          <w:color w:val="FF0000"/>
        </w:rPr>
        <w:t xml:space="preserve">% </w:t>
      </w:r>
      <w:ins w:id="44" w:author="Fabio Alberto Cruz Sanchez" w:date="2021-11-22T09:39:00Z">
        <w:r w:rsidR="009F31FF">
          <w:rPr>
            <w:color w:val="FF0000"/>
          </w:rPr>
          <w:t xml:space="preserve">for </w:t>
        </w:r>
      </w:ins>
      <w:del w:id="45" w:author="Fabio Alberto Cruz Sanchez" w:date="2021-11-22T09:39:00Z">
        <w:r w:rsidR="008D22FE" w:rsidDel="009F31FF">
          <w:rPr>
            <w:color w:val="FF0000"/>
          </w:rPr>
          <w:delText xml:space="preserve">for </w:delText>
        </w:r>
        <w:r w:rsidR="00557469" w:rsidRPr="00557469" w:rsidDel="009F31FF">
          <w:rPr>
            <w:color w:val="FF0000"/>
          </w:rPr>
          <w:delText>e</w:delText>
        </w:r>
        <w:r w:rsidR="00E755DD" w:rsidRPr="00557469" w:rsidDel="009F31FF">
          <w:rPr>
            <w:color w:val="FF0000"/>
          </w:rPr>
          <w:delText>dgewise</w:delText>
        </w:r>
        <w:r w:rsidR="008D22FE" w:rsidDel="009F31FF">
          <w:rPr>
            <w:color w:val="FF0000"/>
          </w:rPr>
          <w:delText xml:space="preserve"> and </w:delText>
        </w:r>
      </w:del>
      <w:r w:rsidR="008D22FE">
        <w:rPr>
          <w:color w:val="FF0000"/>
        </w:rPr>
        <w:t>horizontal</w:t>
      </w:r>
      <w:del w:id="46" w:author="Fabio Alberto Cruz Sanchez" w:date="2021-11-22T09:39:00Z">
        <w:r w:rsidR="008D22FE" w:rsidDel="009F31FF">
          <w:rPr>
            <w:color w:val="FF0000"/>
          </w:rPr>
          <w:delText>, respectively</w:delText>
        </w:r>
      </w:del>
      <w:ins w:id="47" w:author="Fabio Alberto Cruz Sanchez" w:date="2021-11-22T09:39:00Z">
        <w:r w:rsidR="009F31FF">
          <w:rPr>
            <w:color w:val="FF0000"/>
          </w:rPr>
          <w:t xml:space="preserve"> o</w:t>
        </w:r>
      </w:ins>
      <w:ins w:id="48" w:author="Fabio Alberto Cruz Sanchez" w:date="2021-11-22T09:40:00Z">
        <w:r w:rsidR="009F31FF">
          <w:rPr>
            <w:color w:val="FF0000"/>
          </w:rPr>
          <w:t>rientation</w:t>
        </w:r>
        <w:r w:rsidR="00AD109F">
          <w:rPr>
            <w:color w:val="FF0000"/>
          </w:rPr>
          <w:t xml:space="preserve"> (from 41.3MPa virgin to 38.1Mpa recycle)</w:t>
        </w:r>
      </w:ins>
      <w:r w:rsidR="00A0411C" w:rsidRPr="00CD6347">
        <w:t>.</w:t>
      </w:r>
      <w:ins w:id="49" w:author="Fabio Alberto Cruz Sanchez" w:date="2021-11-22T09:42:00Z">
        <w:r w:rsidR="00AD109F">
          <w:t xml:space="preserve"> </w:t>
        </w:r>
      </w:ins>
      <w:ins w:id="50" w:author="Fabio Alberto Cruz Sanchez" w:date="2021-11-22T09:40:00Z">
        <w:r w:rsidR="00AD109F">
          <w:t xml:space="preserve">On the other hand, comparing </w:t>
        </w:r>
      </w:ins>
      <w:del w:id="51" w:author="Fabio Alberto Cruz Sanchez" w:date="2021-11-22T09:40:00Z">
        <w:r w:rsidR="00A0411C" w:rsidRPr="00CD6347" w:rsidDel="00AD109F">
          <w:delText xml:space="preserve"> </w:delText>
        </w:r>
        <w:r w:rsidR="00337AD1" w:rsidRPr="00557469" w:rsidDel="00AD109F">
          <w:rPr>
            <w:color w:val="FF0000"/>
          </w:rPr>
          <w:delText>Regarding</w:delText>
        </w:r>
        <w:r w:rsidRPr="00557469" w:rsidDel="00AD109F">
          <w:rPr>
            <w:color w:val="FF0000"/>
          </w:rPr>
          <w:delText xml:space="preserve"> </w:delText>
        </w:r>
      </w:del>
      <w:r w:rsidRPr="00557469">
        <w:rPr>
          <w:color w:val="FF0000"/>
        </w:rPr>
        <w:t xml:space="preserve">the </w:t>
      </w:r>
      <w:proofErr w:type="spellStart"/>
      <w:r w:rsidRPr="00557469">
        <w:rPr>
          <w:color w:val="FF0000"/>
        </w:rPr>
        <w:t>intravariation</w:t>
      </w:r>
      <w:proofErr w:type="spellEnd"/>
      <w:r w:rsidRPr="00557469">
        <w:rPr>
          <w:color w:val="FF0000"/>
        </w:rPr>
        <w:t xml:space="preserve"> </w:t>
      </w:r>
      <w:ins w:id="52" w:author="Fabio Alberto Cruz Sanchez" w:date="2021-11-22T09:43:00Z">
        <w:r w:rsidR="00AD109F">
          <w:rPr>
            <w:color w:val="FF0000"/>
          </w:rPr>
          <w:t xml:space="preserve">of the </w:t>
        </w:r>
      </w:ins>
      <w:ins w:id="53" w:author="Fabio Alberto Cruz Sanchez" w:date="2021-11-22T09:46:00Z">
        <w:r w:rsidR="00AD109F">
          <w:rPr>
            <w:color w:val="FF0000"/>
          </w:rPr>
          <w:t xml:space="preserve">vertical </w:t>
        </w:r>
      </w:ins>
      <w:ins w:id="54" w:author="Fabio Alberto Cruz Sanchez" w:date="2021-11-22T09:43:00Z">
        <w:r w:rsidR="00AD109F">
          <w:rPr>
            <w:color w:val="FF0000"/>
          </w:rPr>
          <w:t xml:space="preserve">with respect to the horizontal </w:t>
        </w:r>
      </w:ins>
      <w:ins w:id="55" w:author="Fabio Alberto Cruz Sanchez" w:date="2021-11-22T09:46:00Z">
        <w:r w:rsidR="00AD109F">
          <w:rPr>
            <w:color w:val="FF0000"/>
          </w:rPr>
          <w:t xml:space="preserve">orientation </w:t>
        </w:r>
      </w:ins>
      <w:ins w:id="56" w:author="Fabio Alberto Cruz Sanchez" w:date="2021-11-22T09:43:00Z">
        <w:r w:rsidR="00AD109F">
          <w:rPr>
            <w:color w:val="FF0000"/>
          </w:rPr>
          <w:t>in</w:t>
        </w:r>
      </w:ins>
      <w:ins w:id="57" w:author="Fabio Alberto Cruz Sanchez" w:date="2021-11-22T09:44:00Z">
        <w:r w:rsidR="00AD109F">
          <w:rPr>
            <w:color w:val="FF0000"/>
          </w:rPr>
          <w:t xml:space="preserve"> both materials, </w:t>
        </w:r>
      </w:ins>
      <w:del w:id="58" w:author="Fabio Alberto Cruz Sanchez" w:date="2021-11-22T09:44:00Z">
        <w:r w:rsidR="00337AD1" w:rsidRPr="00557469" w:rsidDel="00AD109F">
          <w:rPr>
            <w:color w:val="FF0000"/>
          </w:rPr>
          <w:delText>among</w:delText>
        </w:r>
        <w:r w:rsidRPr="00557469" w:rsidDel="00AD109F">
          <w:rPr>
            <w:color w:val="FF0000"/>
          </w:rPr>
          <w:delText xml:space="preserve"> the three build</w:delText>
        </w:r>
        <w:r w:rsidR="008D22FE" w:rsidDel="00AD109F">
          <w:rPr>
            <w:color w:val="FF0000"/>
          </w:rPr>
          <w:delText>ing</w:delText>
        </w:r>
        <w:r w:rsidRPr="00557469" w:rsidDel="00AD109F">
          <w:rPr>
            <w:color w:val="FF0000"/>
          </w:rPr>
          <w:delText xml:space="preserve"> orientations</w:delText>
        </w:r>
      </w:del>
      <w:del w:id="59" w:author="Fabio Alberto Cruz Sanchez" w:date="2021-11-22T09:47:00Z">
        <w:r w:rsidRPr="00557469" w:rsidDel="00AD109F">
          <w:rPr>
            <w:color w:val="FF0000"/>
          </w:rPr>
          <w:delText xml:space="preserve">, </w:delText>
        </w:r>
      </w:del>
      <w:r w:rsidRPr="00557469">
        <w:rPr>
          <w:color w:val="FF0000"/>
        </w:rPr>
        <w:t xml:space="preserve">it was found that there was a reduction of </w:t>
      </w:r>
      <w:commentRangeStart w:id="60"/>
      <w:r w:rsidRPr="00557469">
        <w:rPr>
          <w:color w:val="FF0000"/>
        </w:rPr>
        <w:t>33.14</w:t>
      </w:r>
      <w:r w:rsidR="00557469" w:rsidRPr="00557469">
        <w:rPr>
          <w:color w:val="FF0000"/>
        </w:rPr>
        <w:t xml:space="preserve"> </w:t>
      </w:r>
      <w:commentRangeEnd w:id="60"/>
      <w:r w:rsidR="00E70F67">
        <w:rPr>
          <w:rStyle w:val="Marquedecommentaire"/>
        </w:rPr>
        <w:commentReference w:id="60"/>
      </w:r>
      <w:r w:rsidRPr="00557469">
        <w:rPr>
          <w:color w:val="FF0000"/>
        </w:rPr>
        <w:t xml:space="preserve">% and </w:t>
      </w:r>
      <w:commentRangeStart w:id="61"/>
      <w:r w:rsidRPr="00557469">
        <w:rPr>
          <w:color w:val="FF0000"/>
        </w:rPr>
        <w:t>40.</w:t>
      </w:r>
      <w:r w:rsidR="00001724" w:rsidRPr="00557469">
        <w:rPr>
          <w:color w:val="FF0000"/>
        </w:rPr>
        <w:t>8</w:t>
      </w:r>
      <w:r w:rsidR="00001724">
        <w:rPr>
          <w:color w:val="FF0000"/>
        </w:rPr>
        <w:t>8</w:t>
      </w:r>
      <w:r w:rsidR="00001724" w:rsidRPr="00557469">
        <w:rPr>
          <w:color w:val="FF0000"/>
        </w:rPr>
        <w:t xml:space="preserve"> </w:t>
      </w:r>
      <w:commentRangeEnd w:id="61"/>
      <w:r w:rsidR="00E70F67">
        <w:rPr>
          <w:rStyle w:val="Marquedecommentaire"/>
        </w:rPr>
        <w:commentReference w:id="61"/>
      </w:r>
      <w:r w:rsidRPr="00557469">
        <w:rPr>
          <w:color w:val="FF0000"/>
        </w:rPr>
        <w:t xml:space="preserve">% </w:t>
      </w:r>
      <w:del w:id="62" w:author="Fabio Alberto Cruz Sanchez" w:date="2021-11-22T09:47:00Z">
        <w:r w:rsidRPr="00557469" w:rsidDel="00AD109F">
          <w:rPr>
            <w:color w:val="FF0000"/>
          </w:rPr>
          <w:delText xml:space="preserve">from </w:delText>
        </w:r>
        <w:r w:rsidR="00557469" w:rsidRPr="00557469" w:rsidDel="00AD109F">
          <w:rPr>
            <w:color w:val="FF0000"/>
          </w:rPr>
          <w:delText xml:space="preserve">the </w:delText>
        </w:r>
        <w:r w:rsidRPr="00557469" w:rsidDel="00AD109F">
          <w:rPr>
            <w:color w:val="FF0000"/>
          </w:rPr>
          <w:delText xml:space="preserve">horizontal to </w:delText>
        </w:r>
        <w:r w:rsidR="00557469" w:rsidRPr="00557469" w:rsidDel="00AD109F">
          <w:rPr>
            <w:color w:val="FF0000"/>
          </w:rPr>
          <w:delText xml:space="preserve">the </w:delText>
        </w:r>
        <w:r w:rsidRPr="00557469" w:rsidDel="00AD109F">
          <w:rPr>
            <w:color w:val="FF0000"/>
          </w:rPr>
          <w:delText>vertical</w:delText>
        </w:r>
        <w:r w:rsidR="00557469" w:rsidRPr="00557469" w:rsidDel="00AD109F">
          <w:rPr>
            <w:color w:val="FF0000"/>
          </w:rPr>
          <w:delText xml:space="preserve"> orientation</w:delText>
        </w:r>
        <w:r w:rsidRPr="00557469" w:rsidDel="00AD109F">
          <w:rPr>
            <w:color w:val="FF0000"/>
          </w:rPr>
          <w:delText xml:space="preserve">, </w:delText>
        </w:r>
      </w:del>
      <w:r w:rsidRPr="00557469">
        <w:rPr>
          <w:color w:val="FF0000"/>
        </w:rPr>
        <w:t>for virgin and recycled</w:t>
      </w:r>
      <w:r w:rsidR="00557469" w:rsidRPr="00557469">
        <w:rPr>
          <w:color w:val="FF0000"/>
        </w:rPr>
        <w:t>,</w:t>
      </w:r>
      <w:r w:rsidRPr="00557469">
        <w:rPr>
          <w:color w:val="FF0000"/>
        </w:rPr>
        <w:t xml:space="preserve"> respectively. </w:t>
      </w:r>
      <w:ins w:id="63" w:author="Fabio Alberto Cruz Sanchez" w:date="2021-11-22T09:47:00Z">
        <w:r w:rsidR="00AD109F">
          <w:rPr>
            <w:color w:val="FF0000"/>
          </w:rPr>
          <w:t xml:space="preserve">This demonstrates </w:t>
        </w:r>
      </w:ins>
      <w:ins w:id="64" w:author="Fabio Alberto Cruz Sanchez" w:date="2021-11-22T09:51:00Z">
        <w:r w:rsidR="006B5F56">
          <w:rPr>
            <w:color w:val="FF0000"/>
          </w:rPr>
          <w:t xml:space="preserve">the influence on the mechanical resistance. Nevertheless,  </w:t>
        </w:r>
      </w:ins>
      <w:ins w:id="65" w:author="Fabio Alberto Cruz Sanchez" w:date="2021-11-22T09:52:00Z">
        <w:r w:rsidR="006B5F56">
          <w:rPr>
            <w:color w:val="FF0000"/>
          </w:rPr>
          <w:t xml:space="preserve">this reduction </w:t>
        </w:r>
      </w:ins>
      <w:ins w:id="66" w:author="Fabio Alberto Cruz Sanchez" w:date="2021-11-22T09:51:00Z">
        <w:r w:rsidR="006B5F56">
          <w:rPr>
            <w:color w:val="FF0000"/>
          </w:rPr>
          <w:t>for recycled material remains in the same order of magnitude</w:t>
        </w:r>
      </w:ins>
      <w:ins w:id="67" w:author="Fabio Alberto Cruz Sanchez" w:date="2021-11-22T09:52:00Z">
        <w:r w:rsidR="006B5F56">
          <w:rPr>
            <w:color w:val="FF0000"/>
          </w:rPr>
          <w:t xml:space="preserve"> and comparable. </w:t>
        </w:r>
      </w:ins>
      <w:r w:rsidRPr="00557469">
        <w:rPr>
          <w:color w:val="FF0000"/>
        </w:rPr>
        <w:t>These results give an estimat</w:t>
      </w:r>
      <w:r w:rsidR="00557469" w:rsidRPr="00557469">
        <w:rPr>
          <w:color w:val="FF0000"/>
        </w:rPr>
        <w:t>e</w:t>
      </w:r>
      <w:r w:rsidR="00337AD1" w:rsidRPr="00557469">
        <w:rPr>
          <w:color w:val="FF0000"/>
        </w:rPr>
        <w:t xml:space="preserve"> of </w:t>
      </w:r>
      <w:r w:rsidR="00557469" w:rsidRPr="00557469">
        <w:rPr>
          <w:color w:val="FF0000"/>
        </w:rPr>
        <w:t xml:space="preserve">the </w:t>
      </w:r>
      <w:r w:rsidR="00337AD1" w:rsidRPr="00557469">
        <w:rPr>
          <w:color w:val="FF0000"/>
        </w:rPr>
        <w:t>substituti</w:t>
      </w:r>
      <w:r w:rsidR="00557469" w:rsidRPr="00557469">
        <w:rPr>
          <w:color w:val="FF0000"/>
        </w:rPr>
        <w:t>on</w:t>
      </w:r>
      <w:r w:rsidR="00337AD1" w:rsidRPr="00557469">
        <w:rPr>
          <w:color w:val="FF0000"/>
        </w:rPr>
        <w:t xml:space="preserve"> </w:t>
      </w:r>
      <w:r w:rsidR="00557469" w:rsidRPr="00557469">
        <w:rPr>
          <w:color w:val="FF0000"/>
        </w:rPr>
        <w:t xml:space="preserve">of </w:t>
      </w:r>
      <w:r w:rsidR="00337AD1" w:rsidRPr="00557469">
        <w:rPr>
          <w:color w:val="FF0000"/>
        </w:rPr>
        <w:t xml:space="preserve">a virgin material for </w:t>
      </w:r>
      <w:r w:rsidR="00557469" w:rsidRPr="00557469">
        <w:rPr>
          <w:color w:val="FF0000"/>
        </w:rPr>
        <w:t>a</w:t>
      </w:r>
      <w:r w:rsidR="00337AD1" w:rsidRPr="00557469">
        <w:rPr>
          <w:color w:val="FF0000"/>
        </w:rPr>
        <w:t xml:space="preserve"> recycled one, in terms of</w:t>
      </w:r>
      <w:r w:rsidRPr="00557469">
        <w:rPr>
          <w:color w:val="FF0000"/>
        </w:rPr>
        <w:t xml:space="preserve"> </w:t>
      </w:r>
      <w:r w:rsidR="00557469" w:rsidRPr="00557469">
        <w:rPr>
          <w:color w:val="FF0000"/>
        </w:rPr>
        <w:t xml:space="preserve">resistance </w:t>
      </w:r>
      <w:r w:rsidRPr="00557469">
        <w:rPr>
          <w:color w:val="FF0000"/>
        </w:rPr>
        <w:t xml:space="preserve">reduction </w:t>
      </w:r>
      <w:del w:id="68" w:author="Fabio Alberto Cruz Sanchez" w:date="2021-11-22T09:48:00Z">
        <w:r w:rsidR="00557469" w:rsidRPr="00557469" w:rsidDel="00AD109F">
          <w:rPr>
            <w:color w:val="FF0000"/>
          </w:rPr>
          <w:delText>through</w:delText>
        </w:r>
        <w:r w:rsidR="00337AD1" w:rsidRPr="00557469" w:rsidDel="00AD109F">
          <w:rPr>
            <w:color w:val="FF0000"/>
          </w:rPr>
          <w:delText xml:space="preserve"> </w:delText>
        </w:r>
      </w:del>
      <w:ins w:id="69" w:author="Fabio Alberto Cruz Sanchez" w:date="2021-11-22T09:48:00Z">
        <w:r w:rsidR="00AD109F">
          <w:rPr>
            <w:color w:val="FF0000"/>
          </w:rPr>
          <w:t>using printing parameters that can be considered as ‘draft mode</w:t>
        </w:r>
      </w:ins>
      <w:ins w:id="70" w:author="Fabio Alberto Cruz Sanchez" w:date="2021-11-22T09:49:00Z">
        <w:r w:rsidR="00AD109F">
          <w:rPr>
            <w:color w:val="FF0000"/>
          </w:rPr>
          <w:t xml:space="preserve">’, which are usable </w:t>
        </w:r>
      </w:ins>
      <w:del w:id="71" w:author="Fabio Alberto Cruz Sanchez" w:date="2021-11-22T09:49:00Z">
        <w:r w:rsidRPr="00557469" w:rsidDel="00AD109F">
          <w:rPr>
            <w:color w:val="FF0000"/>
          </w:rPr>
          <w:delText>printing</w:delText>
        </w:r>
        <w:r w:rsidR="00337AD1" w:rsidRPr="00557469" w:rsidDel="00AD109F">
          <w:rPr>
            <w:color w:val="FF0000"/>
          </w:rPr>
          <w:delText xml:space="preserve"> </w:delText>
        </w:r>
        <w:r w:rsidR="00557469" w:rsidRPr="00557469" w:rsidDel="00AD109F">
          <w:rPr>
            <w:color w:val="FF0000"/>
          </w:rPr>
          <w:delText>under</w:delText>
        </w:r>
        <w:r w:rsidR="00337AD1" w:rsidRPr="00557469" w:rsidDel="00AD109F">
          <w:rPr>
            <w:color w:val="FF0000"/>
          </w:rPr>
          <w:delText xml:space="preserve"> </w:delText>
        </w:r>
        <w:r w:rsidR="00557469" w:rsidRPr="00557469" w:rsidDel="00AD109F">
          <w:rPr>
            <w:color w:val="FF0000"/>
          </w:rPr>
          <w:delText xml:space="preserve">applications such </w:delText>
        </w:r>
      </w:del>
      <w:r w:rsidR="00557469" w:rsidRPr="00557469">
        <w:rPr>
          <w:color w:val="FF0000"/>
        </w:rPr>
        <w:t>as</w:t>
      </w:r>
      <w:r w:rsidR="008D22FE">
        <w:rPr>
          <w:color w:val="FF0000"/>
        </w:rPr>
        <w:t xml:space="preserve"> </w:t>
      </w:r>
      <w:ins w:id="72" w:author="Fabio Alberto Cruz Sanchez" w:date="2021-11-22T09:50:00Z">
        <w:r w:rsidR="006B5F56">
          <w:rPr>
            <w:color w:val="FF0000"/>
          </w:rPr>
          <w:t xml:space="preserve">a </w:t>
        </w:r>
      </w:ins>
      <w:r w:rsidR="00337AD1" w:rsidRPr="00557469">
        <w:rPr>
          <w:color w:val="FF0000"/>
        </w:rPr>
        <w:t>prototyping</w:t>
      </w:r>
      <w:ins w:id="73" w:author="Fabio Alberto Cruz Sanchez" w:date="2021-11-22T09:50:00Z">
        <w:r w:rsidR="006B5F56">
          <w:rPr>
            <w:color w:val="FF0000"/>
          </w:rPr>
          <w:t xml:space="preserve"> setup</w:t>
        </w:r>
      </w:ins>
      <w:r w:rsidR="00337AD1" w:rsidRPr="00557469">
        <w:rPr>
          <w:color w:val="FF0000"/>
        </w:rPr>
        <w:t>.</w:t>
      </w:r>
    </w:p>
    <w:p w14:paraId="089FC0F9" w14:textId="77777777" w:rsidR="008F47C5" w:rsidRDefault="008F47C5" w:rsidP="008F47C5">
      <w:pPr>
        <w:pStyle w:val="Corpsdetexte"/>
      </w:pPr>
      <w:r>
        <w:rPr>
          <w:noProof/>
          <w:lang w:val="es-ES" w:eastAsia="es-ES"/>
        </w:rPr>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74" w:name="section:discussion"/>
      <w:bookmarkEnd w:id="7"/>
      <w:bookmarkEnd w:id="12"/>
      <w:r>
        <w:rPr>
          <w:rStyle w:val="SectionNumber"/>
        </w:rPr>
        <w:t>4</w:t>
      </w:r>
      <w:r>
        <w:tab/>
        <w:t>Discussion and limits of the results</w:t>
      </w:r>
    </w:p>
    <w:p w14:paraId="755B2608" w14:textId="36F25FD5" w:rsidR="00BD4A80"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r w:rsidR="001F2ECE" w:rsidRPr="001F2ECE">
        <w:rPr>
          <w:color w:val="FF0000"/>
          <w:rPrChange w:id="75" w:author="Diego" w:date="2021-11-19T17:29:00Z">
            <w:rPr/>
          </w:rPrChange>
        </w:rPr>
        <w:t>strength</w:t>
      </w:r>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448DA48D" w:rsidR="009172ED" w:rsidRPr="0057387A" w:rsidRDefault="00D819B7" w:rsidP="00DB1860">
      <w:pPr>
        <w:pStyle w:val="Corpsdetexte"/>
        <w:rPr>
          <w:color w:val="FF0000"/>
        </w:rPr>
      </w:pPr>
      <w:r w:rsidRPr="0057387A">
        <w:rPr>
          <w:color w:val="FF0000"/>
        </w:rPr>
        <w:t>One main point to highli</w:t>
      </w:r>
      <w:r w:rsidR="009172ED" w:rsidRPr="0057387A">
        <w:rPr>
          <w:color w:val="FF0000"/>
        </w:rPr>
        <w:t>gh</w:t>
      </w:r>
      <w:r w:rsidRPr="0057387A">
        <w:rPr>
          <w:color w:val="FF0000"/>
        </w:rPr>
        <w:t xml:space="preserve">t from Phase I is that among the parameters tested, </w:t>
      </w:r>
      <w:r w:rsidR="0057387A" w:rsidRPr="0057387A">
        <w:rPr>
          <w:color w:val="FF0000"/>
        </w:rPr>
        <w:t>it was</w:t>
      </w:r>
      <w:r w:rsidRPr="0057387A">
        <w:rPr>
          <w:color w:val="FF0000"/>
        </w:rPr>
        <w:t xml:space="preserve"> found that </w:t>
      </w:r>
      <w:r w:rsidR="0057387A" w:rsidRPr="0057387A">
        <w:rPr>
          <w:color w:val="FF0000"/>
        </w:rPr>
        <w:t xml:space="preserve">the </w:t>
      </w:r>
      <w:r w:rsidRPr="0057387A">
        <w:rPr>
          <w:color w:val="FF0000"/>
        </w:rPr>
        <w:t xml:space="preserve">infill density </w:t>
      </w:r>
      <w:r w:rsidR="00DB1860" w:rsidRPr="0057387A">
        <w:rPr>
          <w:color w:val="FF0000"/>
        </w:rPr>
        <w:t>is</w:t>
      </w:r>
      <w:r w:rsidRPr="0057387A">
        <w:rPr>
          <w:color w:val="FF0000"/>
        </w:rPr>
        <w:t xml:space="preserve"> a central parameter to characterize the resistance of the printed part </w:t>
      </w:r>
      <w:r w:rsidR="001F2ECE">
        <w:rPr>
          <w:color w:val="FF0000"/>
        </w:rPr>
        <w:t xml:space="preserve">for both </w:t>
      </w:r>
      <w:r w:rsidRPr="0057387A">
        <w:rPr>
          <w:color w:val="FF0000"/>
        </w:rPr>
        <w:t>virgin and recycled</w:t>
      </w:r>
      <w:r w:rsidR="001F2ECE">
        <w:rPr>
          <w:color w:val="FF0000"/>
        </w:rPr>
        <w:t xml:space="preserve"> materials</w:t>
      </w:r>
      <w:r w:rsidRPr="0057387A">
        <w:rPr>
          <w:color w:val="FF0000"/>
        </w:rPr>
        <w:t xml:space="preserve">. </w:t>
      </w:r>
      <w:r w:rsidR="009172ED" w:rsidRPr="0057387A">
        <w:rPr>
          <w:color w:val="FF0000"/>
        </w:rPr>
        <w:t xml:space="preserve">Certainly, more experimental data is needed to have a robust comprehensive understanding given the fact that fractional experimental designs </w:t>
      </w:r>
      <w:r w:rsidR="009172ED" w:rsidRPr="0057387A">
        <w:rPr>
          <w:color w:val="FF0000"/>
        </w:rPr>
        <w:lastRenderedPageBreak/>
        <w:t>were used in this study. Nevertheless, one interesting perspective from here is to be able to construct conservative failure models for FFF</w:t>
      </w:r>
      <w:r w:rsidR="00AC2D53" w:rsidRPr="0057387A">
        <w:rPr>
          <w:color w:val="FF0000"/>
        </w:rPr>
        <w:t>.</w:t>
      </w:r>
      <w:hyperlink w:anchor="ref-Schwarz2021">
        <w:r w:rsidR="00AC2D53" w:rsidRPr="0057387A">
          <w:rPr>
            <w:rStyle w:val="Lienhypertexte"/>
            <w:color w:val="FF0000"/>
            <w:vertAlign w:val="superscript"/>
          </w:rPr>
          <w:t>57</w:t>
        </w:r>
      </w:hyperlink>
      <w:r w:rsidR="00DA4E51" w:rsidRPr="0057387A">
        <w:rPr>
          <w:rFonts w:ascii="Calibri" w:hAnsi="Calibri" w:cs="Calibri"/>
          <w:color w:val="FF0000"/>
        </w:rPr>
        <w:t xml:space="preserve"> </w:t>
      </w:r>
      <w:r w:rsidR="009172ED" w:rsidRPr="0057387A">
        <w:rPr>
          <w:color w:val="FF0000"/>
        </w:rPr>
        <w:t>Promoting the design efficiency of FFF products needs a</w:t>
      </w:r>
      <w:r w:rsidR="0057387A" w:rsidRPr="0057387A">
        <w:rPr>
          <w:color w:val="FF0000"/>
        </w:rPr>
        <w:t>n</w:t>
      </w:r>
      <w:r w:rsidR="009172ED" w:rsidRPr="0057387A">
        <w:rPr>
          <w:color w:val="FF0000"/>
        </w:rPr>
        <w:t xml:space="preserve"> accurate modeling and better failure criteria for predicting the mechanical strength properties.</w:t>
      </w:r>
      <w:r w:rsidR="001F2ECE">
        <w:rPr>
          <w:color w:val="FF0000"/>
        </w:rPr>
        <w:t xml:space="preserve"> </w:t>
      </w:r>
      <w:r w:rsidR="00DB1860" w:rsidRPr="0057387A">
        <w:rPr>
          <w:color w:val="FF0000"/>
        </w:rPr>
        <w:t xml:space="preserve">The fracture of the specimens in this study confirms that in-layer and interlayer failure modes are present, and this </w:t>
      </w:r>
      <w:proofErr w:type="spellStart"/>
      <w:r w:rsidR="00DB1860" w:rsidRPr="0057387A">
        <w:rPr>
          <w:color w:val="FF0000"/>
        </w:rPr>
        <w:t>behaviour</w:t>
      </w:r>
      <w:proofErr w:type="spellEnd"/>
      <w:r w:rsidR="00DB1860" w:rsidRPr="0057387A">
        <w:rPr>
          <w:color w:val="FF0000"/>
        </w:rPr>
        <w:t xml:space="preserve"> might lead to errors and inconsistency in the predictions of </w:t>
      </w:r>
      <w:r w:rsidR="0057387A" w:rsidRPr="0057387A">
        <w:rPr>
          <w:color w:val="FF0000"/>
        </w:rPr>
        <w:t>the tensile properties</w:t>
      </w:r>
      <w:r w:rsidR="0057387A">
        <w:rPr>
          <w:color w:val="FF0000"/>
        </w:rPr>
        <w:t xml:space="preserve"> given by the model</w:t>
      </w:r>
      <w:r w:rsidR="00DB1860" w:rsidRPr="0057387A">
        <w:rPr>
          <w:color w:val="FF0000"/>
        </w:rPr>
        <w:t>.</w:t>
      </w:r>
      <w:r w:rsidR="0057387A">
        <w:rPr>
          <w:color w:val="FF0000"/>
        </w:rPr>
        <w:t xml:space="preserve"> </w:t>
      </w:r>
      <w:r w:rsidR="00AC2D53" w:rsidRPr="0057387A">
        <w:rPr>
          <w:color w:val="FF0000"/>
        </w:rPr>
        <w:t xml:space="preserve">A conservative model needs to be explored in more detail for </w:t>
      </w:r>
      <w:r w:rsidR="001F2ECE">
        <w:rPr>
          <w:color w:val="FF0000"/>
        </w:rPr>
        <w:t xml:space="preserve">the </w:t>
      </w:r>
      <w:r w:rsidR="00AC2D53" w:rsidRPr="0057387A">
        <w:rPr>
          <w:color w:val="FF0000"/>
        </w:rPr>
        <w:t>infill density parameter and recycling assets to provide a safety margin for designers in their products</w:t>
      </w:r>
      <w:r w:rsidR="0057387A" w:rsidRPr="0057387A">
        <w:rPr>
          <w:color w:val="FF0000"/>
        </w:rPr>
        <w:t>.</w:t>
      </w:r>
    </w:p>
    <w:p w14:paraId="25242299" w14:textId="227C3A25" w:rsidR="00001724" w:rsidRPr="001565DC" w:rsidRDefault="005539D7">
      <w:pPr>
        <w:pStyle w:val="Corpsdetexte"/>
        <w:rPr>
          <w:color w:val="FF0000"/>
        </w:rPr>
      </w:pPr>
      <w:r w:rsidRPr="009C23D2">
        <w:rPr>
          <w:color w:val="FF0000"/>
        </w:rPr>
        <w:t xml:space="preserve">Another </w:t>
      </w:r>
      <w:r w:rsidR="00A0411C" w:rsidRPr="009C23D2">
        <w:rPr>
          <w:color w:val="FF0000"/>
        </w:rPr>
        <w:t xml:space="preserve">main result of this study </w:t>
      </w:r>
      <w:r w:rsidR="009172ED" w:rsidRPr="009C23D2">
        <w:rPr>
          <w:color w:val="FF0000"/>
        </w:rPr>
        <w:t xml:space="preserve">is </w:t>
      </w:r>
      <w:r w:rsidR="00A0411C" w:rsidRPr="00CD6347">
        <w:t xml:space="preserve">that there is a reduction about </w:t>
      </w:r>
      <w:r w:rsidR="00A0411C" w:rsidRPr="009C23D2">
        <w:rPr>
          <w:color w:val="FF0000"/>
        </w:rPr>
        <w:t>41.</w:t>
      </w:r>
      <w:r w:rsidRPr="009C23D2">
        <w:rPr>
          <w:color w:val="FF0000"/>
        </w:rPr>
        <w:t>9</w:t>
      </w:r>
      <w:r w:rsidR="009C23D2">
        <w:t xml:space="preserve"> </w:t>
      </w:r>
      <w:r w:rsidR="00A0411C" w:rsidRPr="00CD6347">
        <w:t>% (on average) in the maximum load supported for PLA (virgin and recycled) when the infill density changes from 100 to 40 %</w:t>
      </w:r>
      <w:r w:rsidR="001565DC">
        <w:t xml:space="preserve"> </w:t>
      </w:r>
      <w:r w:rsidR="001565DC" w:rsidRPr="001565DC">
        <w:rPr>
          <w:color w:val="FF0000"/>
        </w:rPr>
        <w:t>as identified in Phase II</w:t>
      </w:r>
      <w:r w:rsidR="00A0411C" w:rsidRPr="001565DC">
        <w:rPr>
          <w:color w:val="FF0000"/>
        </w:rPr>
        <w:t xml:space="preserve">. </w:t>
      </w:r>
      <w:r w:rsidR="00A0411C" w:rsidRPr="00CD6347">
        <w:t xml:space="preserve">Moreover, it could be inferred from the results that an infill density of 40 % retained 58.1 % of the </w:t>
      </w:r>
      <w:r w:rsidR="00E50460" w:rsidRPr="0057387A">
        <w:rPr>
          <w:color w:val="FF0000"/>
        </w:rPr>
        <w:t>maximal load</w:t>
      </w:r>
      <w:r w:rsidR="00A0411C" w:rsidRPr="0057387A">
        <w:rPr>
          <w:color w:val="FF0000"/>
        </w:rPr>
        <w:t>.</w:t>
      </w:r>
      <w:r w:rsidR="007E1F9A" w:rsidRPr="0057387A">
        <w:rPr>
          <w:color w:val="FF0000"/>
        </w:rPr>
        <w:t xml:space="preserve"> </w:t>
      </w:r>
      <w:ins w:id="76" w:author="Diego" w:date="2021-11-19T17:57:00Z">
        <w:r w:rsidR="00380257">
          <w:rPr>
            <w:color w:val="FF0000"/>
          </w:rPr>
          <w:t xml:space="preserve">The results are even closer when attending to the tensile </w:t>
        </w:r>
      </w:ins>
      <w:ins w:id="77" w:author="Diego" w:date="2021-11-19T17:58:00Z">
        <w:r w:rsidR="00380257">
          <w:rPr>
            <w:color w:val="FF0000"/>
          </w:rPr>
          <w:t>strength</w:t>
        </w:r>
      </w:ins>
      <w:ins w:id="78" w:author="Diego" w:date="2021-11-19T17:57:00Z">
        <w:r w:rsidR="00380257">
          <w:rPr>
            <w:color w:val="FF0000"/>
          </w:rPr>
          <w:t xml:space="preserve"> but, they</w:t>
        </w:r>
      </w:ins>
      <w:del w:id="79" w:author="Diego" w:date="2021-11-19T17:58:00Z">
        <w:r w:rsidR="00001724" w:rsidDel="00380257">
          <w:rPr>
            <w:color w:val="FF0000"/>
          </w:rPr>
          <w:delText xml:space="preserve">However, on the tensile strength </w:delText>
        </w:r>
        <w:r w:rsidR="00001724" w:rsidRPr="001565DC" w:rsidDel="00380257">
          <w:rPr>
            <w:color w:val="FF0000"/>
          </w:rPr>
          <w:delText>perspective</w:delText>
        </w:r>
        <w:r w:rsidR="001565DC" w:rsidRPr="001565DC" w:rsidDel="00380257">
          <w:rPr>
            <w:color w:val="FF0000"/>
          </w:rPr>
          <w:delText>, the results</w:delText>
        </w:r>
      </w:del>
      <w:r w:rsidR="001565DC" w:rsidRPr="001565DC">
        <w:rPr>
          <w:color w:val="FF0000"/>
        </w:rPr>
        <w:t xml:space="preserve"> did not show the same trend as </w:t>
      </w:r>
      <w:del w:id="80" w:author="Diego" w:date="2021-11-19T17:58:00Z">
        <w:r w:rsidR="001565DC" w:rsidRPr="001565DC" w:rsidDel="00380257">
          <w:rPr>
            <w:color w:val="FF0000"/>
          </w:rPr>
          <w:delText xml:space="preserve">for </w:delText>
        </w:r>
      </w:del>
      <w:r w:rsidR="001565DC" w:rsidRPr="001565DC">
        <w:rPr>
          <w:color w:val="FF0000"/>
        </w:rPr>
        <w:t>the maximum load. In this sense, it seems clear that the cross-section related to the perimeter may play a major role on the resistance and, thus, it brings additional opportunities to attain the minimum required resistance while diminishing the material usage.</w:t>
      </w:r>
    </w:p>
    <w:p w14:paraId="44CEE490" w14:textId="24A33B3C" w:rsidR="00BD4A80" w:rsidRPr="00CD6347" w:rsidRDefault="007E1F9A">
      <w:pPr>
        <w:pStyle w:val="Corpsdetexte"/>
      </w:pPr>
      <w:r w:rsidRPr="0057387A">
        <w:rPr>
          <w:color w:val="FF0000"/>
        </w:rPr>
        <w:t xml:space="preserve">Indeed, from Phase III, </w:t>
      </w:r>
      <w:r w:rsidR="002A1BFC" w:rsidRPr="0057387A">
        <w:rPr>
          <w:color w:val="FF0000"/>
        </w:rPr>
        <w:t xml:space="preserve">even in </w:t>
      </w:r>
      <w:r w:rsidRPr="0057387A">
        <w:rPr>
          <w:color w:val="FF0000"/>
        </w:rPr>
        <w:t xml:space="preserve">the worst scenario </w:t>
      </w:r>
      <w:r w:rsidR="002A1BFC" w:rsidRPr="0057387A">
        <w:rPr>
          <w:color w:val="FF0000"/>
        </w:rPr>
        <w:t>(</w:t>
      </w:r>
      <w:r w:rsidRPr="0057387A">
        <w:rPr>
          <w:color w:val="FF0000"/>
        </w:rPr>
        <w:t xml:space="preserve">vertical </w:t>
      </w:r>
      <w:r w:rsidR="002A1BFC" w:rsidRPr="0057387A">
        <w:rPr>
          <w:color w:val="FF0000"/>
        </w:rPr>
        <w:t xml:space="preserve">building </w:t>
      </w:r>
      <w:r w:rsidRPr="0057387A">
        <w:rPr>
          <w:color w:val="FF0000"/>
        </w:rPr>
        <w:t>orientation</w:t>
      </w:r>
      <w:r w:rsidR="002A1BFC" w:rsidRPr="0057387A">
        <w:rPr>
          <w:color w:val="FF0000"/>
        </w:rPr>
        <w:t>)</w:t>
      </w:r>
      <w:r w:rsidRPr="0057387A">
        <w:rPr>
          <w:color w:val="FF0000"/>
        </w:rPr>
        <w:t>, a</w:t>
      </w:r>
      <w:r w:rsidR="002A1BFC" w:rsidRPr="0057387A">
        <w:rPr>
          <w:color w:val="FF0000"/>
        </w:rPr>
        <w:t xml:space="preserve"> </w:t>
      </w:r>
      <w:r w:rsidRPr="0057387A">
        <w:rPr>
          <w:color w:val="FF0000"/>
        </w:rPr>
        <w:t>reduction of the 13</w:t>
      </w:r>
      <w:r w:rsidR="0057387A">
        <w:rPr>
          <w:color w:val="FF0000"/>
        </w:rPr>
        <w:t xml:space="preserve"> </w:t>
      </w:r>
      <w:r w:rsidRPr="0057387A">
        <w:rPr>
          <w:color w:val="FF0000"/>
        </w:rPr>
        <w:t>%</w:t>
      </w:r>
      <w:r w:rsidR="002A1BFC" w:rsidRPr="0057387A">
        <w:rPr>
          <w:color w:val="FF0000"/>
        </w:rPr>
        <w:t xml:space="preserve"> was estimated from virgin to recycled. </w:t>
      </w:r>
      <w:proofErr w:type="gramStart"/>
      <w:r w:rsidR="002A1BFC" w:rsidRPr="0057387A">
        <w:rPr>
          <w:color w:val="FF0000"/>
        </w:rPr>
        <w:t>These order of magnitudes</w:t>
      </w:r>
      <w:proofErr w:type="gramEnd"/>
      <w:r w:rsidR="002A1BFC" w:rsidRPr="0057387A">
        <w:rPr>
          <w:color w:val="FF0000"/>
        </w:rPr>
        <w:t xml:space="preserve"> are </w:t>
      </w:r>
      <w:r w:rsidR="00A0411C" w:rsidRPr="0057387A">
        <w:rPr>
          <w:color w:val="FF0000"/>
        </w:rPr>
        <w:t>relevant insight</w:t>
      </w:r>
      <w:r w:rsidR="002A1BFC" w:rsidRPr="0057387A">
        <w:rPr>
          <w:color w:val="FF0000"/>
        </w:rPr>
        <w:t>s</w:t>
      </w:r>
      <w:r w:rsidR="00A0411C" w:rsidRPr="0057387A">
        <w:rPr>
          <w:color w:val="FF0000"/>
        </w:rPr>
        <w:t xml:space="preserve"> for prescriptions of minimal conditions for 3D printing. </w:t>
      </w:r>
      <w:r w:rsidR="00A0411C" w:rsidRPr="00CD6347">
        <w:t xml:space="preserve">Moreover, the use of recycled assets in the printing process may be a relevant method, considering the current priorities of the European Union </w:t>
      </w:r>
      <w:proofErr w:type="gramStart"/>
      <w:r w:rsidR="00A0411C" w:rsidRPr="00CD6347">
        <w:t>in regard to</w:t>
      </w:r>
      <w:proofErr w:type="gramEnd"/>
      <w:r w:rsidR="00A0411C" w:rsidRPr="00CD6347">
        <w:t xml:space="preserve"> circular economy and carbon-neutral strategy ambitions.</w:t>
      </w:r>
      <w:hyperlink w:anchor="ref-Schwarz2021">
        <w:r w:rsidR="001B636D">
          <w:rPr>
            <w:rStyle w:val="Lienhypertexte"/>
            <w:color w:val="FF0000"/>
            <w:vertAlign w:val="superscript"/>
          </w:rPr>
          <w:t>5</w:t>
        </w:r>
        <w:r w:rsidR="00AC2D53">
          <w:rPr>
            <w:rStyle w:val="Lienhypertexte"/>
            <w:color w:val="FF0000"/>
            <w:vertAlign w:val="superscript"/>
          </w:rPr>
          <w:t>8</w:t>
        </w:r>
      </w:hyperlink>
      <w:r w:rsidR="00A0411C" w:rsidRPr="00CD6347">
        <w:t xml:space="preserve"> Also, there is great development in applications using distributed recycling approaches. For instance, Nur-A-</w:t>
      </w:r>
      <w:proofErr w:type="spellStart"/>
      <w:r w:rsidR="00A0411C" w:rsidRPr="00CD6347">
        <w:t>Tomal</w:t>
      </w:r>
      <w:proofErr w:type="spellEnd"/>
      <w:r w:rsidR="00A0411C" w:rsidRPr="00CD6347">
        <w:t xml:space="preserve"> </w:t>
      </w:r>
      <w:r w:rsidR="00447E2D" w:rsidRPr="00447E2D">
        <w:rPr>
          <w:i/>
        </w:rPr>
        <w:t>et al.</w:t>
      </w:r>
      <w:hyperlink w:anchor="ref-Nur-A-Tomal2020">
        <w:r w:rsidR="001B636D">
          <w:rPr>
            <w:rStyle w:val="Lienhypertexte"/>
            <w:color w:val="FF0000"/>
            <w:vertAlign w:val="superscript"/>
          </w:rPr>
          <w:t>5</w:t>
        </w:r>
        <w:r w:rsidR="00AC2D53">
          <w:rPr>
            <w:rStyle w:val="Lienhypertexte"/>
            <w:color w:val="FF0000"/>
            <w:vertAlign w:val="superscript"/>
          </w:rPr>
          <w:t>9</w:t>
        </w:r>
      </w:hyperlink>
      <w:r w:rsidR="00A0411C" w:rsidRPr="00CD6347">
        <w:t xml:space="preserve"> presented a valuable example of waste-to-wealth to use waste plastic toys retaining the original color of waste plastic to fabricate new products. </w:t>
      </w:r>
      <w:proofErr w:type="gramStart"/>
      <w:r w:rsidR="00A0411C" w:rsidRPr="00CD6347">
        <w:t>Certainly</w:t>
      </w:r>
      <w:proofErr w:type="gramEnd"/>
      <w:r w:rsidR="00A0411C" w:rsidRPr="00CD6347">
        <w:t xml:space="preserve"> more research is required for the development of complete closed-loop case studies for prototyping purposes based on </w:t>
      </w:r>
      <w:r w:rsidR="005A3FBD">
        <w:t xml:space="preserve">the </w:t>
      </w:r>
      <w:r w:rsidR="005A3FBD" w:rsidRPr="005A3FBD">
        <w:rPr>
          <w:color w:val="FF0000"/>
        </w:rPr>
        <w:t xml:space="preserve">type of </w:t>
      </w:r>
      <w:r w:rsidR="00A0411C" w:rsidRPr="005A3FBD">
        <w:rPr>
          <w:color w:val="FF0000"/>
        </w:rPr>
        <w:t>material</w:t>
      </w:r>
      <w:r w:rsidR="00A0411C" w:rsidRPr="00CD6347">
        <w:t>, validating technical, ecological and economic feasibility.</w:t>
      </w:r>
      <w:hyperlink w:anchor="ref-CruzSanchez2020">
        <w:r w:rsidR="00A0411C" w:rsidRPr="00CD6347">
          <w:rPr>
            <w:rStyle w:val="Lienhypertexte"/>
            <w:color w:val="auto"/>
            <w:vertAlign w:val="superscript"/>
          </w:rPr>
          <w:t>17</w:t>
        </w:r>
      </w:hyperlink>
      <w:r w:rsidR="00A0411C" w:rsidRPr="00CD6347">
        <w:rPr>
          <w:vertAlign w:val="superscript"/>
        </w:rPr>
        <w:t>,</w:t>
      </w:r>
      <w:r w:rsidR="00AC2D53" w:rsidRPr="007261DF">
        <w:rPr>
          <w:color w:val="FF0000"/>
          <w:vertAlign w:val="superscript"/>
        </w:rPr>
        <w:t>60</w:t>
      </w:r>
    </w:p>
    <w:p w14:paraId="50233244" w14:textId="75C2382F" w:rsidR="00BD4A80" w:rsidRPr="00CD6347" w:rsidRDefault="00A0411C">
      <w:pPr>
        <w:pStyle w:val="Corpsdetexte"/>
      </w:pPr>
      <w:r w:rsidRPr="00CD6347">
        <w:t xml:space="preserve">There are certain limitations to this work in the perspective of materials and parameters tested. </w:t>
      </w:r>
      <w:proofErr w:type="spellStart"/>
      <w:r w:rsidR="001565DC" w:rsidRPr="001565DC">
        <w:rPr>
          <w:color w:val="FF0000"/>
        </w:rPr>
        <w:t>Fon</w:t>
      </w:r>
      <w:proofErr w:type="spellEnd"/>
      <w:r w:rsidR="001565DC" w:rsidRPr="001565DC">
        <w:rPr>
          <w:color w:val="FF0000"/>
        </w:rPr>
        <w:t xml:space="preserve"> instance</w:t>
      </w:r>
      <w:r w:rsidRPr="00CD6347">
        <w:t xml:space="preserve">, the use of other materials is needed to confirm the main findings. Moreover, other factors are needed </w:t>
      </w:r>
      <w:proofErr w:type="gramStart"/>
      <w:r w:rsidRPr="00CD6347">
        <w:t>in order to</w:t>
      </w:r>
      <w:proofErr w:type="gramEnd"/>
      <w:r w:rsidRPr="00CD6347">
        <w:t xml:space="preserve"> consider the quality of a prototype. Clearly, other variables, such as aesthetic design, dimensional accuracy and surface </w:t>
      </w:r>
      <w:r w:rsidR="00AC2D53" w:rsidRPr="00CD6347">
        <w:t>quality</w:t>
      </w:r>
      <w:r w:rsidR="00AC2D53">
        <w:rPr>
          <w:color w:val="FF0000"/>
          <w:vertAlign w:val="superscript"/>
        </w:rPr>
        <w:t>61</w:t>
      </w:r>
      <w:r w:rsidR="00AC2D53" w:rsidRPr="00CD6347">
        <w:t xml:space="preserve"> </w:t>
      </w:r>
      <w:r w:rsidRPr="00CD6347">
        <w:t xml:space="preserve">are also </w:t>
      </w:r>
      <w:r w:rsidRPr="001565DC">
        <w:rPr>
          <w:color w:val="FF0000"/>
        </w:rPr>
        <w:t xml:space="preserve">key to </w:t>
      </w:r>
      <w:r w:rsidR="001565DC" w:rsidRPr="001565DC">
        <w:rPr>
          <w:color w:val="FF0000"/>
        </w:rPr>
        <w:t>analyze</w:t>
      </w:r>
      <w:r w:rsidRPr="001565DC">
        <w:rPr>
          <w:color w:val="FF0000"/>
        </w:rPr>
        <w:t xml:space="preserve"> </w:t>
      </w:r>
      <w:r w:rsidRPr="00CD6347">
        <w:t>for the printed objects in addition to the mechanical properties in the prototypes where the main goal is user acceptability.</w:t>
      </w:r>
      <w:hyperlink w:anchor="ref-Sauer2009">
        <w:r w:rsidR="00AC2D53">
          <w:rPr>
            <w:rStyle w:val="Lienhypertexte"/>
            <w:color w:val="FF0000"/>
            <w:vertAlign w:val="superscript"/>
          </w:rPr>
          <w:t>62</w:t>
        </w:r>
      </w:hyperlink>
      <w:r w:rsidRPr="00C4507C">
        <w:rPr>
          <w:color w:val="FF0000"/>
          <w:vertAlign w:val="superscript"/>
        </w:rPr>
        <w:t>,</w:t>
      </w:r>
      <w:hyperlink w:anchor="ref-Sauer2010">
        <w:r w:rsidR="00AC2D53">
          <w:rPr>
            <w:rStyle w:val="Lienhypertexte"/>
            <w:color w:val="FF0000"/>
            <w:vertAlign w:val="superscript"/>
          </w:rPr>
          <w:t>63</w:t>
        </w:r>
      </w:hyperlink>
      <w:r w:rsidR="00AC2D53" w:rsidRPr="00CD6347">
        <w:t xml:space="preserve"> </w:t>
      </w:r>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81" w:name="section:conclusions"/>
      <w:bookmarkEnd w:id="74"/>
      <w:r>
        <w:rPr>
          <w:rStyle w:val="SectionNumber"/>
        </w:rPr>
        <w:t>5</w:t>
      </w:r>
      <w:r>
        <w:tab/>
        <w:t>Conclusions</w:t>
      </w:r>
    </w:p>
    <w:p w14:paraId="152397AD" w14:textId="06437827"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ins w:id="82" w:author="Diego" w:date="2021-11-19T17:52:00Z">
        <w:r w:rsidR="001565DC" w:rsidRPr="00380257">
          <w:rPr>
            <w:color w:val="FF0000"/>
            <w:rPrChange w:id="83" w:author="Diego" w:date="2021-11-19T17:52:00Z">
              <w:rPr/>
            </w:rPrChange>
          </w:rPr>
          <w:t>tensile strength and Young’s modulus</w:t>
        </w:r>
      </w:ins>
      <w:del w:id="84" w:author="Diego" w:date="2021-11-19T17:52:00Z">
        <w:r w:rsidR="00DA4E51" w:rsidRPr="00380257" w:rsidDel="001565DC">
          <w:rPr>
            <w:color w:val="FF0000"/>
          </w:rPr>
          <w:delText>maximal load</w:delText>
        </w:r>
      </w:del>
      <w:r w:rsidR="00DA4E51" w:rsidRPr="00380257">
        <w:rPr>
          <w:color w:val="FF0000"/>
        </w:rPr>
        <w:t xml:space="preserve"> </w:t>
      </w:r>
      <w:r w:rsidR="00ED1DA4" w:rsidRPr="00380257">
        <w:rPr>
          <w:color w:val="FF0000"/>
        </w:rPr>
        <w:t>usin</w:t>
      </w:r>
      <w:r w:rsidR="00ED1DA4" w:rsidRPr="009C23D2">
        <w:rPr>
          <w:color w:val="FF0000"/>
        </w:rPr>
        <w:t xml:space="preserve">g </w:t>
      </w:r>
      <w:r w:rsidR="00DA4E51" w:rsidRPr="009C23D2">
        <w:rPr>
          <w:color w:val="FF0000"/>
        </w:rPr>
        <w:t xml:space="preserve">commercial </w:t>
      </w:r>
      <w:r w:rsidR="00ED1DA4" w:rsidRPr="009C23D2">
        <w:rPr>
          <w:color w:val="FF0000"/>
        </w:rPr>
        <w:t xml:space="preserve">virgin </w:t>
      </w:r>
      <w:r w:rsidRPr="009C23D2">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 xml:space="preserve">by </w:t>
      </w:r>
      <w:r w:rsidRPr="00CD6347">
        <w:lastRenderedPageBreak/>
        <w:t>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DA4E51">
        <w:rPr>
          <w:color w:val="FF0000"/>
          <w:vertAlign w:val="superscript"/>
        </w:rPr>
        <w:t>64</w:t>
      </w:r>
      <w:r w:rsidR="00DA4E51" w:rsidRPr="00CD6347">
        <w:t xml:space="preserve"> </w:t>
      </w:r>
    </w:p>
    <w:p w14:paraId="117E9374" w14:textId="63A07971" w:rsidR="00BD4A80" w:rsidRPr="00CD6347" w:rsidRDefault="00A0411C">
      <w:pPr>
        <w:pStyle w:val="Corpsdetexte"/>
      </w:pPr>
      <w:proofErr w:type="gramStart"/>
      <w:r w:rsidRPr="00CD6347">
        <w:t>To a great extent,</w:t>
      </w:r>
      <w:proofErr w:type="gramEnd"/>
      <w:r w:rsidRPr="00CD6347">
        <w:t xml:space="preserve"> the printing conditions determined the </w:t>
      </w:r>
      <w:r w:rsidR="00DA4E51" w:rsidRPr="009C23D2">
        <w:rPr>
          <w:color w:val="FF0000"/>
        </w:rPr>
        <w:t>resistance</w:t>
      </w:r>
      <w:r w:rsidRPr="009C23D2">
        <w:rPr>
          <w:color w:val="FF0000"/>
        </w:rPr>
        <w:t xml:space="preserve"> </w:t>
      </w:r>
      <w:r w:rsidRPr="00CD6347">
        <w:t xml:space="preserve">of the specimens. Specifically, the factor that most influenced the </w:t>
      </w:r>
      <w:r w:rsidR="00380257" w:rsidRPr="00380257">
        <w:rPr>
          <w:color w:val="FF0000"/>
          <w:rPrChange w:id="85" w:author="Diego" w:date="2021-11-19T17:53:00Z">
            <w:rPr/>
          </w:rPrChange>
        </w:rPr>
        <w:t xml:space="preserve">tensile strength </w:t>
      </w:r>
      <w:r w:rsidRPr="00CD6347">
        <w:t xml:space="preserve">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 xml:space="preserve">where the maximum load notably increases to a greater extent. </w:t>
      </w:r>
      <w:r w:rsidR="00380257" w:rsidRPr="00380257">
        <w:rPr>
          <w:color w:val="FF0000"/>
        </w:rPr>
        <w:t>When attending to the tensile strength, in the A region, the results were found to be mainly constant, not following any trend</w:t>
      </w:r>
      <w:r w:rsidR="00380257">
        <w:rPr>
          <w:color w:val="FF0000"/>
        </w:rPr>
        <w:t>; while, in the B region, again the tensile strength sharply increased.</w:t>
      </w:r>
      <w:r w:rsidR="00380257">
        <w:t xml:space="preserve"> </w:t>
      </w:r>
      <w:r w:rsidRPr="00CD6347">
        <w:t>In general, the fracture of the virgin material corresponded to that of a fragile material, while the fracture of the recycled material showed more ductile behavior.</w:t>
      </w:r>
    </w:p>
    <w:p w14:paraId="3FEB872E" w14:textId="1E5FCC34" w:rsidR="00BD4A80" w:rsidRPr="00CD6347" w:rsidRDefault="00A0411C">
      <w:pPr>
        <w:pStyle w:val="Corpsdetexte"/>
      </w:pPr>
      <w:r w:rsidRPr="00CD6347">
        <w:t xml:space="preserve">The selected orientation for printing is of great importance because of the anisotropy. The horizontal orientation allowed to attain a higher </w:t>
      </w:r>
      <w:r w:rsidR="00380257">
        <w:t>tensile strength</w:t>
      </w:r>
      <w:r w:rsidRPr="00CD6347">
        <w:t xml:space="preserve">, while the vertical orientation provided a lower value </w:t>
      </w:r>
      <w:proofErr w:type="gramStart"/>
      <w:r w:rsidRPr="00CD6347">
        <w:t>due to the fact that</w:t>
      </w:r>
      <w:proofErr w:type="gramEnd"/>
      <w:r w:rsidRPr="00CD6347">
        <w:t xml:space="preserve">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r w:rsidR="00337AD1" w:rsidRPr="009C23D2">
        <w:rPr>
          <w:color w:val="FF0000"/>
        </w:rPr>
        <w:t>maximum load</w:t>
      </w:r>
      <w:r w:rsidRPr="00CD6347">
        <w:t xml:space="preserve">. Despite the fact that recycled PLA offers slightly lower tensile </w:t>
      </w:r>
      <w:r w:rsidR="00337AD1" w:rsidRPr="0057387A">
        <w:rPr>
          <w:color w:val="FF0000"/>
        </w:rPr>
        <w:t>load</w:t>
      </w:r>
      <w:r w:rsidRPr="00CD6347">
        <w:t>, by properly selecting the printing conditions, it could be close to that of the virgin PLA. Particularly, when using the edgewise and horizontal orientations</w:t>
      </w:r>
      <w:r w:rsidR="00336B9A">
        <w:t xml:space="preserve">. </w:t>
      </w:r>
      <w:r w:rsidRPr="00CD6347">
        <w:t xml:space="preserve">Future research needs to evaluate the quality of a (recycled) prototype including quality aspects other than </w:t>
      </w:r>
      <w:r w:rsidR="00DA4E51" w:rsidRPr="009C23D2">
        <w:rPr>
          <w:color w:val="FF0000"/>
        </w:rPr>
        <w:t>resistance</w:t>
      </w:r>
      <w:r w:rsidR="00DA4E51" w:rsidRPr="00CD6347">
        <w:t xml:space="preserve"> </w:t>
      </w:r>
      <w:r w:rsidRPr="00CD6347">
        <w:t>aspects such as aesthetics, accuracy. Moreover, the acceptability of recycled products that can be technical printable is a major milestone.</w:t>
      </w:r>
    </w:p>
    <w:p w14:paraId="2D645D83" w14:textId="77777777" w:rsidR="00BD4A80" w:rsidRDefault="00A0411C">
      <w:pPr>
        <w:pStyle w:val="Titre1"/>
      </w:pPr>
      <w:bookmarkStart w:id="86" w:name="acknowledgements"/>
      <w:bookmarkEnd w:id="81"/>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87" w:name="declaration-of-interest-statement"/>
      <w:bookmarkEnd w:id="86"/>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88" w:name="references"/>
      <w:bookmarkEnd w:id="87"/>
      <w:r>
        <w:t>References</w:t>
      </w:r>
    </w:p>
    <w:p w14:paraId="75719CDB" w14:textId="541B6E7A" w:rsidR="00BD4A80" w:rsidRPr="009C23D2" w:rsidRDefault="00A0411C">
      <w:pPr>
        <w:pStyle w:val="Bibliographie"/>
      </w:pPr>
      <w:bookmarkStart w:id="89" w:name="ref-Singh2020d"/>
      <w:bookmarkStart w:id="90"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9C23D2">
        <w:rPr>
          <w:i/>
          <w:iCs/>
          <w:color w:val="FF0000"/>
        </w:rPr>
        <w:t xml:space="preserve">J </w:t>
      </w:r>
      <w:proofErr w:type="spellStart"/>
      <w:r w:rsidR="00CD6347" w:rsidRPr="009C23D2">
        <w:rPr>
          <w:i/>
          <w:iCs/>
          <w:color w:val="FF0000"/>
        </w:rPr>
        <w:t>Manuf</w:t>
      </w:r>
      <w:proofErr w:type="spellEnd"/>
      <w:r w:rsidR="00CD6347" w:rsidRPr="009C23D2">
        <w:rPr>
          <w:i/>
          <w:iCs/>
          <w:color w:val="FF0000"/>
        </w:rPr>
        <w:t xml:space="preserve"> Process</w:t>
      </w:r>
      <w:r w:rsidR="00CD6347" w:rsidRPr="009C23D2">
        <w:rPr>
          <w:color w:val="FF0000"/>
        </w:rPr>
        <w:t xml:space="preserve"> </w:t>
      </w:r>
      <w:r w:rsidRPr="009C23D2">
        <w:t>2020; 55: 288–306.</w:t>
      </w:r>
    </w:p>
    <w:p w14:paraId="229B6782" w14:textId="6E9E208A" w:rsidR="00BD4A80" w:rsidRPr="00CD6347" w:rsidRDefault="00A0411C">
      <w:pPr>
        <w:pStyle w:val="Bibliographie"/>
      </w:pPr>
      <w:bookmarkStart w:id="91" w:name="ref-Sartal2018"/>
      <w:bookmarkEnd w:id="89"/>
      <w:r w:rsidRPr="009C23D2">
        <w:t xml:space="preserve">2. </w:t>
      </w:r>
      <w:r w:rsidRPr="009C23D2">
        <w:tab/>
      </w:r>
      <w:r w:rsidRPr="00C3372F">
        <w:t xml:space="preserve">Sartal A, Carou D, Dorado-Vicente R, </w:t>
      </w:r>
      <w:r w:rsidR="00447E2D" w:rsidRPr="00C3372F">
        <w:rPr>
          <w:i/>
        </w:rPr>
        <w:t>et al.</w:t>
      </w:r>
      <w:r w:rsidRPr="00C3372F">
        <w:t xml:space="preserve"> </w:t>
      </w:r>
      <w:r w:rsidRPr="00CD6347">
        <w:t xml:space="preserve">Facing the challenges of the food industry: Might additive manufacturing be the answer?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92" w:name="ref-Akhoundi2019"/>
      <w:bookmarkEnd w:id="91"/>
      <w:r w:rsidRPr="00CD6347">
        <w:lastRenderedPageBreak/>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93" w:name="ref-Nam2019"/>
      <w:bookmarkEnd w:id="92"/>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94" w:name="ref-Jiang2016"/>
      <w:bookmarkEnd w:id="93"/>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95" w:name="ref-Askari2020"/>
      <w:bookmarkEnd w:id="94"/>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96" w:name="ref-Wang2020f"/>
      <w:bookmarkEnd w:id="95"/>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97" w:name="ref-Niaki2019"/>
      <w:bookmarkEnd w:id="96"/>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98" w:name="ref-Peng2018"/>
      <w:bookmarkEnd w:id="97"/>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99" w:name="ref-Despeisse2016"/>
      <w:bookmarkEnd w:id="98"/>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100" w:name="ref-GonzalezHenriquez2019"/>
      <w:bookmarkEnd w:id="99"/>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9F31FF" w:rsidRDefault="00A0411C" w:rsidP="0007317F">
      <w:pPr>
        <w:pStyle w:val="NormalWeb"/>
        <w:ind w:left="480" w:hanging="480"/>
        <w:rPr>
          <w:color w:val="FF0000"/>
          <w:lang w:val="en-US"/>
          <w:rPrChange w:id="101" w:author="Fabio Alberto Cruz Sanchez" w:date="2021-11-22T09:30:00Z">
            <w:rPr>
              <w:color w:val="FF0000"/>
            </w:rPr>
          </w:rPrChange>
        </w:rPr>
      </w:pPr>
      <w:bookmarkStart w:id="102" w:name="ref-Ryberg2019"/>
      <w:bookmarkEnd w:id="100"/>
      <w:r w:rsidRPr="009F31FF">
        <w:rPr>
          <w:lang w:val="en-US"/>
          <w:rPrChange w:id="103" w:author="Fabio Alberto Cruz Sanchez" w:date="2021-11-22T09:30:00Z">
            <w:rPr/>
          </w:rPrChange>
        </w:rPr>
        <w:t xml:space="preserve">12. </w:t>
      </w:r>
      <w:r w:rsidRPr="009F31FF">
        <w:rPr>
          <w:lang w:val="en-US"/>
          <w:rPrChange w:id="104" w:author="Fabio Alberto Cruz Sanchez" w:date="2021-11-22T09:30:00Z">
            <w:rPr/>
          </w:rPrChange>
        </w:rPr>
        <w:tab/>
      </w:r>
      <w:r w:rsidR="0007317F" w:rsidRPr="009F31FF">
        <w:rPr>
          <w:color w:val="FF0000"/>
          <w:lang w:val="en-US"/>
          <w:rPrChange w:id="105" w:author="Fabio Alberto Cruz Sanchez" w:date="2021-11-22T09:30:00Z">
            <w:rPr>
              <w:color w:val="FF0000"/>
            </w:rPr>
          </w:rPrChange>
        </w:rPr>
        <w:t xml:space="preserve">Kumar, R, Verma, A., </w:t>
      </w:r>
      <w:proofErr w:type="spellStart"/>
      <w:r w:rsidR="0007317F" w:rsidRPr="009F31FF">
        <w:rPr>
          <w:color w:val="FF0000"/>
          <w:lang w:val="en-US"/>
          <w:rPrChange w:id="106" w:author="Fabio Alberto Cruz Sanchez" w:date="2021-11-22T09:30:00Z">
            <w:rPr>
              <w:color w:val="FF0000"/>
            </w:rPr>
          </w:rPrChange>
        </w:rPr>
        <w:t>Shome</w:t>
      </w:r>
      <w:proofErr w:type="spellEnd"/>
      <w:r w:rsidR="0007317F" w:rsidRPr="009F31FF">
        <w:rPr>
          <w:color w:val="FF0000"/>
          <w:lang w:val="en-US"/>
          <w:rPrChange w:id="107" w:author="Fabio Alberto Cruz Sanchez" w:date="2021-11-22T09:30:00Z">
            <w:rPr>
              <w:color w:val="FF0000"/>
            </w:rPr>
          </w:rPrChange>
        </w:rPr>
        <w:t>, A.,</w:t>
      </w:r>
      <w:r w:rsidR="0007317F" w:rsidRPr="009C23D2">
        <w:rPr>
          <w:color w:val="FF0000"/>
          <w:lang w:val="en-US"/>
        </w:rPr>
        <w:t xml:space="preserve"> et al</w:t>
      </w:r>
      <w:r w:rsidR="0007317F" w:rsidRPr="009F31FF">
        <w:rPr>
          <w:color w:val="FF0000"/>
          <w:lang w:val="en-US"/>
          <w:rPrChange w:id="108" w:author="Fabio Alberto Cruz Sanchez" w:date="2021-11-22T09:30:00Z">
            <w:rPr>
              <w:color w:val="FF0000"/>
            </w:rPr>
          </w:rPrChange>
        </w:rPr>
        <w:t xml:space="preserve">. Impacts of Plastic Pollution on Ecosystem Services, Sustainable Development Goals, and Need to Focus on Circular Economy and Policy Interventions. Sustainability </w:t>
      </w:r>
      <w:r w:rsidR="0007317F" w:rsidRPr="009C23D2">
        <w:rPr>
          <w:color w:val="FF0000"/>
          <w:lang w:val="en-US"/>
        </w:rPr>
        <w:t>2021</w:t>
      </w:r>
      <w:r w:rsidR="0007317F" w:rsidRPr="009F31FF">
        <w:rPr>
          <w:color w:val="FF0000"/>
          <w:lang w:val="en-US"/>
          <w:rPrChange w:id="109" w:author="Fabio Alberto Cruz Sanchez" w:date="2021-11-22T09:30:00Z">
            <w:rPr>
              <w:color w:val="FF0000"/>
            </w:rPr>
          </w:rPrChange>
        </w:rPr>
        <w:t>, 9963. https://doi.org/10.3390/su13179963</w:t>
      </w:r>
    </w:p>
    <w:p w14:paraId="16C33BF4" w14:textId="77777777" w:rsidR="00BD4A80" w:rsidRPr="00CD6347" w:rsidRDefault="00A0411C">
      <w:pPr>
        <w:pStyle w:val="Bibliographie"/>
      </w:pPr>
      <w:bookmarkStart w:id="110" w:name="ref-Elverum2016"/>
      <w:bookmarkEnd w:id="102"/>
      <w:r w:rsidRPr="00CD6347">
        <w:t xml:space="preserve">13. </w:t>
      </w:r>
      <w:r w:rsidRPr="00CD6347">
        <w:tab/>
        <w:t>E</w:t>
      </w:r>
      <w:proofErr w:type="spellStart"/>
      <w:r w:rsidRPr="00CD6347">
        <w:t>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111" w:name="ref-Menold2017"/>
      <w:bookmarkEnd w:id="110"/>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112" w:name="ref-Hansen2020"/>
      <w:bookmarkEnd w:id="111"/>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13" w:name="ref-Campbell2012"/>
      <w:bookmarkEnd w:id="112"/>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 xml:space="preserve">Rapid </w:t>
      </w:r>
      <w:proofErr w:type="spellStart"/>
      <w:r w:rsidRPr="00C3372F">
        <w:rPr>
          <w:i/>
          <w:iCs/>
          <w:lang w:val="fr-FR"/>
        </w:rPr>
        <w:t>Prototyp</w:t>
      </w:r>
      <w:proofErr w:type="spellEnd"/>
      <w:r w:rsidRPr="00C3372F">
        <w:rPr>
          <w:i/>
          <w:iCs/>
          <w:lang w:val="fr-FR"/>
        </w:rPr>
        <w:t xml:space="preserve"> J</w:t>
      </w:r>
      <w:r w:rsidRPr="00C3372F">
        <w:rPr>
          <w:lang w:val="fr-FR"/>
        </w:rPr>
        <w:t xml:space="preserve"> 2012; 18: 255–258.</w:t>
      </w:r>
    </w:p>
    <w:p w14:paraId="5E445A30" w14:textId="085CB77A" w:rsidR="00BD4A80" w:rsidRPr="00CD6347" w:rsidRDefault="00A0411C">
      <w:pPr>
        <w:pStyle w:val="Bibliographie"/>
      </w:pPr>
      <w:bookmarkStart w:id="114" w:name="ref-CruzSanchez2020"/>
      <w:bookmarkEnd w:id="113"/>
      <w:r w:rsidRPr="00C3372F">
        <w:rPr>
          <w:lang w:val="fr-FR"/>
        </w:rPr>
        <w:lastRenderedPageBreak/>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15" w:name="ref-Mikula2020"/>
      <w:bookmarkEnd w:id="114"/>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16" w:name="ref-Lovo2018"/>
      <w:bookmarkEnd w:id="115"/>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17" w:name="ref-Laureto2018"/>
      <w:bookmarkEnd w:id="116"/>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18" w:name="ref-Popescu2018"/>
      <w:bookmarkEnd w:id="117"/>
      <w:r w:rsidRPr="00CD6347">
        <w:t xml:space="preserve">21. </w:t>
      </w:r>
      <w:r w:rsidRPr="00CD6347">
        <w:tab/>
      </w:r>
      <w:r w:rsidRPr="00C3372F">
        <w:t xml:space="preserve">Popescu D, Zapciu A, Amza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19" w:name="ref-Tymrak2014a"/>
      <w:bookmarkEnd w:id="118"/>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20" w:name="ref-Altan2018"/>
      <w:bookmarkEnd w:id="119"/>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1" w:name="ref-Yao2019"/>
      <w:bookmarkEnd w:id="120"/>
      <w:r w:rsidRPr="00CD6347">
        <w:t xml:space="preserve">24. </w:t>
      </w:r>
      <w:r w:rsidRPr="00CD6347">
        <w:tab/>
      </w:r>
      <w:r w:rsidRPr="009F31FF">
        <w:rPr>
          <w:rPrChange w:id="122" w:author="Fabio Alberto Cruz Sanchez" w:date="2021-11-22T09:30:00Z">
            <w:rPr>
              <w:lang w:val="fr-FR"/>
            </w:rPr>
          </w:rPrChange>
        </w:rPr>
        <w:t xml:space="preserve">Yao T, Deng Z, Zhang K, </w:t>
      </w:r>
      <w:r w:rsidR="00447E2D" w:rsidRPr="009F31FF">
        <w:rPr>
          <w:i/>
          <w:rPrChange w:id="123" w:author="Fabio Alberto Cruz Sanchez" w:date="2021-11-22T09:30:00Z">
            <w:rPr>
              <w:i/>
              <w:lang w:val="fr-FR"/>
            </w:rPr>
          </w:rPrChange>
        </w:rPr>
        <w:t>et al.</w:t>
      </w:r>
      <w:r w:rsidRPr="009F31FF">
        <w:rPr>
          <w:rPrChange w:id="124" w:author="Fabio Alberto Cruz Sanchez" w:date="2021-11-22T09:30: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25" w:name="ref-Alafaghani2018"/>
      <w:bookmarkEnd w:id="121"/>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26" w:name="ref-Little2020"/>
      <w:bookmarkEnd w:id="125"/>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27" w:name="ref-Zhao2018"/>
      <w:bookmarkEnd w:id="126"/>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28" w:name="ref-Petrovic2011"/>
      <w:bookmarkEnd w:id="127"/>
      <w:r w:rsidRPr="009F31FF">
        <w:rPr>
          <w:rPrChange w:id="129" w:author="Fabio Alberto Cruz Sanchez" w:date="2021-11-22T09:30:00Z">
            <w:rPr>
              <w:lang w:val="fr-FR"/>
            </w:rPr>
          </w:rPrChange>
        </w:rPr>
        <w:t xml:space="preserve">28. </w:t>
      </w:r>
      <w:r w:rsidRPr="009F31FF">
        <w:rPr>
          <w:rPrChange w:id="130" w:author="Fabio Alberto Cruz Sanchez" w:date="2021-11-22T09:30:00Z">
            <w:rPr>
              <w:lang w:val="fr-FR"/>
            </w:rPr>
          </w:rPrChange>
        </w:rPr>
        <w:tab/>
        <w:t xml:space="preserve">Petrovic V, Vicente </w:t>
      </w:r>
      <w:proofErr w:type="spellStart"/>
      <w:r w:rsidRPr="009F31FF">
        <w:rPr>
          <w:rPrChange w:id="131" w:author="Fabio Alberto Cruz Sanchez" w:date="2021-11-22T09:30:00Z">
            <w:rPr>
              <w:lang w:val="fr-FR"/>
            </w:rPr>
          </w:rPrChange>
        </w:rPr>
        <w:t>Haro</w:t>
      </w:r>
      <w:proofErr w:type="spellEnd"/>
      <w:r w:rsidRPr="009F31FF">
        <w:rPr>
          <w:rPrChange w:id="132" w:author="Fabio Alberto Cruz Sanchez" w:date="2021-11-22T09:30:00Z">
            <w:rPr>
              <w:lang w:val="fr-FR"/>
            </w:rPr>
          </w:rPrChange>
        </w:rPr>
        <w:t xml:space="preserve"> Gonzalez J, </w:t>
      </w:r>
      <w:proofErr w:type="spellStart"/>
      <w:r w:rsidRPr="009F31FF">
        <w:rPr>
          <w:rPrChange w:id="133" w:author="Fabio Alberto Cruz Sanchez" w:date="2021-11-22T09:30:00Z">
            <w:rPr>
              <w:lang w:val="fr-FR"/>
            </w:rPr>
          </w:rPrChange>
        </w:rPr>
        <w:t>Jordá</w:t>
      </w:r>
      <w:proofErr w:type="spellEnd"/>
      <w:r w:rsidRPr="009F31FF">
        <w:rPr>
          <w:rPrChange w:id="134" w:author="Fabio Alberto Cruz Sanchez" w:date="2021-11-22T09:30:00Z">
            <w:rPr>
              <w:lang w:val="fr-FR"/>
            </w:rPr>
          </w:rPrChange>
        </w:rPr>
        <w:t xml:space="preserve"> </w:t>
      </w:r>
      <w:proofErr w:type="spellStart"/>
      <w:r w:rsidRPr="009F31FF">
        <w:rPr>
          <w:rPrChange w:id="135" w:author="Fabio Alberto Cruz Sanchez" w:date="2021-11-22T09:30:00Z">
            <w:rPr>
              <w:lang w:val="fr-FR"/>
            </w:rPr>
          </w:rPrChange>
        </w:rPr>
        <w:t>Ferrando</w:t>
      </w:r>
      <w:proofErr w:type="spellEnd"/>
      <w:r w:rsidRPr="009F31FF">
        <w:rPr>
          <w:rPrChange w:id="136" w:author="Fabio Alberto Cruz Sanchez" w:date="2021-11-22T09:30:00Z">
            <w:rPr>
              <w:lang w:val="fr-FR"/>
            </w:rPr>
          </w:rPrChange>
        </w:rPr>
        <w:t xml:space="preserve"> O, </w:t>
      </w:r>
      <w:r w:rsidR="00447E2D" w:rsidRPr="009F31FF">
        <w:rPr>
          <w:i/>
          <w:rPrChange w:id="137" w:author="Fabio Alberto Cruz Sanchez" w:date="2021-11-22T09:30:00Z">
            <w:rPr>
              <w:i/>
              <w:lang w:val="fr-FR"/>
            </w:rPr>
          </w:rPrChange>
        </w:rPr>
        <w:t>et al.</w:t>
      </w:r>
      <w:r w:rsidRPr="009F31FF">
        <w:rPr>
          <w:rPrChange w:id="138" w:author="Fabio Alberto Cruz Sanchez" w:date="2021-11-22T09:30: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9F31FF" w:rsidRDefault="00A0411C">
      <w:pPr>
        <w:pStyle w:val="Bibliographie"/>
        <w:rPr>
          <w:lang w:val="fr-FR"/>
          <w:rPrChange w:id="139" w:author="Fabio Alberto Cruz Sanchez" w:date="2021-11-22T09:30:00Z">
            <w:rPr/>
          </w:rPrChange>
        </w:rPr>
      </w:pPr>
      <w:bookmarkStart w:id="140" w:name="ref-Wittbrodt2013"/>
      <w:bookmarkEnd w:id="128"/>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9F31FF">
        <w:rPr>
          <w:i/>
          <w:iCs/>
          <w:lang w:val="fr-FR"/>
          <w:rPrChange w:id="141" w:author="Fabio Alberto Cruz Sanchez" w:date="2021-11-22T09:30:00Z">
            <w:rPr>
              <w:i/>
              <w:iCs/>
            </w:rPr>
          </w:rPrChange>
        </w:rPr>
        <w:t>Mechatronics</w:t>
      </w:r>
      <w:proofErr w:type="spellEnd"/>
      <w:r w:rsidRPr="009F31FF">
        <w:rPr>
          <w:lang w:val="fr-FR"/>
          <w:rPrChange w:id="142" w:author="Fabio Alberto Cruz Sanchez" w:date="2021-11-22T09:30:00Z">
            <w:rPr/>
          </w:rPrChange>
        </w:rPr>
        <w:t xml:space="preserve"> </w:t>
      </w:r>
      <w:proofErr w:type="gramStart"/>
      <w:r w:rsidRPr="009F31FF">
        <w:rPr>
          <w:lang w:val="fr-FR"/>
          <w:rPrChange w:id="143" w:author="Fabio Alberto Cruz Sanchez" w:date="2021-11-22T09:30:00Z">
            <w:rPr/>
          </w:rPrChange>
        </w:rPr>
        <w:t>2013;</w:t>
      </w:r>
      <w:proofErr w:type="gramEnd"/>
      <w:r w:rsidRPr="009F31FF">
        <w:rPr>
          <w:lang w:val="fr-FR"/>
          <w:rPrChange w:id="144" w:author="Fabio Alberto Cruz Sanchez" w:date="2021-11-22T09:30:00Z">
            <w:rPr/>
          </w:rPrChange>
        </w:rPr>
        <w:t xml:space="preserve"> 23: 713–726.</w:t>
      </w:r>
    </w:p>
    <w:p w14:paraId="761239A4" w14:textId="62D62B85" w:rsidR="00BD4A80" w:rsidRPr="00CD6347" w:rsidRDefault="00A0411C">
      <w:pPr>
        <w:pStyle w:val="Bibliographie"/>
      </w:pPr>
      <w:bookmarkStart w:id="145" w:name="ref-Santander2020"/>
      <w:bookmarkEnd w:id="140"/>
      <w:r w:rsidRPr="00C3372F">
        <w:rPr>
          <w:lang w:val="fr-FR"/>
        </w:rPr>
        <w:lastRenderedPageBreak/>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46" w:name="ref-Suarez2020"/>
      <w:bookmarkEnd w:id="145"/>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47" w:name="ref-CruzSanchez2017"/>
      <w:bookmarkEnd w:id="146"/>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48" w:name="ref-Lanzotti2019"/>
      <w:bookmarkEnd w:id="147"/>
      <w:r w:rsidRPr="00CD6347">
        <w:t xml:space="preserve">33. </w:t>
      </w:r>
      <w:r w:rsidRPr="00CD6347">
        <w:tab/>
      </w:r>
      <w:proofErr w:type="spellStart"/>
      <w:r w:rsidRPr="009F31FF">
        <w:rPr>
          <w:rPrChange w:id="149" w:author="Fabio Alberto Cruz Sanchez" w:date="2021-11-22T09:30:00Z">
            <w:rPr>
              <w:lang w:val="fr-FR"/>
            </w:rPr>
          </w:rPrChange>
        </w:rPr>
        <w:t>Lanzotti</w:t>
      </w:r>
      <w:proofErr w:type="spellEnd"/>
      <w:r w:rsidRPr="009F31FF">
        <w:rPr>
          <w:rPrChange w:id="150" w:author="Fabio Alberto Cruz Sanchez" w:date="2021-11-22T09:30:00Z">
            <w:rPr>
              <w:lang w:val="fr-FR"/>
            </w:rPr>
          </w:rPrChange>
        </w:rPr>
        <w:t xml:space="preserve"> A, </w:t>
      </w:r>
      <w:proofErr w:type="spellStart"/>
      <w:r w:rsidRPr="009F31FF">
        <w:rPr>
          <w:rPrChange w:id="151" w:author="Fabio Alberto Cruz Sanchez" w:date="2021-11-22T09:30:00Z">
            <w:rPr>
              <w:lang w:val="fr-FR"/>
            </w:rPr>
          </w:rPrChange>
        </w:rPr>
        <w:t>Martorelli</w:t>
      </w:r>
      <w:proofErr w:type="spellEnd"/>
      <w:r w:rsidRPr="009F31FF">
        <w:rPr>
          <w:rPrChange w:id="152" w:author="Fabio Alberto Cruz Sanchez" w:date="2021-11-22T09:30:00Z">
            <w:rPr>
              <w:lang w:val="fr-FR"/>
            </w:rPr>
          </w:rPrChange>
        </w:rPr>
        <w:t xml:space="preserve"> M, </w:t>
      </w:r>
      <w:proofErr w:type="spellStart"/>
      <w:r w:rsidRPr="009F31FF">
        <w:rPr>
          <w:rPrChange w:id="153" w:author="Fabio Alberto Cruz Sanchez" w:date="2021-11-22T09:30:00Z">
            <w:rPr>
              <w:lang w:val="fr-FR"/>
            </w:rPr>
          </w:rPrChange>
        </w:rPr>
        <w:t>Maietta</w:t>
      </w:r>
      <w:proofErr w:type="spellEnd"/>
      <w:r w:rsidRPr="009F31FF">
        <w:rPr>
          <w:rPrChange w:id="154" w:author="Fabio Alberto Cruz Sanchez" w:date="2021-11-22T09:30:00Z">
            <w:rPr>
              <w:lang w:val="fr-FR"/>
            </w:rPr>
          </w:rPrChange>
        </w:rPr>
        <w:t xml:space="preserve"> S, </w:t>
      </w:r>
      <w:r w:rsidR="00447E2D" w:rsidRPr="009F31FF">
        <w:rPr>
          <w:i/>
          <w:rPrChange w:id="155" w:author="Fabio Alberto Cruz Sanchez" w:date="2021-11-22T09:30:00Z">
            <w:rPr>
              <w:i/>
              <w:lang w:val="fr-FR"/>
            </w:rPr>
          </w:rPrChange>
        </w:rPr>
        <w:t>et al.</w:t>
      </w:r>
      <w:r w:rsidRPr="009F31FF">
        <w:rPr>
          <w:rPrChange w:id="156" w:author="Fabio Alberto Cruz Sanchez" w:date="2021-11-22T09:30: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57" w:name="ref-Anderson2017"/>
      <w:bookmarkEnd w:id="148"/>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9F31FF" w:rsidRDefault="00A0411C">
      <w:pPr>
        <w:pStyle w:val="Bibliographie"/>
        <w:rPr>
          <w:lang w:val="fr-FR"/>
          <w:rPrChange w:id="158" w:author="Fabio Alberto Cruz Sanchez" w:date="2021-11-22T09:30:00Z">
            <w:rPr/>
          </w:rPrChange>
        </w:rPr>
      </w:pPr>
      <w:bookmarkStart w:id="159" w:name="ref-Kumar2018b"/>
      <w:bookmarkEnd w:id="157"/>
      <w:r w:rsidRPr="00CD6347">
        <w:t xml:space="preserve">35. </w:t>
      </w:r>
      <w:r w:rsidRPr="00CD6347">
        <w:tab/>
        <w:t xml:space="preserve">Kumar R, Singh R, Farina I. On the 3D printing of recycled ABS, PLA and HIPS thermoplastics for structural applications. </w:t>
      </w:r>
      <w:r w:rsidRPr="009F31FF">
        <w:rPr>
          <w:i/>
          <w:iCs/>
          <w:lang w:val="fr-FR"/>
          <w:rPrChange w:id="160" w:author="Fabio Alberto Cruz Sanchez" w:date="2021-11-22T09:30:00Z">
            <w:rPr>
              <w:i/>
              <w:iCs/>
            </w:rPr>
          </w:rPrChange>
        </w:rPr>
        <w:t xml:space="preserve">PSU </w:t>
      </w:r>
      <w:proofErr w:type="spellStart"/>
      <w:r w:rsidRPr="009F31FF">
        <w:rPr>
          <w:i/>
          <w:iCs/>
          <w:lang w:val="fr-FR"/>
          <w:rPrChange w:id="161" w:author="Fabio Alberto Cruz Sanchez" w:date="2021-11-22T09:30:00Z">
            <w:rPr>
              <w:i/>
              <w:iCs/>
            </w:rPr>
          </w:rPrChange>
        </w:rPr>
        <w:t>Res</w:t>
      </w:r>
      <w:proofErr w:type="spellEnd"/>
      <w:r w:rsidRPr="009F31FF">
        <w:rPr>
          <w:i/>
          <w:iCs/>
          <w:lang w:val="fr-FR"/>
          <w:rPrChange w:id="162" w:author="Fabio Alberto Cruz Sanchez" w:date="2021-11-22T09:30:00Z">
            <w:rPr>
              <w:i/>
              <w:iCs/>
            </w:rPr>
          </w:rPrChange>
        </w:rPr>
        <w:t xml:space="preserve"> </w:t>
      </w:r>
      <w:proofErr w:type="spellStart"/>
      <w:r w:rsidRPr="009F31FF">
        <w:rPr>
          <w:i/>
          <w:iCs/>
          <w:lang w:val="fr-FR"/>
          <w:rPrChange w:id="163" w:author="Fabio Alberto Cruz Sanchez" w:date="2021-11-22T09:30:00Z">
            <w:rPr>
              <w:i/>
              <w:iCs/>
            </w:rPr>
          </w:rPrChange>
        </w:rPr>
        <w:t>Rev</w:t>
      </w:r>
      <w:proofErr w:type="spellEnd"/>
      <w:r w:rsidRPr="009F31FF">
        <w:rPr>
          <w:lang w:val="fr-FR"/>
          <w:rPrChange w:id="164" w:author="Fabio Alberto Cruz Sanchez" w:date="2021-11-22T09:30:00Z">
            <w:rPr/>
          </w:rPrChange>
        </w:rPr>
        <w:t xml:space="preserve"> </w:t>
      </w:r>
      <w:proofErr w:type="gramStart"/>
      <w:r w:rsidRPr="009F31FF">
        <w:rPr>
          <w:lang w:val="fr-FR"/>
          <w:rPrChange w:id="165" w:author="Fabio Alberto Cruz Sanchez" w:date="2021-11-22T09:30:00Z">
            <w:rPr/>
          </w:rPrChange>
        </w:rPr>
        <w:t>2018;</w:t>
      </w:r>
      <w:proofErr w:type="gramEnd"/>
      <w:r w:rsidRPr="009F31FF">
        <w:rPr>
          <w:lang w:val="fr-FR"/>
          <w:rPrChange w:id="166" w:author="Fabio Alberto Cruz Sanchez" w:date="2021-11-22T09:30:00Z">
            <w:rPr/>
          </w:rPrChange>
        </w:rPr>
        <w:t xml:space="preserve"> 2: 115–137.</w:t>
      </w:r>
    </w:p>
    <w:p w14:paraId="29848A82" w14:textId="4148B4C6" w:rsidR="00BD4A80" w:rsidRPr="00CD6347" w:rsidRDefault="00A0411C">
      <w:pPr>
        <w:pStyle w:val="Bibliographie"/>
      </w:pPr>
      <w:bookmarkStart w:id="167" w:name="ref-Babagowda2018"/>
      <w:bookmarkEnd w:id="159"/>
      <w:r w:rsidRPr="009F31FF">
        <w:rPr>
          <w:lang w:val="fr-FR"/>
          <w:rPrChange w:id="168" w:author="Fabio Alberto Cruz Sanchez" w:date="2021-11-22T09:30:00Z">
            <w:rPr/>
          </w:rPrChange>
        </w:rPr>
        <w:t xml:space="preserve">36. </w:t>
      </w:r>
      <w:r w:rsidRPr="009F31FF">
        <w:rPr>
          <w:lang w:val="fr-FR"/>
          <w:rPrChange w:id="169" w:author="Fabio Alberto Cruz Sanchez" w:date="2021-11-22T09:30:00Z">
            <w:rPr/>
          </w:rPrChange>
        </w:rPr>
        <w:tab/>
      </w:r>
      <w:r w:rsidR="00F204A7" w:rsidRPr="009F31FF">
        <w:rPr>
          <w:lang w:val="fr-FR"/>
          <w:rPrChange w:id="170" w:author="Fabio Alberto Cruz Sanchez" w:date="2021-11-22T09:30:00Z">
            <w:rPr/>
          </w:rPrChange>
        </w:rPr>
        <w:t>C</w:t>
      </w:r>
      <w:r w:rsidRPr="009F31FF">
        <w:rPr>
          <w:lang w:val="fr-FR"/>
          <w:rPrChange w:id="171" w:author="Fabio Alberto Cruz Sanchez" w:date="2021-11-22T09:30:00Z">
            <w:rPr/>
          </w:rPrChange>
        </w:rPr>
        <w:t xml:space="preserve">, </w:t>
      </w:r>
      <w:proofErr w:type="spellStart"/>
      <w:r w:rsidRPr="009F31FF">
        <w:rPr>
          <w:lang w:val="fr-FR"/>
          <w:rPrChange w:id="172" w:author="Fabio Alberto Cruz Sanchez" w:date="2021-11-22T09:30:00Z">
            <w:rPr/>
          </w:rPrChange>
        </w:rPr>
        <w:t>Kadadevara</w:t>
      </w:r>
      <w:proofErr w:type="spellEnd"/>
      <w:r w:rsidRPr="009F31FF">
        <w:rPr>
          <w:lang w:val="fr-FR"/>
          <w:rPrChange w:id="173" w:author="Fabio Alberto Cruz Sanchez" w:date="2021-11-22T09:30:00Z">
            <w:rPr/>
          </w:rPrChange>
        </w:rPr>
        <w:t xml:space="preserve"> Math RS, </w:t>
      </w:r>
      <w:proofErr w:type="spellStart"/>
      <w:r w:rsidRPr="009F31FF">
        <w:rPr>
          <w:lang w:val="fr-FR"/>
          <w:rPrChange w:id="174" w:author="Fabio Alberto Cruz Sanchez" w:date="2021-11-22T09:30:00Z">
            <w:rPr/>
          </w:rPrChange>
        </w:rPr>
        <w:t>Goutham</w:t>
      </w:r>
      <w:proofErr w:type="spellEnd"/>
      <w:r w:rsidRPr="009F31FF">
        <w:rPr>
          <w:lang w:val="fr-FR"/>
          <w:rPrChange w:id="175" w:author="Fabio Alberto Cruz Sanchez" w:date="2021-11-22T09:30:00Z">
            <w:rPr/>
          </w:rPrChange>
        </w:rPr>
        <w:t xml:space="preserve"> R, </w:t>
      </w:r>
      <w:r w:rsidR="00447E2D" w:rsidRPr="009F31FF">
        <w:rPr>
          <w:i/>
          <w:lang w:val="fr-FR"/>
          <w:rPrChange w:id="176" w:author="Fabio Alberto Cruz Sanchez" w:date="2021-11-22T09:30:00Z">
            <w:rPr>
              <w:i/>
            </w:rPr>
          </w:rPrChange>
        </w:rPr>
        <w:t>et al.</w:t>
      </w:r>
      <w:r w:rsidRPr="009F31FF">
        <w:rPr>
          <w:lang w:val="fr-FR"/>
          <w:rPrChange w:id="177" w:author="Fabio Alberto Cruz Sanchez" w:date="2021-11-22T09:30: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78" w:name="ref-Pinho2020"/>
      <w:bookmarkEnd w:id="167"/>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79" w:name="ref-Zhao2018a"/>
      <w:bookmarkEnd w:id="178"/>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80" w:name="ref-Rebaioli2017"/>
      <w:bookmarkEnd w:id="179"/>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81" w:name="ref-CruzSanchez2014"/>
      <w:bookmarkEnd w:id="180"/>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82" w:name="ref-Roberson2013"/>
      <w:bookmarkEnd w:id="181"/>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183" w:name="ref-JaisinghSheoran2019"/>
      <w:bookmarkEnd w:id="182"/>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184" w:name="ref-Chacon2017"/>
      <w:bookmarkEnd w:id="183"/>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185" w:name="ref-Montgomery2001"/>
      <w:bookmarkEnd w:id="184"/>
      <w:r w:rsidRPr="00CD6347">
        <w:lastRenderedPageBreak/>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186" w:name="ref-Singh2019"/>
      <w:bookmarkEnd w:id="185"/>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187" w:name="ref-Tanveer2019"/>
      <w:bookmarkEnd w:id="186"/>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188" w:name="ref-UNE"/>
      <w:bookmarkEnd w:id="187"/>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w:t>
      </w:r>
      <w:proofErr w:type="spellStart"/>
      <w:r w:rsidR="005311C4" w:rsidRPr="00431E95">
        <w:t>Carou</w:t>
      </w:r>
      <w:proofErr w:type="spellEnd"/>
      <w:r w:rsidR="005311C4" w:rsidRPr="00431E95">
        <w:t xml:space="preserve">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phie"/>
        <w:rPr>
          <w:color w:val="FF0000"/>
        </w:rPr>
      </w:pPr>
      <w:r>
        <w:rPr>
          <w:lang w:val="fr-FR"/>
        </w:rPr>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proofErr w:type="spellStart"/>
      <w:r w:rsidR="00D35013" w:rsidRPr="00431E95">
        <w:rPr>
          <w:color w:val="FF0000"/>
        </w:rPr>
        <w:t>Fabricación</w:t>
      </w:r>
      <w:proofErr w:type="spellEnd"/>
      <w:r w:rsidR="00D35013" w:rsidRPr="00431E95">
        <w:rPr>
          <w:color w:val="FF0000"/>
        </w:rPr>
        <w:t xml:space="preserve"> </w:t>
      </w:r>
      <w:proofErr w:type="spellStart"/>
      <w:r w:rsidR="00D35013" w:rsidRPr="00431E95">
        <w:rPr>
          <w:color w:val="FF0000"/>
        </w:rPr>
        <w:t>aditiva</w:t>
      </w:r>
      <w:proofErr w:type="spellEnd"/>
      <w:r w:rsidR="00D35013" w:rsidRPr="00431E95">
        <w:rPr>
          <w:color w:val="FF0000"/>
        </w:rPr>
        <w:t xml:space="preserve">. </w:t>
      </w:r>
      <w:proofErr w:type="spellStart"/>
      <w:r w:rsidR="00D35013" w:rsidRPr="00431E95">
        <w:rPr>
          <w:color w:val="FF0000"/>
        </w:rPr>
        <w:t>Preparación</w:t>
      </w:r>
      <w:proofErr w:type="spellEnd"/>
      <w:r w:rsidR="00D35013" w:rsidRPr="00431E95">
        <w:rPr>
          <w:color w:val="FF0000"/>
        </w:rPr>
        <w:t xml:space="preserve"> de </w:t>
      </w:r>
      <w:proofErr w:type="spellStart"/>
      <w:r w:rsidR="00D35013" w:rsidRPr="00431E95">
        <w:rPr>
          <w:color w:val="FF0000"/>
        </w:rPr>
        <w:t>probetas</w:t>
      </w:r>
      <w:proofErr w:type="spellEnd"/>
      <w:r w:rsidR="00D35013" w:rsidRPr="00431E95">
        <w:rPr>
          <w:color w:val="FF0000"/>
        </w:rPr>
        <w:t>.</w:t>
      </w:r>
    </w:p>
    <w:p w14:paraId="5572410B" w14:textId="3EE202DE" w:rsidR="00B1478C" w:rsidRPr="00431E95" w:rsidRDefault="00B1478C" w:rsidP="00B1478C">
      <w:pPr>
        <w:pStyle w:val="Bibliographie"/>
        <w:rPr>
          <w:color w:val="FF0000"/>
        </w:rPr>
      </w:pPr>
      <w:bookmarkStart w:id="189" w:name="ref-Wang2020h"/>
      <w:bookmarkEnd w:id="188"/>
      <w:r w:rsidRPr="00431E95">
        <w:rPr>
          <w:color w:val="FF0000"/>
        </w:rPr>
        <w:t>5</w:t>
      </w:r>
      <w:r>
        <w:rPr>
          <w:color w:val="FF0000"/>
        </w:rPr>
        <w:t>0</w:t>
      </w:r>
      <w:r w:rsidRPr="00431E95">
        <w:rPr>
          <w:color w:val="FF0000"/>
        </w:rPr>
        <w:t xml:space="preserve">. </w:t>
      </w:r>
      <w:proofErr w:type="spellStart"/>
      <w:r w:rsidRPr="00431E95">
        <w:rPr>
          <w:color w:val="FF0000"/>
        </w:rPr>
        <w:t>Hikmat</w:t>
      </w:r>
      <w:proofErr w:type="spellEnd"/>
      <w:r w:rsidRPr="00431E95">
        <w:rPr>
          <w:color w:val="FF0000"/>
        </w:rPr>
        <w:t xml:space="preserve"> M, </w:t>
      </w:r>
      <w:proofErr w:type="spellStart"/>
      <w:r w:rsidRPr="00431E95">
        <w:rPr>
          <w:color w:val="FF0000"/>
        </w:rPr>
        <w:t>Rostam</w:t>
      </w:r>
      <w:proofErr w:type="spellEnd"/>
      <w:r w:rsidRPr="00431E95">
        <w:rPr>
          <w:color w:val="FF0000"/>
        </w:rPr>
        <w:t xml:space="preserve"> S, Ahmed YM. Investigation of tensile property-based Taguchi method of PLA parts fabricated by FDM 3D printing technology. Results </w:t>
      </w:r>
      <w:proofErr w:type="spellStart"/>
      <w:r w:rsidRPr="00431E95">
        <w:rPr>
          <w:color w:val="FF0000"/>
        </w:rPr>
        <w:t>Eng</w:t>
      </w:r>
      <w:proofErr w:type="spellEnd"/>
      <w:r w:rsidRPr="00431E95">
        <w:rPr>
          <w:color w:val="FF0000"/>
        </w:rPr>
        <w:t xml:space="preserve"> 2021 ; 11:100264</w:t>
      </w:r>
    </w:p>
    <w:p w14:paraId="6455033D" w14:textId="7F94D616" w:rsidR="00447E2D" w:rsidRPr="00431E95" w:rsidRDefault="00336F5F" w:rsidP="00447E2D">
      <w:pPr>
        <w:pStyle w:val="Bibliographie"/>
        <w:rPr>
          <w:color w:val="FF0000"/>
        </w:rPr>
      </w:pPr>
      <w:r w:rsidRPr="00431E95">
        <w:rPr>
          <w:color w:val="FF0000"/>
        </w:rPr>
        <w:t>5</w:t>
      </w:r>
      <w:r w:rsidR="00B1478C">
        <w:rPr>
          <w:color w:val="FF0000"/>
        </w:rPr>
        <w:t>1</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46(19):9187-9193,</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190" w:name="ref-Garcia-Dominguez2020"/>
      <w:bookmarkEnd w:id="189"/>
      <w:r>
        <w:t>5</w:t>
      </w:r>
      <w:r w:rsidR="00447E2D">
        <w:t>3</w:t>
      </w:r>
      <w:r w:rsidR="00A0411C" w:rsidRPr="00CD6347">
        <w:t xml:space="preserve">. </w:t>
      </w:r>
      <w:r w:rsidR="00A0411C" w:rsidRPr="00CD6347">
        <w:tab/>
      </w:r>
      <w:r w:rsidR="00A0411C" w:rsidRPr="00C3372F">
        <w:t xml:space="preserve">García-Domínguez A, Claver J, Camacho AM, </w:t>
      </w:r>
      <w:r w:rsidR="00447E2D" w:rsidRPr="00C3372F">
        <w:rPr>
          <w:i/>
        </w:rPr>
        <w:t>et al.</w:t>
      </w:r>
      <w:r w:rsidR="00A0411C" w:rsidRPr="00C3372F">
        <w:t xml:space="preserve"> </w:t>
      </w:r>
      <w:r w:rsidR="00A0411C" w:rsidRPr="00CD6347">
        <w:t xml:space="preserve">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191" w:name="ref-Corapi2019"/>
      <w:bookmarkEnd w:id="190"/>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192" w:name="ref-Wagner2020"/>
      <w:bookmarkEnd w:id="191"/>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Pr="009F31FF" w:rsidRDefault="00E16A61">
      <w:pPr>
        <w:pStyle w:val="Bibliographie"/>
        <w:rPr>
          <w:lang w:val="fr-FR"/>
          <w:rPrChange w:id="193" w:author="Fabio Alberto Cruz Sanchez" w:date="2021-11-22T09:30:00Z">
            <w:rPr/>
          </w:rPrChange>
        </w:rPr>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9F31FF">
        <w:rPr>
          <w:i/>
          <w:iCs/>
          <w:color w:val="FF0000"/>
          <w:lang w:val="fr-FR"/>
          <w:rPrChange w:id="194" w:author="Fabio Alberto Cruz Sanchez" w:date="2021-11-22T09:30:00Z">
            <w:rPr>
              <w:i/>
              <w:iCs/>
              <w:color w:val="FF0000"/>
            </w:rPr>
          </w:rPrChange>
        </w:rPr>
        <w:t>Resour</w:t>
      </w:r>
      <w:proofErr w:type="spellEnd"/>
      <w:r w:rsidR="00D35013" w:rsidRPr="009F31FF">
        <w:rPr>
          <w:i/>
          <w:iCs/>
          <w:color w:val="FF0000"/>
          <w:lang w:val="fr-FR"/>
          <w:rPrChange w:id="195" w:author="Fabio Alberto Cruz Sanchez" w:date="2021-11-22T09:30:00Z">
            <w:rPr>
              <w:i/>
              <w:iCs/>
              <w:color w:val="FF0000"/>
            </w:rPr>
          </w:rPrChange>
        </w:rPr>
        <w:t xml:space="preserve"> </w:t>
      </w:r>
      <w:proofErr w:type="spellStart"/>
      <w:r w:rsidR="00D35013" w:rsidRPr="009F31FF">
        <w:rPr>
          <w:i/>
          <w:iCs/>
          <w:color w:val="FF0000"/>
          <w:lang w:val="fr-FR"/>
          <w:rPrChange w:id="196" w:author="Fabio Alberto Cruz Sanchez" w:date="2021-11-22T09:30:00Z">
            <w:rPr>
              <w:i/>
              <w:iCs/>
              <w:color w:val="FF0000"/>
            </w:rPr>
          </w:rPrChange>
        </w:rPr>
        <w:t>Conserv</w:t>
      </w:r>
      <w:proofErr w:type="spellEnd"/>
      <w:r w:rsidR="00D35013" w:rsidRPr="009F31FF">
        <w:rPr>
          <w:i/>
          <w:iCs/>
          <w:color w:val="FF0000"/>
          <w:lang w:val="fr-FR"/>
          <w:rPrChange w:id="197" w:author="Fabio Alberto Cruz Sanchez" w:date="2021-11-22T09:30:00Z">
            <w:rPr>
              <w:i/>
              <w:iCs/>
              <w:color w:val="FF0000"/>
            </w:rPr>
          </w:rPrChange>
        </w:rPr>
        <w:t xml:space="preserve"> </w:t>
      </w:r>
      <w:proofErr w:type="spellStart"/>
      <w:r w:rsidR="00D35013" w:rsidRPr="009F31FF">
        <w:rPr>
          <w:i/>
          <w:iCs/>
          <w:color w:val="FF0000"/>
          <w:lang w:val="fr-FR"/>
          <w:rPrChange w:id="198" w:author="Fabio Alberto Cruz Sanchez" w:date="2021-11-22T09:30:00Z">
            <w:rPr>
              <w:i/>
              <w:iCs/>
              <w:color w:val="FF0000"/>
            </w:rPr>
          </w:rPrChange>
        </w:rPr>
        <w:t>Recycl</w:t>
      </w:r>
      <w:proofErr w:type="spellEnd"/>
      <w:r w:rsidR="00D35013" w:rsidRPr="009F31FF">
        <w:rPr>
          <w:color w:val="FF0000"/>
          <w:lang w:val="fr-FR"/>
          <w:rPrChange w:id="199" w:author="Fabio Alberto Cruz Sanchez" w:date="2021-11-22T09:30:00Z">
            <w:rPr>
              <w:color w:val="FF0000"/>
            </w:rPr>
          </w:rPrChange>
        </w:rPr>
        <w:t xml:space="preserve"> </w:t>
      </w:r>
      <w:proofErr w:type="gramStart"/>
      <w:r w:rsidR="00A0411C" w:rsidRPr="009F31FF">
        <w:rPr>
          <w:lang w:val="fr-FR"/>
          <w:rPrChange w:id="200" w:author="Fabio Alberto Cruz Sanchez" w:date="2021-11-22T09:30:00Z">
            <w:rPr/>
          </w:rPrChange>
        </w:rPr>
        <w:t>2020;</w:t>
      </w:r>
      <w:proofErr w:type="gramEnd"/>
      <w:r w:rsidR="00A0411C" w:rsidRPr="009F31FF">
        <w:rPr>
          <w:lang w:val="fr-FR"/>
          <w:rPrChange w:id="201" w:author="Fabio Alberto Cruz Sanchez" w:date="2021-11-22T09:30:00Z">
            <w:rPr/>
          </w:rPrChange>
        </w:rPr>
        <w:t xml:space="preserve"> 158: 104800.</w:t>
      </w:r>
    </w:p>
    <w:p w14:paraId="00C0CFA5" w14:textId="11150BC3" w:rsidR="00AC2D53" w:rsidRPr="009C23D2" w:rsidRDefault="00AC2D53">
      <w:pPr>
        <w:pStyle w:val="Bibliographie"/>
        <w:rPr>
          <w:color w:val="FF0000"/>
        </w:rPr>
      </w:pPr>
      <w:r w:rsidRPr="009F31FF">
        <w:rPr>
          <w:color w:val="FF0000"/>
          <w:lang w:val="fr-FR"/>
          <w:rPrChange w:id="202" w:author="Fabio Alberto Cruz Sanchez" w:date="2021-11-22T09:30:00Z">
            <w:rPr>
              <w:color w:val="FF0000"/>
            </w:rPr>
          </w:rPrChange>
        </w:rPr>
        <w:lastRenderedPageBreak/>
        <w:t xml:space="preserve">57. </w:t>
      </w:r>
      <w:r w:rsidRPr="009F31FF">
        <w:rPr>
          <w:color w:val="FF0000"/>
          <w:lang w:val="fr-FR"/>
          <w:rPrChange w:id="203" w:author="Fabio Alberto Cruz Sanchez" w:date="2021-11-22T09:30:00Z">
            <w:rPr>
              <w:color w:val="FF0000"/>
            </w:rPr>
          </w:rPrChange>
        </w:rPr>
        <w:tab/>
      </w:r>
      <w:proofErr w:type="spellStart"/>
      <w:r w:rsidRPr="009F31FF">
        <w:rPr>
          <w:color w:val="FF0000"/>
          <w:lang w:val="fr-FR"/>
          <w:rPrChange w:id="204" w:author="Fabio Alberto Cruz Sanchez" w:date="2021-11-22T09:30:00Z">
            <w:rPr>
              <w:color w:val="FF0000"/>
            </w:rPr>
          </w:rPrChange>
        </w:rPr>
        <w:t>Rahmati</w:t>
      </w:r>
      <w:proofErr w:type="spellEnd"/>
      <w:r w:rsidRPr="009F31FF">
        <w:rPr>
          <w:color w:val="FF0000"/>
          <w:lang w:val="fr-FR"/>
          <w:rPrChange w:id="205" w:author="Fabio Alberto Cruz Sanchez" w:date="2021-11-22T09:30:00Z">
            <w:rPr>
              <w:color w:val="FF0000"/>
            </w:rPr>
          </w:rPrChange>
        </w:rPr>
        <w:t xml:space="preserve">, A., </w:t>
      </w:r>
      <w:proofErr w:type="spellStart"/>
      <w:r w:rsidRPr="009F31FF">
        <w:rPr>
          <w:color w:val="FF0000"/>
          <w:lang w:val="fr-FR"/>
          <w:rPrChange w:id="206" w:author="Fabio Alberto Cruz Sanchez" w:date="2021-11-22T09:30:00Z">
            <w:rPr>
              <w:color w:val="FF0000"/>
            </w:rPr>
          </w:rPrChange>
        </w:rPr>
        <w:t>Heidari-Rarani</w:t>
      </w:r>
      <w:proofErr w:type="spellEnd"/>
      <w:r w:rsidRPr="009F31FF">
        <w:rPr>
          <w:color w:val="FF0000"/>
          <w:lang w:val="fr-FR"/>
          <w:rPrChange w:id="207" w:author="Fabio Alberto Cruz Sanchez" w:date="2021-11-22T09:30:00Z">
            <w:rPr>
              <w:color w:val="FF0000"/>
            </w:rPr>
          </w:rPrChange>
        </w:rPr>
        <w:t xml:space="preserve">, M., Lessard, L., 2021. </w:t>
      </w:r>
      <w:r w:rsidRPr="009C23D2">
        <w:rPr>
          <w:color w:val="FF0000"/>
        </w:rPr>
        <w:t xml:space="preserve">A novel conservative failure model for the fused deposition modeling of polylactic acid specimens. </w:t>
      </w:r>
      <w:proofErr w:type="spellStart"/>
      <w:r w:rsidRPr="009C23D2">
        <w:rPr>
          <w:color w:val="FF0000"/>
        </w:rPr>
        <w:t>Addit</w:t>
      </w:r>
      <w:proofErr w:type="spellEnd"/>
      <w:r w:rsidRPr="009C23D2">
        <w:rPr>
          <w:color w:val="FF0000"/>
        </w:rPr>
        <w:t>. Manuf. 48, 102460. https://doi.org/10.1016/j.addma.2021.102460</w:t>
      </w:r>
    </w:p>
    <w:p w14:paraId="45F7357E" w14:textId="39D3A1C2" w:rsidR="00BD4A80" w:rsidRPr="00CD6347" w:rsidRDefault="00AC2D53">
      <w:pPr>
        <w:pStyle w:val="Bibliographie"/>
      </w:pPr>
      <w:bookmarkStart w:id="208" w:name="ref-Schwarz2021"/>
      <w:bookmarkEnd w:id="192"/>
      <w:r>
        <w:t>58</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70312DA" w:rsidR="00BD4A80" w:rsidRPr="00CD6347" w:rsidRDefault="00DA4E51">
      <w:pPr>
        <w:pStyle w:val="Bibliographie"/>
      </w:pPr>
      <w:bookmarkStart w:id="209" w:name="ref-Nur-A-Tomal2020"/>
      <w:bookmarkEnd w:id="208"/>
      <w:r>
        <w:t>59</w:t>
      </w:r>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4BF73459" w:rsidR="00BD4A80" w:rsidRPr="00CD6347" w:rsidRDefault="00DA4E51">
      <w:pPr>
        <w:pStyle w:val="Bibliographie"/>
        <w:rPr>
          <w:lang w:val="fr-FR"/>
        </w:rPr>
      </w:pPr>
      <w:bookmarkStart w:id="210" w:name="ref-Sauerwein2019"/>
      <w:bookmarkEnd w:id="209"/>
      <w:r>
        <w:rPr>
          <w:lang w:val="fr-FR"/>
        </w:rPr>
        <w:t>60</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65A01D9C" w:rsidR="00BD4A80" w:rsidRPr="00CD6347" w:rsidRDefault="00DA4E51">
      <w:pPr>
        <w:pStyle w:val="Bibliographie"/>
      </w:pPr>
      <w:bookmarkStart w:id="211" w:name="ref-Jin2017"/>
      <w:bookmarkEnd w:id="210"/>
      <w:r>
        <w:rPr>
          <w:lang w:val="fr-FR"/>
        </w:rPr>
        <w:t>61</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4A9CDD5C" w:rsidR="00BD4A80" w:rsidRPr="00CD6347" w:rsidRDefault="00DA4E51">
      <w:pPr>
        <w:pStyle w:val="Bibliographie"/>
      </w:pPr>
      <w:bookmarkStart w:id="212" w:name="ref-Sauer2009"/>
      <w:bookmarkEnd w:id="211"/>
      <w:r>
        <w:t>62</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7EE4FDA4" w:rsidR="00BD4A80" w:rsidRPr="00CD6347" w:rsidRDefault="00DA4E51">
      <w:pPr>
        <w:pStyle w:val="Bibliographie"/>
      </w:pPr>
      <w:bookmarkStart w:id="213" w:name="ref-Sauer2010"/>
      <w:bookmarkEnd w:id="212"/>
      <w:r>
        <w:t>63</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1E37A02" w:rsidR="00BD4A80" w:rsidRDefault="00DA4E51">
      <w:pPr>
        <w:pStyle w:val="Bibliographie"/>
      </w:pPr>
      <w:bookmarkStart w:id="214" w:name="ref-Kohtala2015a"/>
      <w:bookmarkEnd w:id="213"/>
      <w:r>
        <w:t>64</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88"/>
      <w:bookmarkEnd w:id="90"/>
      <w:bookmarkEnd w:id="214"/>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Diego" w:date="2021-11-19T15:14:00Z" w:initials="D">
    <w:p w14:paraId="725D2780" w14:textId="77777777" w:rsidR="006B5F56" w:rsidRDefault="006B5F56" w:rsidP="006B5F56">
      <w:pPr>
        <w:pStyle w:val="Commentaire"/>
      </w:pPr>
      <w:r>
        <w:rPr>
          <w:rStyle w:val="Marquedecommentaire"/>
        </w:rPr>
        <w:annotationRef/>
      </w:r>
      <w:r>
        <w:t>3.20 ?</w:t>
      </w:r>
    </w:p>
  </w:comment>
  <w:comment w:id="25" w:author="Diego" w:date="2021-11-19T15:14:00Z" w:initials="D">
    <w:p w14:paraId="7AC1404C" w14:textId="77777777" w:rsidR="006B5F56" w:rsidRDefault="006B5F56" w:rsidP="006B5F56">
      <w:pPr>
        <w:pStyle w:val="Commentaire"/>
      </w:pPr>
      <w:r>
        <w:rPr>
          <w:rStyle w:val="Marquedecommentaire"/>
        </w:rPr>
        <w:annotationRef/>
      </w:r>
      <w:r>
        <w:t>3.20 ?</w:t>
      </w:r>
    </w:p>
  </w:comment>
  <w:comment w:id="42" w:author="Diego" w:date="2021-11-19T15:14:00Z" w:initials="D">
    <w:p w14:paraId="5229C051" w14:textId="57191166" w:rsidR="00E70F67" w:rsidRDefault="00E70F67">
      <w:pPr>
        <w:pStyle w:val="Commentaire"/>
      </w:pPr>
      <w:r>
        <w:rPr>
          <w:rStyle w:val="Marquedecommentaire"/>
        </w:rPr>
        <w:annotationRef/>
      </w:r>
      <w:r>
        <w:t>3.20 ?</w:t>
      </w:r>
    </w:p>
  </w:comment>
  <w:comment w:id="43" w:author="Diego" w:date="2021-11-19T17:09:00Z" w:initials="D">
    <w:p w14:paraId="0188EA91" w14:textId="67F758DC" w:rsidR="008D22FE" w:rsidRDefault="008D22FE">
      <w:pPr>
        <w:pStyle w:val="Commentaire"/>
      </w:pPr>
      <w:r>
        <w:rPr>
          <w:rStyle w:val="Marquedecommentaire"/>
        </w:rPr>
        <w:annotationRef/>
      </w:r>
      <w:r>
        <w:t>7.99 ?</w:t>
      </w:r>
    </w:p>
  </w:comment>
  <w:comment w:id="60" w:author="Diego" w:date="2021-11-19T15:17:00Z" w:initials="D">
    <w:p w14:paraId="2E12841D" w14:textId="71983EA4" w:rsidR="00E70F67" w:rsidRDefault="00E70F67">
      <w:pPr>
        <w:pStyle w:val="Commentaire"/>
      </w:pPr>
      <w:r>
        <w:rPr>
          <w:rStyle w:val="Marquedecommentaire"/>
        </w:rPr>
        <w:annotationRef/>
      </w:r>
      <w:proofErr w:type="gramStart"/>
      <w:r>
        <w:t>24.85??</w:t>
      </w:r>
      <w:proofErr w:type="gramEnd"/>
      <w:r>
        <w:t xml:space="preserve"> </w:t>
      </w:r>
      <w:proofErr w:type="spellStart"/>
      <w:r>
        <w:t>Habría</w:t>
      </w:r>
      <w:proofErr w:type="spellEnd"/>
      <w:r>
        <w:t xml:space="preserve"> que </w:t>
      </w:r>
      <w:proofErr w:type="spellStart"/>
      <w:r>
        <w:t>revisar</w:t>
      </w:r>
      <w:proofErr w:type="spellEnd"/>
      <w:r>
        <w:t xml:space="preserve"> </w:t>
      </w:r>
      <w:proofErr w:type="spellStart"/>
      <w:r>
        <w:t>estos</w:t>
      </w:r>
      <w:proofErr w:type="spellEnd"/>
      <w:r>
        <w:t xml:space="preserve"> %. </w:t>
      </w:r>
      <w:proofErr w:type="spellStart"/>
      <w:r>
        <w:t>Yo</w:t>
      </w:r>
      <w:proofErr w:type="spellEnd"/>
      <w:r>
        <w:t xml:space="preserve"> </w:t>
      </w:r>
      <w:proofErr w:type="spellStart"/>
      <w:r>
        <w:t>entiendo</w:t>
      </w:r>
      <w:proofErr w:type="spellEnd"/>
      <w:r>
        <w:t xml:space="preserve">: (Valor </w:t>
      </w:r>
      <w:proofErr w:type="spellStart"/>
      <w:r>
        <w:t>máximo</w:t>
      </w:r>
      <w:proofErr w:type="spellEnd"/>
      <w:r>
        <w:t xml:space="preserve"> – valor </w:t>
      </w:r>
      <w:proofErr w:type="spellStart"/>
      <w:r>
        <w:t>mínimo</w:t>
      </w:r>
      <w:proofErr w:type="spellEnd"/>
      <w:r>
        <w:t xml:space="preserve">)/valor </w:t>
      </w:r>
      <w:proofErr w:type="spellStart"/>
      <w:r>
        <w:t>máximo</w:t>
      </w:r>
      <w:proofErr w:type="spellEnd"/>
      <w:r>
        <w:t xml:space="preserve">. Es una </w:t>
      </w:r>
      <w:proofErr w:type="spellStart"/>
      <w:r>
        <w:t>reducción</w:t>
      </w:r>
      <w:proofErr w:type="spellEnd"/>
      <w:r>
        <w:t xml:space="preserve"> </w:t>
      </w:r>
      <w:proofErr w:type="spellStart"/>
      <w:r>
        <w:t>desde</w:t>
      </w:r>
      <w:proofErr w:type="spellEnd"/>
      <w:r>
        <w:t xml:space="preserve"> el valor </w:t>
      </w:r>
      <w:proofErr w:type="spellStart"/>
      <w:r>
        <w:t>máximo</w:t>
      </w:r>
      <w:proofErr w:type="spellEnd"/>
      <w:r>
        <w:t>.</w:t>
      </w:r>
      <w:r w:rsidR="00353B34">
        <w:t xml:space="preserve"> </w:t>
      </w:r>
      <w:proofErr w:type="spellStart"/>
      <w:r w:rsidR="00353B34">
        <w:t>Perdemos</w:t>
      </w:r>
      <w:proofErr w:type="spellEnd"/>
      <w:r w:rsidR="00353B34">
        <w:t xml:space="preserve"> con </w:t>
      </w:r>
      <w:proofErr w:type="spellStart"/>
      <w:r w:rsidR="00353B34">
        <w:t>relación</w:t>
      </w:r>
      <w:proofErr w:type="spellEnd"/>
      <w:r w:rsidR="00353B34">
        <w:t xml:space="preserve"> al </w:t>
      </w:r>
      <w:proofErr w:type="spellStart"/>
      <w:r w:rsidR="00353B34">
        <w:t>máximo</w:t>
      </w:r>
      <w:proofErr w:type="spellEnd"/>
    </w:p>
  </w:comment>
  <w:comment w:id="61" w:author="Diego" w:date="2021-11-19T15:17:00Z" w:initials="D">
    <w:p w14:paraId="436F64E4" w14:textId="5FC545C5" w:rsidR="00E70F67" w:rsidRDefault="00E70F67">
      <w:pPr>
        <w:pStyle w:val="Commentaire"/>
      </w:pPr>
      <w:r>
        <w:rPr>
          <w:rStyle w:val="Marquedecommentaire"/>
        </w:rPr>
        <w:annotationRef/>
      </w:r>
      <w:r>
        <w:t>28.96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5D2780" w15:done="0"/>
  <w15:commentEx w15:paraId="7AC1404C" w15:done="0"/>
  <w15:commentEx w15:paraId="5229C051" w15:done="0"/>
  <w15:commentEx w15:paraId="0188EA91" w15:done="0"/>
  <w15:commentEx w15:paraId="2E12841D" w15:done="0"/>
  <w15:commentEx w15:paraId="436F64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E3D2" w16cex:dateUtc="2021-11-19T14:14:00Z"/>
  <w16cex:commentExtensible w16cex:durableId="2545E288" w16cex:dateUtc="2021-11-19T14:14:00Z"/>
  <w16cex:commentExtensible w16cex:durableId="2545DC4C" w16cex:dateUtc="2021-11-19T14:14:00Z"/>
  <w16cex:commentExtensible w16cex:durableId="2545DC4D" w16cex:dateUtc="2021-11-19T16:09:00Z"/>
  <w16cex:commentExtensible w16cex:durableId="2545DC4E" w16cex:dateUtc="2021-11-19T14:17:00Z"/>
  <w16cex:commentExtensible w16cex:durableId="2545DC4F" w16cex:dateUtc="2021-11-19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5D2780" w16cid:durableId="2545E3D2"/>
  <w16cid:commentId w16cid:paraId="7AC1404C" w16cid:durableId="2545E288"/>
  <w16cid:commentId w16cid:paraId="5229C051" w16cid:durableId="2545DC4C"/>
  <w16cid:commentId w16cid:paraId="0188EA91" w16cid:durableId="2545DC4D"/>
  <w16cid:commentId w16cid:paraId="2E12841D" w16cid:durableId="2545DC4E"/>
  <w16cid:commentId w16cid:paraId="436F64E4" w16cid:durableId="2545D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90D76" w14:textId="77777777" w:rsidR="00836CD0" w:rsidRDefault="00836CD0">
      <w:pPr>
        <w:spacing w:after="0"/>
      </w:pPr>
      <w:r>
        <w:separator/>
      </w:r>
    </w:p>
  </w:endnote>
  <w:endnote w:type="continuationSeparator" w:id="0">
    <w:p w14:paraId="2D69B5BE" w14:textId="77777777" w:rsidR="00836CD0" w:rsidRDefault="00836C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0F0F4" w14:textId="77777777" w:rsidR="00836CD0" w:rsidRDefault="00836CD0">
      <w:r>
        <w:separator/>
      </w:r>
    </w:p>
  </w:footnote>
  <w:footnote w:type="continuationSeparator" w:id="0">
    <w:p w14:paraId="4C55B914" w14:textId="77777777" w:rsidR="00836CD0" w:rsidRDefault="00836CD0">
      <w:r>
        <w:continuationSeparator/>
      </w:r>
    </w:p>
  </w:footnote>
  <w:footnote w:id="1">
    <w:p w14:paraId="3097E95E" w14:textId="77777777" w:rsidR="00DE3048" w:rsidRDefault="00DE3048">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41EC4F4B" w:rsidR="00DE3048" w:rsidRPr="00BF2B0B" w:rsidRDefault="00DE3048">
      <w:pPr>
        <w:pStyle w:val="Notedebasdepage"/>
        <w:rPr>
          <w:lang w:val="fr-FR"/>
        </w:rPr>
      </w:pPr>
      <w:r>
        <w:rPr>
          <w:rStyle w:val="Appelnotedebasdep"/>
        </w:rPr>
        <w:footnoteRef/>
      </w:r>
      <w:r w:rsidRPr="00BF2B0B">
        <w:rPr>
          <w:lang w:val="fr-FR"/>
        </w:rPr>
        <w:t xml:space="preserve"> Universidade de Vigo, Departamento de Deseño na Enxeñaría, Ourense, Spain, </w:t>
      </w:r>
      <w:r w:rsidR="00836CD0">
        <w:fldChar w:fldCharType="begin"/>
      </w:r>
      <w:r w:rsidR="00836CD0" w:rsidRPr="009F31FF">
        <w:rPr>
          <w:lang w:val="fr-FR"/>
          <w:rPrChange w:id="0" w:author="Fabio Alberto Cruz Sanchez" w:date="2021-11-22T09:30:00Z">
            <w:rPr/>
          </w:rPrChange>
        </w:rPr>
        <w:instrText xml:space="preserve"> HYPERLINK "mailto:diecapor@uvigo.es" </w:instrText>
      </w:r>
      <w:r w:rsidR="00836CD0">
        <w:fldChar w:fldCharType="separate"/>
      </w:r>
      <w:r w:rsidRPr="009C23D2">
        <w:rPr>
          <w:rStyle w:val="Lienhypertexte"/>
          <w:lang w:val="fr-FR"/>
        </w:rPr>
        <w:t>diecapor@uvigo.es</w:t>
      </w:r>
      <w:r w:rsidR="00836CD0">
        <w:rPr>
          <w:rStyle w:val="Lienhypertexte"/>
          <w:lang w:val="fr-FR"/>
        </w:rPr>
        <w:fldChar w:fldCharType="end"/>
      </w:r>
    </w:p>
  </w:footnote>
  <w:footnote w:id="3">
    <w:p w14:paraId="15C1021D" w14:textId="77777777" w:rsidR="00DE3048" w:rsidRPr="00BF2B0B" w:rsidRDefault="00DE3048">
      <w:pPr>
        <w:pStyle w:val="Notedebasdepage"/>
        <w:rPr>
          <w:lang w:val="fr-FR"/>
        </w:rPr>
      </w:pPr>
      <w:r>
        <w:rPr>
          <w:rStyle w:val="Appelnotedebasdep"/>
        </w:rPr>
        <w:footnoteRef/>
      </w:r>
      <w:r w:rsidRPr="00BF2B0B">
        <w:rPr>
          <w:lang w:val="fr-FR"/>
        </w:rPr>
        <w:t xml:space="preserve"> Université de Lorraine - ERPI - F-54000, Nancy, France, </w:t>
      </w:r>
      <w:r w:rsidR="00836CD0">
        <w:fldChar w:fldCharType="begin"/>
      </w:r>
      <w:r w:rsidR="00836CD0" w:rsidRPr="009F31FF">
        <w:rPr>
          <w:lang w:val="fr-FR"/>
          <w:rPrChange w:id="1" w:author="Fabio Alberto Cruz Sanchez" w:date="2021-11-22T09:30:00Z">
            <w:rPr/>
          </w:rPrChange>
        </w:rPr>
        <w:instrText xml:space="preserve"> HYPERLINK "mailto:cruzsanc1@univ-lorraine.fr" \h </w:instrText>
      </w:r>
      <w:r w:rsidR="00836CD0">
        <w:fldChar w:fldCharType="separate"/>
      </w:r>
      <w:r w:rsidRPr="00BF2B0B">
        <w:rPr>
          <w:rStyle w:val="Lienhypertexte"/>
          <w:lang w:val="fr-FR"/>
        </w:rPr>
        <w:t>cruzsanc1@univ-lorraine.fr</w:t>
      </w:r>
      <w:r w:rsidR="00836CD0">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1C8B"/>
    <w:rsid w:val="0002771E"/>
    <w:rsid w:val="00041708"/>
    <w:rsid w:val="0005721F"/>
    <w:rsid w:val="0007317F"/>
    <w:rsid w:val="000B2C29"/>
    <w:rsid w:val="000E076F"/>
    <w:rsid w:val="000E6AE3"/>
    <w:rsid w:val="001024BC"/>
    <w:rsid w:val="001133A0"/>
    <w:rsid w:val="001565DC"/>
    <w:rsid w:val="00164DF3"/>
    <w:rsid w:val="00176CAF"/>
    <w:rsid w:val="001B636D"/>
    <w:rsid w:val="001C22F9"/>
    <w:rsid w:val="001C2CEB"/>
    <w:rsid w:val="001D1D29"/>
    <w:rsid w:val="001F1879"/>
    <w:rsid w:val="001F2ECE"/>
    <w:rsid w:val="002204C5"/>
    <w:rsid w:val="00226DB0"/>
    <w:rsid w:val="0026019D"/>
    <w:rsid w:val="00294ED4"/>
    <w:rsid w:val="002A1A4F"/>
    <w:rsid w:val="002A1BFC"/>
    <w:rsid w:val="002C0C60"/>
    <w:rsid w:val="002D23B1"/>
    <w:rsid w:val="002D59BD"/>
    <w:rsid w:val="00314D2B"/>
    <w:rsid w:val="00336B9A"/>
    <w:rsid w:val="00336F5F"/>
    <w:rsid w:val="00336FEE"/>
    <w:rsid w:val="00337AD1"/>
    <w:rsid w:val="00353B34"/>
    <w:rsid w:val="0037799B"/>
    <w:rsid w:val="00380257"/>
    <w:rsid w:val="00395B6A"/>
    <w:rsid w:val="004308F6"/>
    <w:rsid w:val="00431E95"/>
    <w:rsid w:val="00437204"/>
    <w:rsid w:val="00447E2D"/>
    <w:rsid w:val="004B6033"/>
    <w:rsid w:val="004E29B3"/>
    <w:rsid w:val="004E7C12"/>
    <w:rsid w:val="004F5C51"/>
    <w:rsid w:val="004F6029"/>
    <w:rsid w:val="00510250"/>
    <w:rsid w:val="005162B9"/>
    <w:rsid w:val="005311C4"/>
    <w:rsid w:val="005539D7"/>
    <w:rsid w:val="00557469"/>
    <w:rsid w:val="00567BA9"/>
    <w:rsid w:val="0057387A"/>
    <w:rsid w:val="00582246"/>
    <w:rsid w:val="0058501E"/>
    <w:rsid w:val="00590D07"/>
    <w:rsid w:val="005A3FBD"/>
    <w:rsid w:val="005E0D33"/>
    <w:rsid w:val="005E7055"/>
    <w:rsid w:val="0062204B"/>
    <w:rsid w:val="00634880"/>
    <w:rsid w:val="006577C7"/>
    <w:rsid w:val="00661904"/>
    <w:rsid w:val="006B5F56"/>
    <w:rsid w:val="006D6CD2"/>
    <w:rsid w:val="006F02C5"/>
    <w:rsid w:val="00716EB6"/>
    <w:rsid w:val="007261DF"/>
    <w:rsid w:val="007503BE"/>
    <w:rsid w:val="00763735"/>
    <w:rsid w:val="00777252"/>
    <w:rsid w:val="00783EBB"/>
    <w:rsid w:val="00784D58"/>
    <w:rsid w:val="00793FD0"/>
    <w:rsid w:val="007B0254"/>
    <w:rsid w:val="007D529A"/>
    <w:rsid w:val="007E1F9A"/>
    <w:rsid w:val="00836CD0"/>
    <w:rsid w:val="008D22FE"/>
    <w:rsid w:val="008D6863"/>
    <w:rsid w:val="008F007D"/>
    <w:rsid w:val="008F47C5"/>
    <w:rsid w:val="009172ED"/>
    <w:rsid w:val="0093655B"/>
    <w:rsid w:val="00956147"/>
    <w:rsid w:val="009C23D2"/>
    <w:rsid w:val="009F31FF"/>
    <w:rsid w:val="00A0411C"/>
    <w:rsid w:val="00A46EA9"/>
    <w:rsid w:val="00A52AB3"/>
    <w:rsid w:val="00AC2D53"/>
    <w:rsid w:val="00AD109F"/>
    <w:rsid w:val="00B1478C"/>
    <w:rsid w:val="00B1663D"/>
    <w:rsid w:val="00B316FE"/>
    <w:rsid w:val="00B44125"/>
    <w:rsid w:val="00B44D70"/>
    <w:rsid w:val="00B625E8"/>
    <w:rsid w:val="00B86B75"/>
    <w:rsid w:val="00BB09C1"/>
    <w:rsid w:val="00BB422F"/>
    <w:rsid w:val="00BC48D5"/>
    <w:rsid w:val="00BD4A80"/>
    <w:rsid w:val="00BF1E6C"/>
    <w:rsid w:val="00BF2B0B"/>
    <w:rsid w:val="00BF78A5"/>
    <w:rsid w:val="00C039C4"/>
    <w:rsid w:val="00C3372F"/>
    <w:rsid w:val="00C36279"/>
    <w:rsid w:val="00C423F6"/>
    <w:rsid w:val="00C4507C"/>
    <w:rsid w:val="00C5796C"/>
    <w:rsid w:val="00C6287C"/>
    <w:rsid w:val="00C65AEC"/>
    <w:rsid w:val="00C70608"/>
    <w:rsid w:val="00CB0D7C"/>
    <w:rsid w:val="00CD4BEF"/>
    <w:rsid w:val="00CD6347"/>
    <w:rsid w:val="00CE3D65"/>
    <w:rsid w:val="00D35013"/>
    <w:rsid w:val="00D56BE3"/>
    <w:rsid w:val="00D75389"/>
    <w:rsid w:val="00D819B7"/>
    <w:rsid w:val="00DA4E51"/>
    <w:rsid w:val="00DB1860"/>
    <w:rsid w:val="00DC71AA"/>
    <w:rsid w:val="00DE1768"/>
    <w:rsid w:val="00DE3048"/>
    <w:rsid w:val="00E16A61"/>
    <w:rsid w:val="00E315A3"/>
    <w:rsid w:val="00E50460"/>
    <w:rsid w:val="00E70F67"/>
    <w:rsid w:val="00E755DD"/>
    <w:rsid w:val="00E84039"/>
    <w:rsid w:val="00E90B58"/>
    <w:rsid w:val="00EB3561"/>
    <w:rsid w:val="00ED184C"/>
    <w:rsid w:val="00ED1DA4"/>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image" Target="media/image5.jp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08BC6-4FC4-43BE-B2A3-F29686BE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7392</Words>
  <Characters>40662</Characters>
  <Application>Microsoft Office Word</Application>
  <DocSecurity>0</DocSecurity>
  <Lines>338</Lines>
  <Paragraphs>95</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6</cp:revision>
  <dcterms:created xsi:type="dcterms:W3CDTF">2021-11-19T16:14:00Z</dcterms:created>
  <dcterms:modified xsi:type="dcterms:W3CDTF">2021-11-22T08:58:00Z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