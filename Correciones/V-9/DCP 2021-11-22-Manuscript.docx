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76C7E" w14:textId="77777777" w:rsidR="00BD4A80" w:rsidRPr="00CD6347" w:rsidRDefault="00A0411C">
      <w:pPr>
        <w:pStyle w:val="Titre"/>
      </w:pPr>
      <w:r>
        <w:t xml:space="preserve">Feasibility study on the use of recycled materials for prototyping purposes: a comparative study based on the </w:t>
      </w:r>
      <w:r w:rsidRPr="00CD6347">
        <w:t>tensile strength</w:t>
      </w:r>
    </w:p>
    <w:p w14:paraId="3D4A11D6" w14:textId="77777777" w:rsidR="00BD4A80" w:rsidRPr="00CD6347" w:rsidRDefault="00A0411C">
      <w:pPr>
        <w:pStyle w:val="Author"/>
        <w:rPr>
          <w:lang w:val="es-ES"/>
        </w:rPr>
      </w:pPr>
      <w:proofErr w:type="spellStart"/>
      <w:r w:rsidRPr="00CD6347">
        <w:rPr>
          <w:lang w:val="es-ES"/>
        </w:rPr>
        <w:t>Victor</w:t>
      </w:r>
      <w:proofErr w:type="spellEnd"/>
      <w:r w:rsidRPr="00CD6347">
        <w:rPr>
          <w:lang w:val="es-ES"/>
        </w:rPr>
        <w:t xml:space="preserve"> M. López</w:t>
      </w:r>
      <w:r>
        <w:rPr>
          <w:rStyle w:val="Appelnotedebasdep"/>
        </w:rPr>
        <w:footnoteReference w:id="1"/>
      </w:r>
    </w:p>
    <w:p w14:paraId="5D9B2671" w14:textId="77777777" w:rsidR="00BD4A80" w:rsidRPr="00CD6347" w:rsidRDefault="00A0411C">
      <w:pPr>
        <w:pStyle w:val="Author"/>
        <w:rPr>
          <w:lang w:val="es-ES"/>
        </w:rPr>
      </w:pPr>
      <w:r w:rsidRPr="00CD6347">
        <w:rPr>
          <w:lang w:val="es-ES"/>
        </w:rPr>
        <w:t xml:space="preserve">Diego </w:t>
      </w:r>
      <w:proofErr w:type="spellStart"/>
      <w:r w:rsidRPr="00CD6347">
        <w:rPr>
          <w:lang w:val="es-ES"/>
        </w:rPr>
        <w:t>Carou</w:t>
      </w:r>
      <w:proofErr w:type="spellEnd"/>
      <w:r>
        <w:rPr>
          <w:rStyle w:val="Appelnotedebasdep"/>
        </w:rPr>
        <w:footnoteReference w:id="2"/>
      </w:r>
    </w:p>
    <w:p w14:paraId="241EA5E1" w14:textId="77777777" w:rsidR="00BD4A80" w:rsidRDefault="00A0411C">
      <w:pPr>
        <w:pStyle w:val="Author"/>
      </w:pPr>
      <w:r>
        <w:t>Fabio A. Cruz S.</w:t>
      </w:r>
      <w:r>
        <w:rPr>
          <w:rStyle w:val="Appelnotedebasdep"/>
        </w:rPr>
        <w:footnoteReference w:id="3"/>
      </w:r>
    </w:p>
    <w:p w14:paraId="46CE60A2" w14:textId="385909E4" w:rsidR="00BD4A80" w:rsidRPr="00CD6347" w:rsidRDefault="00A0411C">
      <w:pPr>
        <w:pStyle w:val="Abstract"/>
      </w:pPr>
      <w:r>
        <w:t xml:space="preserve">3D printing is seen as a disruptive </w:t>
      </w:r>
      <w:r w:rsidRPr="00CD6347">
        <w:t xml:space="preserve">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w:t>
      </w:r>
      <w:r w:rsidR="00A46EA9" w:rsidRPr="00A46EA9">
        <w:rPr>
          <w:color w:val="FF0000"/>
        </w:rPr>
        <w:t xml:space="preserve">virgin </w:t>
      </w:r>
      <w:r w:rsidRPr="00A46EA9">
        <w:rPr>
          <w:color w:val="FF0000"/>
        </w:rPr>
        <w:t xml:space="preserve">polylactic acid (PLA) for </w:t>
      </w:r>
      <w:r w:rsidR="00A46EA9" w:rsidRPr="00A46EA9">
        <w:rPr>
          <w:color w:val="FF0000"/>
        </w:rPr>
        <w:t>recycled</w:t>
      </w:r>
      <w:r w:rsidRPr="00A46EA9">
        <w:rPr>
          <w:color w:val="FF0000"/>
        </w:rPr>
        <w:t xml:space="preserve"> PLA.</w:t>
      </w:r>
      <w:r w:rsidRPr="00CD6347">
        <w:t xml:space="preserve">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A retention of </w:t>
      </w:r>
      <w:r w:rsidRPr="00380257">
        <w:t xml:space="preserve">58.1 % of the </w:t>
      </w:r>
      <w:r w:rsidR="00380257">
        <w:rPr>
          <w:highlight w:val="yellow"/>
        </w:rPr>
        <w:t>maximum load</w:t>
      </w:r>
      <w:r w:rsidRPr="00380257">
        <w:t xml:space="preserve"> using an infill density of 40 % was evidenced.</w:t>
      </w:r>
      <w:r w:rsidRPr="00CD6347">
        <w:t xml:space="preserve"> </w:t>
      </w:r>
      <w:r w:rsidR="0005721F" w:rsidRPr="0005721F">
        <w:rPr>
          <w:color w:val="FF0000"/>
        </w:rPr>
        <w:t>In addition,</w:t>
      </w:r>
      <w:r w:rsidR="0005721F">
        <w:rPr>
          <w:color w:val="FF0000"/>
        </w:rPr>
        <w:t xml:space="preserve"> because of the ani</w:t>
      </w:r>
      <w:r w:rsidR="0005721F" w:rsidRPr="0005721F">
        <w:rPr>
          <w:color w:val="FF0000"/>
        </w:rPr>
        <w:t>sotropy</w:t>
      </w:r>
      <w:r w:rsidR="0005721F">
        <w:rPr>
          <w:color w:val="FF0000"/>
        </w:rPr>
        <w:t>, it was found that t</w:t>
      </w:r>
      <w:r w:rsidR="0005721F" w:rsidRPr="0005721F">
        <w:rPr>
          <w:color w:val="FF0000"/>
        </w:rPr>
        <w:t xml:space="preserve">he horizontal orientation allowed to attain a higher </w:t>
      </w:r>
      <w:r w:rsidR="00380257">
        <w:rPr>
          <w:color w:val="FF0000"/>
        </w:rPr>
        <w:t>tensile strength</w:t>
      </w:r>
      <w:r w:rsidR="0005721F" w:rsidRPr="0005721F">
        <w:rPr>
          <w:color w:val="FF0000"/>
        </w:rPr>
        <w:t>, while the vertical orientation provided a lower value</w:t>
      </w:r>
      <w:r w:rsidR="00F42558">
        <w:rPr>
          <w:color w:val="FF0000"/>
        </w:rPr>
        <w:t>.</w:t>
      </w:r>
      <w:r w:rsidR="0005721F" w:rsidRPr="0005721F">
        <w:rPr>
          <w:color w:val="FF0000"/>
        </w:rPr>
        <w:t xml:space="preserve"> </w:t>
      </w:r>
      <w:r w:rsidRPr="0005721F">
        <w:rPr>
          <w:color w:val="FF0000"/>
        </w:rPr>
        <w:t>Th</w:t>
      </w:r>
      <w:r w:rsidR="0005721F" w:rsidRPr="0005721F">
        <w:rPr>
          <w:color w:val="FF0000"/>
        </w:rPr>
        <w:t>ese</w:t>
      </w:r>
      <w:r w:rsidRPr="0005721F">
        <w:rPr>
          <w:color w:val="FF0000"/>
        </w:rPr>
        <w:t xml:space="preserve"> </w:t>
      </w:r>
      <w:r w:rsidR="0005721F" w:rsidRPr="0005721F">
        <w:rPr>
          <w:color w:val="FF0000"/>
        </w:rPr>
        <w:t>are</w:t>
      </w:r>
      <w:r w:rsidRPr="0005721F">
        <w:rPr>
          <w:color w:val="FF0000"/>
        </w:rPr>
        <w:t xml:space="preserve"> relevant insight</w:t>
      </w:r>
      <w:r w:rsidR="0005721F" w:rsidRPr="0005721F">
        <w:rPr>
          <w:color w:val="FF0000"/>
        </w:rPr>
        <w:t>s</w:t>
      </w:r>
      <w:r w:rsidRPr="0005721F">
        <w:rPr>
          <w:color w:val="FF0000"/>
        </w:rPr>
        <w:t xml:space="preserve"> </w:t>
      </w:r>
      <w:r w:rsidRPr="00CD6347">
        <w:t>for prescriptions of the 3D printing parameters guaranteeing minimum quality conditions in prototyping.</w:t>
      </w:r>
    </w:p>
    <w:p w14:paraId="765E1405" w14:textId="2D6A562B" w:rsidR="00BD4A80" w:rsidRPr="00CD6347" w:rsidRDefault="00A0411C">
      <w:pPr>
        <w:pStyle w:val="Abstract"/>
      </w:pPr>
      <w:r w:rsidRPr="00CD6347">
        <w:rPr>
          <w:b/>
          <w:bCs/>
        </w:rPr>
        <w:t>Keywords:</w:t>
      </w:r>
      <w:r w:rsidRPr="00CD6347">
        <w:t xml:space="preserve"> </w:t>
      </w:r>
      <w:r w:rsidR="007D529A" w:rsidRPr="00CD6347">
        <w:t xml:space="preserve">3D </w:t>
      </w:r>
      <w:r w:rsidR="007D529A" w:rsidRPr="00CD6347">
        <w:rPr>
          <w:i/>
          <w:iCs/>
        </w:rPr>
        <w:t>printing</w:t>
      </w:r>
      <w:r w:rsidR="007D529A" w:rsidRPr="00CD6347">
        <w:t xml:space="preserve">; </w:t>
      </w:r>
      <w:r w:rsidRPr="00CD6347">
        <w:rPr>
          <w:i/>
          <w:iCs/>
        </w:rPr>
        <w:t xml:space="preserve">Prototyping; Distributed recycling; </w:t>
      </w:r>
      <w:r w:rsidR="004B6033" w:rsidRPr="00CD6347">
        <w:rPr>
          <w:i/>
          <w:iCs/>
        </w:rPr>
        <w:t>Tensile</w:t>
      </w:r>
      <w:r w:rsidRPr="00CD6347">
        <w:rPr>
          <w:i/>
          <w:iCs/>
        </w:rPr>
        <w:t xml:space="preserve"> strength; PLA</w:t>
      </w:r>
    </w:p>
    <w:p w14:paraId="1232F69C" w14:textId="77777777" w:rsidR="00BD4A80" w:rsidRDefault="00A0411C">
      <w:pPr>
        <w:pStyle w:val="Titre1"/>
      </w:pPr>
      <w:bookmarkStart w:id="2" w:name="introduction"/>
      <w:r>
        <w:rPr>
          <w:rStyle w:val="SectionNumber"/>
        </w:rPr>
        <w:t>1</w:t>
      </w:r>
      <w:r>
        <w:tab/>
        <w:t>Introduction</w:t>
      </w:r>
    </w:p>
    <w:p w14:paraId="482B7CA3" w14:textId="1795D83C" w:rsidR="00BD4A80" w:rsidRPr="00CD6347" w:rsidRDefault="00A0411C">
      <w:pPr>
        <w:pStyle w:val="FirstParagraph"/>
      </w:pPr>
      <w:r>
        <w:t xml:space="preserve">Fused filament fabrication (FFF) is a major additive manufacturing technology, which has found considerable number of applications in different types of manufacturing </w:t>
      </w:r>
      <w:r w:rsidRPr="00ED184C">
        <w:t>sectors.</w:t>
      </w:r>
      <w:hyperlink w:anchor="ref-Singh2020d">
        <w:r w:rsidRPr="00ED184C">
          <w:rPr>
            <w:rStyle w:val="Lienhypertexte"/>
            <w:color w:val="auto"/>
            <w:vertAlign w:val="superscript"/>
          </w:rPr>
          <w:t>1</w:t>
        </w:r>
      </w:hyperlink>
      <w:r w:rsidRPr="00ED184C">
        <w:rPr>
          <w:vertAlign w:val="superscript"/>
        </w:rPr>
        <w:t>,</w:t>
      </w:r>
      <w:hyperlink w:anchor="ref-Sartal2018">
        <w:r w:rsidRPr="00ED184C">
          <w:rPr>
            <w:rStyle w:val="Lienhypertexte"/>
            <w:color w:val="auto"/>
            <w:vertAlign w:val="superscript"/>
          </w:rPr>
          <w:t>2</w:t>
        </w:r>
      </w:hyperlink>
      <w:r w:rsidRPr="00ED184C">
        <w:t xml:space="preserve"> </w:t>
      </w:r>
      <w:r>
        <w:t xml:space="preserve">The layer-by-layer principle of manufacturing objects enables a </w:t>
      </w:r>
      <w:r w:rsidRPr="00CD6347">
        <w:t>higher degree of flexibility in the product design phase.</w:t>
      </w:r>
      <w:hyperlink w:anchor="ref-Akhoundi2019">
        <w:r w:rsidRPr="00CD6347">
          <w:rPr>
            <w:rStyle w:val="Lienhypertexte"/>
            <w:color w:val="auto"/>
            <w:vertAlign w:val="superscript"/>
          </w:rPr>
          <w:t>3</w:t>
        </w:r>
      </w:hyperlink>
      <w:r w:rsidR="001024BC" w:rsidRPr="00CD6347">
        <w:t xml:space="preserve"> </w:t>
      </w:r>
      <w:r w:rsidRPr="00CD6347">
        <w:t>The set of several available printing technologies</w:t>
      </w:r>
      <w:hyperlink w:anchor="ref-Nam2019">
        <w:r w:rsidRPr="00CD6347">
          <w:rPr>
            <w:rStyle w:val="Lienhypertexte"/>
            <w:color w:val="auto"/>
            <w:vertAlign w:val="superscript"/>
          </w:rPr>
          <w:t>4</w:t>
        </w:r>
      </w:hyperlink>
      <w:r w:rsidRPr="00CD6347">
        <w:t xml:space="preserve"> is pushing forward advantages such as the mass customization</w:t>
      </w:r>
      <w:hyperlink w:anchor="ref-Jiang2016">
        <w:r w:rsidRPr="00CD6347">
          <w:rPr>
            <w:rStyle w:val="Lienhypertexte"/>
            <w:color w:val="auto"/>
            <w:vertAlign w:val="superscript"/>
          </w:rPr>
          <w:t>5</w:t>
        </w:r>
      </w:hyperlink>
      <w:r w:rsidRPr="00CD6347">
        <w:t xml:space="preserve"> with complex geometries that involve a great deal of detail, a combination of different materials,</w:t>
      </w:r>
      <w:hyperlink w:anchor="ref-Askari2020">
        <w:r w:rsidRPr="00CD6347">
          <w:rPr>
            <w:rStyle w:val="Lienhypertexte"/>
            <w:color w:val="auto"/>
            <w:vertAlign w:val="superscript"/>
          </w:rPr>
          <w:t>6</w:t>
        </w:r>
      </w:hyperlink>
      <w:r w:rsidRPr="00CD6347">
        <w:t xml:space="preserve"> a reduction in the need for assembly and a high utilization rate of raw materials.</w:t>
      </w:r>
      <w:hyperlink w:anchor="ref-Wang2020f">
        <w:r w:rsidRPr="00CD6347">
          <w:rPr>
            <w:rStyle w:val="Lienhypertexte"/>
            <w:color w:val="auto"/>
            <w:vertAlign w:val="superscript"/>
          </w:rPr>
          <w:t>7</w:t>
        </w:r>
      </w:hyperlink>
    </w:p>
    <w:p w14:paraId="47595B5F" w14:textId="0C668FE8" w:rsidR="00BD4A80" w:rsidRPr="009C23D2" w:rsidRDefault="00A0411C">
      <w:pPr>
        <w:pStyle w:val="Corpsdetexte"/>
        <w:rPr>
          <w:color w:val="FF0000"/>
        </w:rPr>
      </w:pPr>
      <w:r w:rsidRPr="00CD6347">
        <w:t>Nowadays, there is a need to find ways to reduce the ecological impact of manufacturing processes, pursuing sustainable and clean manufacturing processes.</w:t>
      </w:r>
      <w:hyperlink w:anchor="ref-Niaki2019">
        <w:r w:rsidRPr="00CD6347">
          <w:rPr>
            <w:rStyle w:val="Lienhypertexte"/>
            <w:color w:val="auto"/>
            <w:vertAlign w:val="superscript"/>
          </w:rPr>
          <w:t>8</w:t>
        </w:r>
      </w:hyperlink>
      <w:r w:rsidRPr="00CD6347">
        <w:rPr>
          <w:vertAlign w:val="superscript"/>
        </w:rPr>
        <w:t>,</w:t>
      </w:r>
      <w:hyperlink w:anchor="ref-Peng2018">
        <w:r w:rsidRPr="00CD6347">
          <w:rPr>
            <w:rStyle w:val="Lienhypertexte"/>
            <w:color w:val="auto"/>
            <w:vertAlign w:val="superscript"/>
          </w:rPr>
          <w:t>9</w:t>
        </w:r>
      </w:hyperlink>
      <w:r w:rsidRPr="00CD6347">
        <w:t xml:space="preserve"> Researchers are </w:t>
      </w:r>
      <w:r w:rsidRPr="00CD6347">
        <w:lastRenderedPageBreak/>
        <w:t>making efforts to identify opportunities for 3D printing on the circular economy paradigm.</w:t>
      </w:r>
      <w:hyperlink w:anchor="ref-Despeisse2016">
        <w:r w:rsidRPr="00CD6347">
          <w:rPr>
            <w:rStyle w:val="Lienhypertexte"/>
            <w:color w:val="auto"/>
            <w:vertAlign w:val="superscript"/>
          </w:rPr>
          <w:t>10</w:t>
        </w:r>
      </w:hyperlink>
      <w:r w:rsidRPr="00CD6347">
        <w:t xml:space="preserve"> Moreover, due to the fact that plastic is one of the most highly used materials in the 3D printing industry</w:t>
      </w:r>
      <w:hyperlink w:anchor="ref-GonzalezHenriquez2019">
        <w:r w:rsidRPr="00CD6347">
          <w:rPr>
            <w:rStyle w:val="Lienhypertexte"/>
            <w:color w:val="auto"/>
            <w:vertAlign w:val="superscript"/>
          </w:rPr>
          <w:t>11</w:t>
        </w:r>
      </w:hyperlink>
      <w:r w:rsidRPr="00CD6347">
        <w:t xml:space="preserve"> and given its non-biodegradable nature, plastic is one the most abundant types of waste produced</w:t>
      </w:r>
      <w:r w:rsidR="00ED184C">
        <w:t xml:space="preserve">. </w:t>
      </w:r>
      <w:r w:rsidR="00ED184C" w:rsidRPr="009C23D2">
        <w:rPr>
          <w:color w:val="FF0000"/>
        </w:rPr>
        <w:t>The imp</w:t>
      </w:r>
      <w:r w:rsidRPr="009C23D2">
        <w:rPr>
          <w:color w:val="FF0000"/>
        </w:rPr>
        <w:t xml:space="preserve">act </w:t>
      </w:r>
      <w:r w:rsidR="00226DB0" w:rsidRPr="009C23D2">
        <w:rPr>
          <w:color w:val="FF0000"/>
        </w:rPr>
        <w:t xml:space="preserve">of </w:t>
      </w:r>
      <w:r w:rsidR="00B316FE" w:rsidRPr="009C23D2">
        <w:rPr>
          <w:color w:val="FF0000"/>
        </w:rPr>
        <w:t>plastic pollution in terrestrial and aquatic ecosystems represents a major issue</w:t>
      </w:r>
      <w:r w:rsidRPr="009C23D2">
        <w:rPr>
          <w:color w:val="FF0000"/>
        </w:rPr>
        <w:t>.</w:t>
      </w:r>
      <w:r w:rsidR="009C23D2" w:rsidRPr="009C23D2">
        <w:rPr>
          <w:color w:val="FF0000"/>
          <w:vertAlign w:val="superscript"/>
        </w:rPr>
        <w:t>12</w:t>
      </w:r>
      <w:r w:rsidRPr="009C23D2">
        <w:rPr>
          <w:color w:val="FF0000"/>
        </w:rPr>
        <w:t xml:space="preserve"> </w:t>
      </w:r>
      <w:r w:rsidR="00B316FE" w:rsidRPr="009C23D2">
        <w:rPr>
          <w:color w:val="FF0000"/>
        </w:rPr>
        <w:t xml:space="preserve">For aquatic ecosystems, main risks are </w:t>
      </w:r>
      <w:r w:rsidR="0007317F" w:rsidRPr="009C23D2">
        <w:rPr>
          <w:color w:val="FF0000"/>
        </w:rPr>
        <w:t>linked</w:t>
      </w:r>
      <w:r w:rsidR="00B316FE" w:rsidRPr="009C23D2">
        <w:rPr>
          <w:color w:val="FF0000"/>
        </w:rPr>
        <w:t xml:space="preserve"> to standing water that </w:t>
      </w:r>
      <w:r w:rsidR="0007317F" w:rsidRPr="009C23D2">
        <w:rPr>
          <w:color w:val="FF0000"/>
        </w:rPr>
        <w:t>acts</w:t>
      </w:r>
      <w:r w:rsidR="00B316FE" w:rsidRPr="009C23D2">
        <w:rPr>
          <w:color w:val="FF0000"/>
        </w:rPr>
        <w:t xml:space="preserve"> as a breeding niche (to mosquitoes, pests, vector-borne diseases transmission), becomes a vector for toxic chemicals and</w:t>
      </w:r>
      <w:r w:rsidR="00226DB0" w:rsidRPr="009C23D2">
        <w:rPr>
          <w:color w:val="FF0000"/>
        </w:rPr>
        <w:t>,</w:t>
      </w:r>
      <w:r w:rsidR="00B316FE" w:rsidRPr="009C23D2">
        <w:rPr>
          <w:color w:val="FF0000"/>
        </w:rPr>
        <w:t xml:space="preserve"> ultimately</w:t>
      </w:r>
      <w:r w:rsidR="00226DB0" w:rsidRPr="009C23D2">
        <w:rPr>
          <w:color w:val="FF0000"/>
        </w:rPr>
        <w:t>,</w:t>
      </w:r>
      <w:r w:rsidR="00B316FE" w:rsidRPr="009C23D2">
        <w:rPr>
          <w:color w:val="FF0000"/>
        </w:rPr>
        <w:t xml:space="preserve"> disturbs the natural cycles (biogeochemical cycle in terrestrial ecosystems). Additionally</w:t>
      </w:r>
      <w:r w:rsidR="00C65AEC" w:rsidRPr="009C23D2">
        <w:rPr>
          <w:color w:val="FF0000"/>
        </w:rPr>
        <w:t>,</w:t>
      </w:r>
      <w:r w:rsidR="00B316FE" w:rsidRPr="009C23D2">
        <w:rPr>
          <w:color w:val="FF0000"/>
        </w:rPr>
        <w:t xml:space="preserve"> the transfer of plasti</w:t>
      </w:r>
      <w:r w:rsidR="00C65AEC" w:rsidRPr="009C23D2">
        <w:rPr>
          <w:color w:val="FF0000"/>
        </w:rPr>
        <w:t>c</w:t>
      </w:r>
      <w:r w:rsidR="00B316FE" w:rsidRPr="009C23D2">
        <w:rPr>
          <w:color w:val="FF0000"/>
        </w:rPr>
        <w:t xml:space="preserve"> into the food chain is </w:t>
      </w:r>
      <w:r w:rsidR="0007317F" w:rsidRPr="009C23D2">
        <w:rPr>
          <w:color w:val="FF0000"/>
        </w:rPr>
        <w:t>a clear danger</w:t>
      </w:r>
      <w:r w:rsidR="00B316FE" w:rsidRPr="009C23D2">
        <w:rPr>
          <w:color w:val="FF0000"/>
        </w:rPr>
        <w:t xml:space="preserve"> to animal and</w:t>
      </w:r>
      <w:r w:rsidR="00226DB0" w:rsidRPr="009C23D2">
        <w:rPr>
          <w:color w:val="FF0000"/>
        </w:rPr>
        <w:t>,</w:t>
      </w:r>
      <w:r w:rsidR="00B316FE" w:rsidRPr="009C23D2">
        <w:rPr>
          <w:color w:val="FF0000"/>
        </w:rPr>
        <w:t xml:space="preserve"> certainly</w:t>
      </w:r>
      <w:r w:rsidR="00226DB0" w:rsidRPr="009C23D2">
        <w:rPr>
          <w:color w:val="FF0000"/>
        </w:rPr>
        <w:t>,</w:t>
      </w:r>
      <w:r w:rsidR="00B316FE" w:rsidRPr="009C23D2">
        <w:rPr>
          <w:color w:val="FF0000"/>
        </w:rPr>
        <w:t xml:space="preserve"> to humans as well. </w:t>
      </w:r>
      <w:r w:rsidRPr="009C23D2">
        <w:rPr>
          <w:color w:val="FF0000"/>
        </w:rPr>
        <w:t>Thus, reducing the consumption of plastics is of great importance</w:t>
      </w:r>
      <w:r w:rsidR="00B316FE" w:rsidRPr="009C23D2">
        <w:rPr>
          <w:color w:val="FF0000"/>
        </w:rPr>
        <w:t xml:space="preserve"> in the long term</w:t>
      </w:r>
      <w:r w:rsidRPr="009C23D2">
        <w:rPr>
          <w:color w:val="FF0000"/>
        </w:rPr>
        <w:t>.</w:t>
      </w:r>
    </w:p>
    <w:p w14:paraId="4A132367" w14:textId="3AC104AF" w:rsidR="00BD4A80" w:rsidRPr="00CD6347" w:rsidRDefault="00A0411C">
      <w:pPr>
        <w:pStyle w:val="Corpsdetexte"/>
      </w:pPr>
      <w:r w:rsidRPr="00CD6347">
        <w:t>A major body of literature arising from the fields of engineering, human–computer interaction, design thinking and software development</w:t>
      </w:r>
      <w:hyperlink w:anchor="ref-Elverum2016">
        <w:r w:rsidRPr="00CD6347">
          <w:rPr>
            <w:rStyle w:val="Lienhypertexte"/>
            <w:color w:val="auto"/>
            <w:vertAlign w:val="superscript"/>
          </w:rPr>
          <w:t>13</w:t>
        </w:r>
      </w:hyperlink>
      <w:r w:rsidRPr="00CD6347">
        <w:t xml:space="preserve"> validates the rationale for the prototyping phase in the early design phases of product development. According to the prototyping theory, different kinds of prototypes are needed during the new product development phases (e.g.</w:t>
      </w:r>
      <w:r w:rsidR="00582246">
        <w:t xml:space="preserve"> </w:t>
      </w:r>
      <w:r w:rsidRPr="00CD6347">
        <w:t>prototypes for desirability, for feasibility and for viability)</w:t>
      </w:r>
      <w:hyperlink w:anchor="ref-Menold2017">
        <w:r w:rsidRPr="00CD6347">
          <w:rPr>
            <w:rStyle w:val="Lienhypertexte"/>
            <w:color w:val="auto"/>
            <w:vertAlign w:val="superscript"/>
          </w:rPr>
          <w:t>14</w:t>
        </w:r>
      </w:hyperlink>
      <w:r w:rsidRPr="00CD6347">
        <w:t xml:space="preserve"> with the purpose of reducing uncertainties, exploring new ideas, increasing feasibility and/or engaging with users.</w:t>
      </w:r>
      <w:hyperlink w:anchor="ref-Hansen2020">
        <w:r w:rsidRPr="00CD6347">
          <w:rPr>
            <w:rStyle w:val="Lienhypertexte"/>
            <w:color w:val="auto"/>
            <w:vertAlign w:val="superscript"/>
          </w:rPr>
          <w:t>15</w:t>
        </w:r>
      </w:hyperlink>
      <w:r w:rsidRPr="00CD6347">
        <w:t xml:space="preserve"> On that basis, a prototype is achieved in terms of certain modelling aims: Model to Link, Model to Test, Model </w:t>
      </w:r>
      <w:r w:rsidR="006F02C5">
        <w:t>to Communicate, Model to Decide</w:t>
      </w:r>
      <w:r w:rsidRPr="00CD6347">
        <w:t xml:space="preserve"> and Model to Interact.</w:t>
      </w:r>
      <w:hyperlink w:anchor="ref-Menold2017">
        <w:r w:rsidRPr="00CD6347">
          <w:rPr>
            <w:rStyle w:val="Lienhypertexte"/>
            <w:color w:val="auto"/>
            <w:vertAlign w:val="superscript"/>
          </w:rPr>
          <w:t>14</w:t>
        </w:r>
      </w:hyperlink>
      <w:r w:rsidRPr="00CD6347">
        <w:t xml:space="preserve"> The use of digital tools allows designers to create highly flexible prototypes that </w:t>
      </w:r>
      <w:r w:rsidR="006F02C5" w:rsidRPr="006F02C5">
        <w:rPr>
          <w:color w:val="FF0000"/>
        </w:rPr>
        <w:t>facilitate</w:t>
      </w:r>
      <w:r w:rsidRPr="006F02C5">
        <w:rPr>
          <w:color w:val="FF0000"/>
        </w:rPr>
        <w:t xml:space="preserve"> </w:t>
      </w:r>
      <w:r w:rsidRPr="00CD6347">
        <w:t>short learning cycles at an affordable cost. Moreover, the use of 3D printing technology enables the materialization aspect. Regardless of whether the printed object is functional or not, it is found to be valuable in design decisions.</w:t>
      </w:r>
      <w:hyperlink w:anchor="ref-Elverum2016">
        <w:r w:rsidRPr="00CD6347">
          <w:rPr>
            <w:rStyle w:val="Lienhypertexte"/>
            <w:color w:val="auto"/>
            <w:vertAlign w:val="superscript"/>
          </w:rPr>
          <w:t>13</w:t>
        </w:r>
      </w:hyperlink>
      <w:r w:rsidRPr="00CD6347">
        <w:t xml:space="preserve"> However, there is a gap in the literature in terms of sustainable manufacturing using 3D printing in the early design phases.</w:t>
      </w:r>
      <w:hyperlink w:anchor="ref-Peng2018">
        <w:r w:rsidRPr="00CD6347">
          <w:rPr>
            <w:rStyle w:val="Lienhypertexte"/>
            <w:color w:val="auto"/>
            <w:vertAlign w:val="superscript"/>
          </w:rPr>
          <w:t>9</w:t>
        </w:r>
      </w:hyperlink>
      <w:r w:rsidRPr="00CD6347">
        <w:t xml:space="preserve"> 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Pr="00CD6347">
          <w:rPr>
            <w:rStyle w:val="Lienhypertexte"/>
            <w:color w:val="auto"/>
            <w:vertAlign w:val="superscript"/>
          </w:rPr>
          <w:t>16</w:t>
        </w:r>
      </w:hyperlink>
      <w:r w:rsidRPr="00CD6347">
        <w:t xml:space="preserve"> 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14:paraId="17FA1D58" w14:textId="099F309A" w:rsidR="001C2CEB" w:rsidRPr="00CD6347" w:rsidRDefault="00A0411C">
      <w:pPr>
        <w:pStyle w:val="Corpsdetexte"/>
      </w:pPr>
      <w:r w:rsidRPr="00CD6347">
        <w:t>Studies on the technical viability of recycled materials as substitutes for conventional virgin materials are still limited to particular applications.</w:t>
      </w:r>
      <w:hyperlink w:anchor="ref-CruzSanchez2020">
        <w:r w:rsidRPr="00CD6347">
          <w:rPr>
            <w:rStyle w:val="Lienhypertexte"/>
            <w:color w:val="auto"/>
            <w:vertAlign w:val="superscript"/>
          </w:rPr>
          <w:t>17</w:t>
        </w:r>
      </w:hyperlink>
      <w:r w:rsidRPr="00CD6347">
        <w:rPr>
          <w:vertAlign w:val="superscript"/>
        </w:rPr>
        <w:t>,</w:t>
      </w:r>
      <w:hyperlink w:anchor="ref-Mikula2020">
        <w:r w:rsidRPr="00CD6347">
          <w:rPr>
            <w:rStyle w:val="Lienhypertexte"/>
            <w:color w:val="auto"/>
            <w:vertAlign w:val="superscript"/>
          </w:rPr>
          <w:t>18</w:t>
        </w:r>
      </w:hyperlink>
      <w:r w:rsidRPr="00CD6347">
        <w:t xml:space="preserve"> It is important to note that, in most cases, prototypes do not require excellent mechanical properties but the minimum to be handled </w:t>
      </w:r>
      <w:r w:rsidRPr="009C23D2">
        <w:rPr>
          <w:color w:val="FF0000"/>
        </w:rPr>
        <w:t xml:space="preserve">to allow </w:t>
      </w:r>
      <w:r w:rsidR="002204C5" w:rsidRPr="009C23D2">
        <w:rPr>
          <w:color w:val="FF0000"/>
        </w:rPr>
        <w:t>designers an</w:t>
      </w:r>
      <w:r w:rsidR="009C23D2" w:rsidRPr="009C23D2">
        <w:rPr>
          <w:color w:val="FF0000"/>
        </w:rPr>
        <w:t>d</w:t>
      </w:r>
      <w:r w:rsidR="002204C5" w:rsidRPr="009C23D2">
        <w:rPr>
          <w:color w:val="FF0000"/>
        </w:rPr>
        <w:t xml:space="preserve"> users </w:t>
      </w:r>
      <w:r w:rsidR="009C23D2" w:rsidRPr="009C23D2">
        <w:rPr>
          <w:color w:val="FF0000"/>
        </w:rPr>
        <w:t>to</w:t>
      </w:r>
      <w:r w:rsidR="002204C5" w:rsidRPr="009C23D2">
        <w:rPr>
          <w:color w:val="FF0000"/>
        </w:rPr>
        <w:t xml:space="preserve"> </w:t>
      </w:r>
      <w:r w:rsidRPr="009C23D2">
        <w:rPr>
          <w:color w:val="FF0000"/>
        </w:rPr>
        <w:t>inspect and measure</w:t>
      </w:r>
      <w:r w:rsidR="009C23D2" w:rsidRPr="009C23D2">
        <w:rPr>
          <w:color w:val="FF0000"/>
        </w:rPr>
        <w:t xml:space="preserve"> them</w:t>
      </w:r>
      <w:r w:rsidRPr="00CD6347">
        <w:t xml:space="preserve">. Thus, the type of material </w:t>
      </w:r>
      <w:proofErr w:type="gramStart"/>
      <w:r w:rsidRPr="00CD6347">
        <w:t>used</w:t>
      </w:r>
      <w:proofErr w:type="gramEnd"/>
      <w:r w:rsidRPr="00CD6347">
        <w:t xml:space="preserve"> and its amount can be further optimized</w:t>
      </w:r>
      <w:r w:rsidR="001024BC" w:rsidRPr="00CD6347">
        <w:t xml:space="preserve"> when it comes to prototyping. </w:t>
      </w:r>
      <w:r w:rsidRPr="00CD6347">
        <w:t>The mechanical properties are critical for engineering parts, particularly, for 3D printed parts because of the anisotropy,</w:t>
      </w:r>
      <w:hyperlink w:anchor="ref-Lovo2018">
        <w:r w:rsidRPr="00CD6347">
          <w:rPr>
            <w:rStyle w:val="Lienhypertexte"/>
            <w:color w:val="auto"/>
            <w:vertAlign w:val="superscript"/>
          </w:rPr>
          <w:t>19</w:t>
        </w:r>
      </w:hyperlink>
      <w:r w:rsidRPr="00CD6347">
        <w:t xml:space="preserve"> which can influence the ultimate tensile strength (UTS) up to about 47 % as it pertains to the manufacturing parameters.</w:t>
      </w:r>
      <w:hyperlink w:anchor="ref-Laureto2018">
        <w:r w:rsidRPr="00CD6347">
          <w:rPr>
            <w:rStyle w:val="Lienhypertexte"/>
            <w:color w:val="auto"/>
            <w:vertAlign w:val="superscript"/>
          </w:rPr>
          <w:t>20</w:t>
        </w:r>
      </w:hyperlink>
      <w:r w:rsidRPr="00CD6347">
        <w:t xml:space="preserve"> Using a systematic literature review, Popescu </w:t>
      </w:r>
      <w:r w:rsidR="00447E2D" w:rsidRPr="00447E2D">
        <w:rPr>
          <w:i/>
        </w:rPr>
        <w:t>et al.</w:t>
      </w:r>
      <w:hyperlink w:anchor="ref-Popescu2018">
        <w:r w:rsidRPr="00CD6347">
          <w:rPr>
            <w:rStyle w:val="Lienhypertexte"/>
            <w:color w:val="auto"/>
            <w:vertAlign w:val="superscript"/>
          </w:rPr>
          <w:t>21</w:t>
        </w:r>
      </w:hyperlink>
      <w:r w:rsidRPr="00CD6347">
        <w:t xml:space="preserve"> identified key parameters that influence the printed parts, including the raster-to-raster air gap, raster angle, </w:t>
      </w:r>
      <w:r w:rsidR="006F02C5">
        <w:t>layer thickness, infill density</w:t>
      </w:r>
      <w:r w:rsidRPr="00CD6347">
        <w:t xml:space="preserve"> and build orientation.</w:t>
      </w:r>
    </w:p>
    <w:p w14:paraId="5B4202BA" w14:textId="19DD79C7" w:rsidR="00BD4A80" w:rsidRPr="00CD6347" w:rsidRDefault="00A0411C">
      <w:pPr>
        <w:pStyle w:val="Corpsdetexte"/>
      </w:pPr>
      <w:r w:rsidRPr="00CD6347">
        <w:t>In general terms, it is found that for low values of layer height, the tensile strength of the material is improved.</w:t>
      </w:r>
      <w:hyperlink w:anchor="ref-Tymrak2014a">
        <w:r w:rsidRPr="00CD6347">
          <w:rPr>
            <w:rStyle w:val="Lienhypertexte"/>
            <w:color w:val="auto"/>
            <w:vertAlign w:val="superscript"/>
          </w:rPr>
          <w:t>22</w:t>
        </w:r>
      </w:hyperlink>
      <w:r w:rsidRPr="00CD6347">
        <w:rPr>
          <w:vertAlign w:val="superscript"/>
        </w:rPr>
        <w:t>,</w:t>
      </w:r>
      <w:hyperlink w:anchor="ref-Altan2018">
        <w:r w:rsidRPr="00CD6347">
          <w:rPr>
            <w:rStyle w:val="Lienhypertexte"/>
            <w:color w:val="auto"/>
            <w:vertAlign w:val="superscript"/>
          </w:rPr>
          <w:t>23</w:t>
        </w:r>
      </w:hyperlink>
      <w:r w:rsidRPr="00CD6347">
        <w:t xml:space="preserve"> Similarly, Yao </w:t>
      </w:r>
      <w:r w:rsidR="00447E2D" w:rsidRPr="00447E2D">
        <w:rPr>
          <w:i/>
        </w:rPr>
        <w:t>et al.</w:t>
      </w:r>
      <w:hyperlink w:anchor="ref-Yao2019">
        <w:r w:rsidRPr="00CD6347">
          <w:rPr>
            <w:rStyle w:val="Lienhypertexte"/>
            <w:color w:val="auto"/>
            <w:vertAlign w:val="superscript"/>
          </w:rPr>
          <w:t>24</w:t>
        </w:r>
      </w:hyperlink>
      <w:r w:rsidRPr="00CD6347">
        <w:t xml:space="preserve"> identified the importance of the printing orientation in the UTS. Thus, the alignment of the tensile load with the longitudinal axis of </w:t>
      </w:r>
      <w:r w:rsidRPr="00CD6347">
        <w:lastRenderedPageBreak/>
        <w:t xml:space="preserve">the printed fiber will maximize the UTS. According to </w:t>
      </w:r>
      <w:proofErr w:type="spellStart"/>
      <w:r w:rsidRPr="00CD6347">
        <w:t>Alafaghani</w:t>
      </w:r>
      <w:proofErr w:type="spellEnd"/>
      <w:r w:rsidRPr="00CD6347">
        <w:t xml:space="preserve"> </w:t>
      </w:r>
      <w:r w:rsidR="00447E2D" w:rsidRPr="00447E2D">
        <w:rPr>
          <w:i/>
        </w:rPr>
        <w:t>et al.</w:t>
      </w:r>
      <w:hyperlink w:anchor="ref-Alafaghani2018">
        <w:r w:rsidRPr="00CD6347">
          <w:rPr>
            <w:rStyle w:val="Lienhypertexte"/>
            <w:color w:val="auto"/>
            <w:vertAlign w:val="superscript"/>
          </w:rPr>
          <w:t>25</w:t>
        </w:r>
      </w:hyperlink>
      <w:r w:rsidR="00582246">
        <w:t xml:space="preserve">, </w:t>
      </w:r>
      <w:r w:rsidRPr="00CD6347">
        <w:t>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14:paraId="0E6F9162" w14:textId="7B07A779" w:rsidR="00BD4A80" w:rsidRPr="00CD6347" w:rsidRDefault="002204C5">
      <w:pPr>
        <w:pStyle w:val="Corpsdetexte"/>
      </w:pPr>
      <w:r w:rsidRPr="009C23D2">
        <w:rPr>
          <w:color w:val="FF0000"/>
        </w:rPr>
        <w:t>Recently in the literature,</w:t>
      </w:r>
      <w:r w:rsidRPr="009C23D2">
        <w:t xml:space="preserve"> </w:t>
      </w:r>
      <w:r w:rsidR="00A0411C" w:rsidRPr="00CD6347">
        <w:t>distributed recycling via additive manufacturing (DRAM) approach emphasizes the technical steps required to reuse plastic waste through the recycling chains for material-extrusion-based 3D printing.</w:t>
      </w:r>
      <w:hyperlink w:anchor="ref-CruzSanchez2020">
        <w:r w:rsidR="00A0411C" w:rsidRPr="00CD6347">
          <w:rPr>
            <w:rStyle w:val="Lienhypertexte"/>
            <w:color w:val="auto"/>
            <w:vertAlign w:val="superscript"/>
          </w:rPr>
          <w:t>17</w:t>
        </w:r>
      </w:hyperlink>
      <w:r w:rsidR="00A0411C" w:rsidRPr="00CD6347">
        <w:rPr>
          <w:vertAlign w:val="superscript"/>
        </w:rPr>
        <w:t>,</w:t>
      </w:r>
      <w:hyperlink w:anchor="ref-Little2020">
        <w:r w:rsidR="00A0411C" w:rsidRPr="00CD6347">
          <w:rPr>
            <w:rStyle w:val="Lienhypertexte"/>
            <w:color w:val="auto"/>
            <w:vertAlign w:val="superscript"/>
          </w:rPr>
          <w:t>26</w:t>
        </w:r>
      </w:hyperlink>
      <w:r w:rsidR="00A0411C" w:rsidRPr="00CD6347">
        <w:t xml:space="preserve"> The use of recycled material, either in the form of raw material or blended with virgin material, is a method of special interest to contribute to sustainable manufacturing.</w:t>
      </w:r>
      <w:hyperlink w:anchor="ref-Zhao2018">
        <w:r w:rsidR="00A0411C" w:rsidRPr="00CD6347">
          <w:rPr>
            <w:rStyle w:val="Lienhypertexte"/>
            <w:color w:val="auto"/>
            <w:vertAlign w:val="superscript"/>
          </w:rPr>
          <w:t>27</w:t>
        </w:r>
      </w:hyperlink>
      <w:r w:rsidR="00A0411C" w:rsidRPr="00CD6347">
        <w:t xml:space="preserve"> In the DRAM methodology, consumers have an economic incentive to recycle. This is because they can use their waste as feedstock for a wide range of consumer products that can be produced for a fraction of the conventional cost of the equivalent products. Moreover, 3D printing is especially well suited because it enables the production </w:t>
      </w:r>
      <w:r w:rsidR="00A46EA9">
        <w:t>of parts with (almost) no waste</w:t>
      </w:r>
      <w:r w:rsidR="00A0411C" w:rsidRPr="00CD6347">
        <w:t xml:space="preserve"> and could reduce the waste related to the material by more than 40 %, reusing 95 % of the unused material.</w:t>
      </w:r>
      <w:hyperlink w:anchor="ref-Petrovic2011">
        <w:r w:rsidR="00A0411C" w:rsidRPr="00CD6347">
          <w:rPr>
            <w:rStyle w:val="Lienhypertexte"/>
            <w:color w:val="auto"/>
            <w:vertAlign w:val="superscript"/>
          </w:rPr>
          <w:t>28</w:t>
        </w:r>
      </w:hyperlink>
      <w:r w:rsidR="00A0411C" w:rsidRPr="00CD6347">
        <w:t xml:space="preserve"> Currently, most of the cost of 3D printing is associated with filament.</w:t>
      </w:r>
      <w:hyperlink w:anchor="ref-Wittbrodt2013">
        <w:r w:rsidR="00A0411C" w:rsidRPr="00CD6347">
          <w:rPr>
            <w:rStyle w:val="Lienhypertexte"/>
            <w:color w:val="auto"/>
            <w:vertAlign w:val="superscript"/>
          </w:rPr>
          <w:t>29</w:t>
        </w:r>
      </w:hyperlink>
      <w:r w:rsidR="00A0411C" w:rsidRPr="00CD6347">
        <w:t xml:space="preserve"> By r</w:t>
      </w:r>
      <w:r w:rsidR="00A46EA9">
        <w:t xml:space="preserve">ecycling raw materials such as </w:t>
      </w:r>
      <w:r w:rsidR="00A46EA9" w:rsidRPr="00A46EA9">
        <w:rPr>
          <w:color w:val="FF0000"/>
        </w:rPr>
        <w:t>p</w:t>
      </w:r>
      <w:r w:rsidR="00A0411C" w:rsidRPr="00A46EA9">
        <w:rPr>
          <w:color w:val="FF0000"/>
        </w:rPr>
        <w:t>olylactic</w:t>
      </w:r>
      <w:r w:rsidR="00A0411C" w:rsidRPr="00CD6347">
        <w:t xml:space="preserve"> acid (PLA), one of the most frequently used materials in 3D printing, it is possible to reduce the carbon dioxide emissions that are incurred by transport to landfills or shipping to customers, offering environmental benefits.</w:t>
      </w:r>
      <w:hyperlink w:anchor="ref-Santander2020">
        <w:r w:rsidR="00A0411C" w:rsidRPr="00CD6347">
          <w:rPr>
            <w:rStyle w:val="Lienhypertexte"/>
            <w:color w:val="auto"/>
            <w:vertAlign w:val="superscript"/>
          </w:rPr>
          <w:t>30</w:t>
        </w:r>
      </w:hyperlink>
    </w:p>
    <w:p w14:paraId="69292115" w14:textId="7B100DF2" w:rsidR="00BD4A80" w:rsidRPr="00CD6347" w:rsidRDefault="00A0411C">
      <w:pPr>
        <w:pStyle w:val="Corpsdetexte"/>
      </w:pPr>
      <w:r w:rsidRPr="00CD6347">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sidRPr="00CD6347">
          <w:rPr>
            <w:rStyle w:val="Lienhypertexte"/>
            <w:color w:val="auto"/>
            <w:vertAlign w:val="superscript"/>
          </w:rPr>
          <w:t>31</w:t>
        </w:r>
      </w:hyperlink>
      <w:r w:rsidRPr="00CD6347">
        <w:t xml:space="preserve"> Several authors have studied the printing cycles that PLA can withstand until it loses much of its properties.</w:t>
      </w:r>
      <w:hyperlink w:anchor="ref-Zhao2018">
        <w:r w:rsidRPr="00CD6347">
          <w:rPr>
            <w:rStyle w:val="Lienhypertexte"/>
            <w:color w:val="auto"/>
            <w:vertAlign w:val="superscript"/>
          </w:rPr>
          <w:t>27</w:t>
        </w:r>
      </w:hyperlink>
      <w:r w:rsidR="001C2CEB" w:rsidRPr="00CD6347">
        <w:rPr>
          <w:rStyle w:val="Lienhypertexte"/>
          <w:color w:val="auto"/>
          <w:vertAlign w:val="superscript"/>
        </w:rPr>
        <w:t>,</w:t>
      </w:r>
      <w:hyperlink w:anchor="ref-CruzSanchez2017">
        <w:r w:rsidRPr="00CD6347">
          <w:rPr>
            <w:rStyle w:val="Lienhypertexte"/>
            <w:color w:val="auto"/>
            <w:vertAlign w:val="superscript"/>
          </w:rPr>
          <w:t>32</w:t>
        </w:r>
      </w:hyperlink>
      <w:r w:rsidRPr="00CD6347">
        <w:rPr>
          <w:vertAlign w:val="superscript"/>
        </w:rPr>
        <w:t>–</w:t>
      </w:r>
      <w:hyperlink w:anchor="ref-Anderson2017">
        <w:r w:rsidRPr="00CD6347">
          <w:rPr>
            <w:rStyle w:val="Lienhypertexte"/>
            <w:color w:val="auto"/>
            <w:vertAlign w:val="superscript"/>
          </w:rPr>
          <w:t>34</w:t>
        </w:r>
      </w:hyperlink>
      <w:r w:rsidRPr="00CD6347">
        <w:t xml:space="preserve"> There is an agreement that PLA adequately withstands two printing cycles since after a third cycle or more the mechanical properties and viscosity decreased considerably. The increase in crystallinity and melting enthalpy and the decrease in cold crystallization enthalpy are attributed to the 3D printing process. For instance, Kumar </w:t>
      </w:r>
      <w:r w:rsidR="00447E2D" w:rsidRPr="00447E2D">
        <w:rPr>
          <w:i/>
        </w:rPr>
        <w:t>et al.</w:t>
      </w:r>
      <w:hyperlink w:anchor="ref-Kumar2018b">
        <w:r w:rsidRPr="00CD6347">
          <w:rPr>
            <w:rStyle w:val="Lienhypertexte"/>
            <w:color w:val="auto"/>
            <w:vertAlign w:val="superscript"/>
          </w:rPr>
          <w:t>35</w:t>
        </w:r>
      </w:hyperlink>
      <w:r w:rsidRPr="00CD6347">
        <w:t xml:space="preserve"> compared the elongation at break, load at break, flow index, </w:t>
      </w:r>
      <w:proofErr w:type="gramStart"/>
      <w:r w:rsidRPr="00CD6347">
        <w:t>Young’s</w:t>
      </w:r>
      <w:proofErr w:type="gramEnd"/>
      <w:r w:rsidRPr="00CD6347">
        <w:t xml:space="preserve"> modulus and breaking stress of recycled </w:t>
      </w:r>
      <w:r w:rsidR="00A46EA9" w:rsidRPr="00A46EA9">
        <w:rPr>
          <w:color w:val="FF0000"/>
        </w:rPr>
        <w:t>a</w:t>
      </w:r>
      <w:r w:rsidRPr="00A46EA9">
        <w:rPr>
          <w:color w:val="FF0000"/>
        </w:rPr>
        <w:t xml:space="preserve">crylonitrile </w:t>
      </w:r>
      <w:r w:rsidRPr="00CD6347">
        <w:t>butadiene styrene (ABS), high impact polystyrene (HIPS) and PLA. The PLA showed the highest elongation at break along with the ABS. In addition, the PLA had a higher breaking load and breaking stress, although a smaller Young’s modulus.</w:t>
      </w:r>
      <w:r w:rsidR="0093655B" w:rsidRPr="00CD6347">
        <w:t xml:space="preserve"> </w:t>
      </w:r>
      <w:r w:rsidRPr="00CD6347">
        <w:t xml:space="preserve">Likewise, </w:t>
      </w:r>
      <w:proofErr w:type="spellStart"/>
      <w:r w:rsidRPr="00CD6347">
        <w:t>Babagowda</w:t>
      </w:r>
      <w:proofErr w:type="spellEnd"/>
      <w:r w:rsidRPr="00CD6347">
        <w:t xml:space="preserve"> </w:t>
      </w:r>
      <w:r w:rsidR="00447E2D" w:rsidRPr="00447E2D">
        <w:rPr>
          <w:i/>
        </w:rPr>
        <w:t>et al.</w:t>
      </w:r>
      <w:hyperlink w:anchor="ref-Babagowda2018">
        <w:r w:rsidRPr="00CD6347">
          <w:rPr>
            <w:rStyle w:val="Lienhypertexte"/>
            <w:color w:val="auto"/>
            <w:vertAlign w:val="superscript"/>
          </w:rPr>
          <w:t>36</w:t>
        </w:r>
      </w:hyperlink>
      <w:r w:rsidRPr="00CD6347">
        <w:t xml:space="preserve"> studied the influence of the percentage of recycled PLA used in the filament</w:t>
      </w:r>
      <w:r w:rsidR="00F75049" w:rsidRPr="00F75049">
        <w:rPr>
          <w:color w:val="FF0000"/>
        </w:rPr>
        <w:t>, from 10 to 50 %,</w:t>
      </w:r>
      <w:r w:rsidRPr="00F75049">
        <w:rPr>
          <w:color w:val="FF0000"/>
        </w:rPr>
        <w:t xml:space="preserve"> </w:t>
      </w:r>
      <w:r w:rsidRPr="00CD6347">
        <w:t>showing that the smaller the percentage the higher the ultimate tensile strength.</w:t>
      </w:r>
      <w:r w:rsidR="0093655B" w:rsidRPr="00CD6347">
        <w:t xml:space="preserve"> </w:t>
      </w:r>
      <w:r w:rsidRPr="00CD6347">
        <w:t>In summary, the recycling of PLA has certain limitations due to the reduction in the molecular weight with its reuse, resulting in degradation and a decrease in mechanical properties.</w:t>
      </w:r>
      <w:hyperlink w:anchor="ref-Pinho2020">
        <w:r w:rsidRPr="00CD6347">
          <w:rPr>
            <w:rStyle w:val="Lienhypertexte"/>
            <w:color w:val="auto"/>
            <w:vertAlign w:val="superscript"/>
          </w:rPr>
          <w:t>37</w:t>
        </w:r>
      </w:hyperlink>
      <w:r w:rsidRPr="00CD6347">
        <w:t xml:space="preserve"> The viscosity is also reduced with each printing cycle, but it could be corrected by adding virgin plastic.</w:t>
      </w:r>
      <w:hyperlink w:anchor="ref-Zhao2018">
        <w:r w:rsidRPr="00CD6347">
          <w:rPr>
            <w:rStyle w:val="Lienhypertexte"/>
            <w:color w:val="auto"/>
            <w:vertAlign w:val="superscript"/>
          </w:rPr>
          <w:t>27</w:t>
        </w:r>
      </w:hyperlink>
      <w:r w:rsidRPr="00CD6347">
        <w:rPr>
          <w:vertAlign w:val="superscript"/>
        </w:rPr>
        <w:t>,</w:t>
      </w:r>
      <w:hyperlink w:anchor="ref-Zhao2018a">
        <w:r w:rsidRPr="00CD6347">
          <w:rPr>
            <w:rStyle w:val="Lienhypertexte"/>
            <w:color w:val="auto"/>
            <w:vertAlign w:val="superscript"/>
          </w:rPr>
          <w:t>38</w:t>
        </w:r>
      </w:hyperlink>
    </w:p>
    <w:p w14:paraId="69E72394" w14:textId="609596B7" w:rsidR="00BD4A80" w:rsidRPr="00CD6347" w:rsidRDefault="00F75049">
      <w:pPr>
        <w:pStyle w:val="Corpsdetexte"/>
      </w:pPr>
      <w:r w:rsidRPr="00F75049">
        <w:rPr>
          <w:color w:val="FF0000"/>
        </w:rPr>
        <w:t>It</w:t>
      </w:r>
      <w:r w:rsidR="00A0411C" w:rsidRPr="00CD6347">
        <w:t xml:space="preserve"> might be uncertain whether a set of optimal parameters for a machine/material/application combination can be transferred to other 3D printers due to the issue of intra-3D printer variability and the variations of the quality of the recycled material. Robust methods are needed to develop standards to </w:t>
      </w:r>
      <w:r w:rsidRPr="00F75049">
        <w:rPr>
          <w:color w:val="FF0000"/>
        </w:rPr>
        <w:t>validate</w:t>
      </w:r>
      <w:r w:rsidR="00A0411C" w:rsidRPr="00F75049">
        <w:rPr>
          <w:color w:val="FF0000"/>
        </w:rPr>
        <w:t xml:space="preserve"> </w:t>
      </w:r>
      <w:r w:rsidR="00A0411C" w:rsidRPr="00CD6347">
        <w:t xml:space="preserve">the process setting </w:t>
      </w:r>
      <w:r w:rsidR="000B2C29" w:rsidRPr="000B2C29">
        <w:rPr>
          <w:color w:val="FF0000"/>
        </w:rPr>
        <w:t xml:space="preserve">to guarantee the </w:t>
      </w:r>
      <w:r w:rsidR="00A0411C" w:rsidRPr="00CD6347">
        <w:t>minimal requirements for the resistance, dime</w:t>
      </w:r>
      <w:r>
        <w:t>nsional accuracy, replicability</w:t>
      </w:r>
      <w:r w:rsidR="00A0411C" w:rsidRPr="00CD6347">
        <w:t xml:space="preserve"> and minimum feature size among the 3D printing technologies.</w:t>
      </w:r>
      <w:hyperlink w:anchor="ref-Rebaioli2017">
        <w:r w:rsidR="00A0411C" w:rsidRPr="00CD6347">
          <w:rPr>
            <w:rStyle w:val="Lienhypertexte"/>
            <w:color w:val="auto"/>
            <w:vertAlign w:val="superscript"/>
          </w:rPr>
          <w:t>39</w:t>
        </w:r>
      </w:hyperlink>
      <w:r w:rsidR="00A0411C" w:rsidRPr="00CD6347">
        <w:t xml:space="preserve"> Besides, considering the open-source nature of FFF technology, standardized experimental protocols are relevant to </w:t>
      </w:r>
      <w:r w:rsidR="00A0411C" w:rsidRPr="00CD6347">
        <w:lastRenderedPageBreak/>
        <w:t>enable benchmarking and to serve as a guide for machine selection.</w:t>
      </w:r>
      <w:hyperlink w:anchor="ref-CruzSanchez2014">
        <w:r w:rsidR="00A0411C" w:rsidRPr="00CD6347">
          <w:rPr>
            <w:rStyle w:val="Lienhypertexte"/>
            <w:color w:val="auto"/>
            <w:vertAlign w:val="superscript"/>
          </w:rPr>
          <w:t>40</w:t>
        </w:r>
      </w:hyperlink>
      <w:r w:rsidR="00A0411C" w:rsidRPr="00CD6347">
        <w:rPr>
          <w:vertAlign w:val="superscript"/>
        </w:rPr>
        <w:t>,</w:t>
      </w:r>
      <w:hyperlink w:anchor="ref-Roberson2013">
        <w:r w:rsidR="00A0411C" w:rsidRPr="00CD6347">
          <w:rPr>
            <w:rStyle w:val="Lienhypertexte"/>
            <w:color w:val="auto"/>
            <w:vertAlign w:val="superscript"/>
          </w:rPr>
          <w:t>41</w:t>
        </w:r>
      </w:hyperlink>
      <w:r w:rsidR="00A0411C" w:rsidRPr="00CD6347">
        <w:t xml:space="preserve"> Therefore, it is crucial to identify the most important parameters that may affect the process quality.</w:t>
      </w:r>
      <w:hyperlink w:anchor="ref-JaisinghSheoran2019">
        <w:r w:rsidR="00A0411C" w:rsidRPr="00CD6347">
          <w:rPr>
            <w:rStyle w:val="Lienhypertexte"/>
            <w:color w:val="auto"/>
            <w:vertAlign w:val="superscript"/>
          </w:rPr>
          <w:t>42</w:t>
        </w:r>
      </w:hyperlink>
      <w:r w:rsidR="00A0411C" w:rsidRPr="00CD6347">
        <w:t xml:space="preserve"> The present study propose</w:t>
      </w:r>
      <w:r w:rsidR="007503BE" w:rsidRPr="00CD6347">
        <w:t>s</w:t>
      </w:r>
      <w:r w:rsidR="00A0411C" w:rsidRPr="00CD6347">
        <w:t xml:space="preserve"> a methodology in three phases to evaluate the tensile strength </w:t>
      </w:r>
      <w:r w:rsidR="000B2C29" w:rsidRPr="000B2C29">
        <w:rPr>
          <w:color w:val="FF0000"/>
        </w:rPr>
        <w:t xml:space="preserve">and Young’s modulus </w:t>
      </w:r>
      <w:r w:rsidR="00A0411C" w:rsidRPr="00CD6347">
        <w:t>of both conventional an</w:t>
      </w:r>
      <w:r w:rsidR="00A46EA9">
        <w:t xml:space="preserve">d </w:t>
      </w:r>
      <w:r w:rsidR="00A46EA9" w:rsidRPr="00A46EA9">
        <w:rPr>
          <w:color w:val="FF0000"/>
        </w:rPr>
        <w:t>recycled PLA</w:t>
      </w:r>
      <w:r w:rsidR="00A0411C" w:rsidRPr="00A46EA9">
        <w:rPr>
          <w:color w:val="FF0000"/>
        </w:rPr>
        <w:t xml:space="preserve"> </w:t>
      </w:r>
      <w:r w:rsidR="00A0411C" w:rsidRPr="00CD6347">
        <w:t xml:space="preserve">materials. The objective is the assessment of the suitability of the recycled PLA as a replacement in prototyping, though its use may be further extended to other applications. To do so, this research is based on a comprehensive experimental study </w:t>
      </w:r>
      <w:r>
        <w:t>with three main phases</w:t>
      </w:r>
      <w:r w:rsidRPr="00F75049">
        <w:rPr>
          <w:color w:val="FF0000"/>
        </w:rPr>
        <w:t xml:space="preserve"> </w:t>
      </w:r>
      <w:r w:rsidR="00A0411C" w:rsidRPr="00F75049">
        <w:rPr>
          <w:color w:val="FF0000"/>
        </w:rPr>
        <w:t xml:space="preserve">to </w:t>
      </w:r>
      <w:r w:rsidR="00A0411C" w:rsidRPr="00CD6347">
        <w:t xml:space="preserve">evaluate the influence of several printing parameters on the </w:t>
      </w:r>
      <w:r w:rsidR="000B2C29" w:rsidRPr="000B2C29">
        <w:rPr>
          <w:color w:val="FF0000"/>
        </w:rPr>
        <w:t>outcomes of the printing process</w:t>
      </w:r>
      <w:r w:rsidR="00A0411C" w:rsidRPr="000B2C29">
        <w:rPr>
          <w:color w:val="FF0000"/>
        </w:rPr>
        <w:t>.</w:t>
      </w:r>
    </w:p>
    <w:p w14:paraId="634CD5C1" w14:textId="77777777" w:rsidR="00BD4A80" w:rsidRDefault="00A0411C">
      <w:pPr>
        <w:pStyle w:val="Titre1"/>
      </w:pPr>
      <w:bookmarkStart w:id="3" w:name="section:experimental"/>
      <w:bookmarkEnd w:id="2"/>
      <w:r>
        <w:rPr>
          <w:rStyle w:val="SectionNumber"/>
        </w:rPr>
        <w:t>2</w:t>
      </w:r>
      <w:r>
        <w:tab/>
        <w:t>Experimental procedure</w:t>
      </w:r>
    </w:p>
    <w:p w14:paraId="15B14A06" w14:textId="77777777" w:rsidR="00BD4A80" w:rsidRDefault="00A0411C">
      <w:pPr>
        <w:pStyle w:val="Titre2"/>
      </w:pPr>
      <w:bookmarkStart w:id="4" w:name="materials-and-equipment"/>
      <w:r>
        <w:rPr>
          <w:rStyle w:val="SectionNumber"/>
        </w:rPr>
        <w:t>2.1</w:t>
      </w:r>
      <w:r>
        <w:tab/>
        <w:t>Materials and equipment</w:t>
      </w:r>
    </w:p>
    <w:p w14:paraId="4D7173CA" w14:textId="311CDFFC" w:rsidR="00BD4A80" w:rsidRPr="00CD6347" w:rsidRDefault="00A0411C">
      <w:pPr>
        <w:pStyle w:val="FirstParagraph"/>
      </w:pPr>
      <w:r>
        <w:t xml:space="preserve">The printing materials tested were </w:t>
      </w:r>
      <w:r w:rsidRPr="00CD6347">
        <w:t>commercial virgin and recycled PLA characterized by data listed in Table 2.1. The recycled PLA was comprised of a blend containing 10</w:t>
      </w:r>
      <w:r w:rsidR="00F75049">
        <w:t xml:space="preserve"> </w:t>
      </w:r>
      <w:r w:rsidRPr="00CD6347">
        <w:t>% virgin PLA.</w:t>
      </w:r>
    </w:p>
    <w:p w14:paraId="1473DB49" w14:textId="39EEDB48" w:rsidR="00BD4A80" w:rsidRPr="00CD6347" w:rsidRDefault="00A0411C">
      <w:pPr>
        <w:pStyle w:val="TableCaption"/>
      </w:pPr>
      <w:r w:rsidRPr="00CD6347">
        <w:t xml:space="preserve">Table 2.1: </w:t>
      </w:r>
      <w:bookmarkStart w:id="5" w:name="tab:tabla1"/>
      <w:r w:rsidRPr="00CD6347">
        <w:t xml:space="preserve">Characterization and </w:t>
      </w:r>
      <w:r w:rsidR="000B2C29" w:rsidRPr="00B625E8">
        <w:rPr>
          <w:color w:val="FF0000"/>
        </w:rPr>
        <w:t xml:space="preserve">recommended </w:t>
      </w:r>
      <w:r w:rsidRPr="00CD6347">
        <w:t>processing conditions of the PLA used and the recycled PLA</w:t>
      </w:r>
      <w:bookmarkEnd w:id="5"/>
    </w:p>
    <w:tbl>
      <w:tblPr>
        <w:tblStyle w:val="Table"/>
        <w:tblW w:w="0" w:type="auto"/>
        <w:jc w:val="center"/>
        <w:tblLayout w:type="fixed"/>
        <w:tblLook w:val="0420" w:firstRow="1" w:lastRow="0" w:firstColumn="0" w:lastColumn="0" w:noHBand="0" w:noVBand="1"/>
      </w:tblPr>
      <w:tblGrid>
        <w:gridCol w:w="1440"/>
        <w:gridCol w:w="2160"/>
        <w:gridCol w:w="2160"/>
      </w:tblGrid>
      <w:tr w:rsidR="00BD4A80" w14:paraId="68795E82"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CFCFCF"/>
            <w:tcMar>
              <w:top w:w="0" w:type="dxa"/>
              <w:left w:w="0" w:type="dxa"/>
              <w:bottom w:w="0" w:type="dxa"/>
              <w:right w:w="0" w:type="dxa"/>
            </w:tcMar>
            <w:vAlign w:val="center"/>
          </w:tcPr>
          <w:p w14:paraId="3BB03D43" w14:textId="77777777" w:rsidR="00BD4A80" w:rsidRDefault="00A0411C">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732B0097" w14:textId="77777777" w:rsidR="00BD4A80" w:rsidRDefault="00A0411C">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53C2851C" w14:textId="77777777" w:rsidR="00BD4A80" w:rsidRDefault="00A0411C">
            <w:pPr>
              <w:spacing w:before="100" w:after="100"/>
              <w:ind w:left="100" w:right="100"/>
            </w:pPr>
            <w:r>
              <w:rPr>
                <w:rFonts w:ascii="Helvetica" w:eastAsia="Helvetica" w:hAnsi="Helvetica" w:cs="Helvetica"/>
                <w:b/>
                <w:color w:val="000000"/>
                <w:sz w:val="22"/>
                <w:szCs w:val="22"/>
              </w:rPr>
              <w:t>Recycled PLA</w:t>
            </w:r>
          </w:p>
        </w:tc>
      </w:tr>
      <w:tr w:rsidR="00BD4A80" w14:paraId="2E464687" w14:textId="77777777" w:rsidTr="00BD4A80">
        <w:trPr>
          <w:cantSplit/>
          <w:jc w:val="center"/>
        </w:trPr>
        <w:tc>
          <w:tcPr>
            <w:tcW w:w="1440" w:type="dxa"/>
            <w:shd w:val="clear" w:color="auto" w:fill="EFEFEF"/>
            <w:tcMar>
              <w:top w:w="0" w:type="dxa"/>
              <w:left w:w="0" w:type="dxa"/>
              <w:bottom w:w="0" w:type="dxa"/>
              <w:right w:w="0" w:type="dxa"/>
            </w:tcMar>
            <w:vAlign w:val="center"/>
          </w:tcPr>
          <w:p w14:paraId="132B8B2E" w14:textId="77777777" w:rsidR="00BD4A80" w:rsidRDefault="00A0411C">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0887110C" w14:textId="3BC98FE7" w:rsidR="00BD4A80" w:rsidRDefault="00A46EA9">
            <w:pPr>
              <w:spacing w:before="100" w:after="100"/>
              <w:ind w:left="100" w:right="100"/>
            </w:pPr>
            <w:r>
              <w:rPr>
                <w:rFonts w:ascii="Helvetica" w:eastAsia="Helvetica" w:hAnsi="Helvetica" w:cs="Helvetica"/>
                <w:color w:val="000000"/>
                <w:sz w:val="22"/>
                <w:szCs w:val="22"/>
              </w:rPr>
              <w:t>PLA (</w:t>
            </w:r>
            <w:r w:rsidRPr="00A46EA9">
              <w:rPr>
                <w:rFonts w:ascii="Helvetica" w:eastAsia="Helvetica" w:hAnsi="Helvetica" w:cs="Helvetica"/>
                <w:color w:val="FF0000"/>
                <w:sz w:val="22"/>
                <w:szCs w:val="22"/>
              </w:rPr>
              <w:t>p</w:t>
            </w:r>
            <w:r w:rsidR="00A0411C" w:rsidRPr="00A46EA9">
              <w:rPr>
                <w:rFonts w:ascii="Helvetica" w:eastAsia="Helvetica" w:hAnsi="Helvetica" w:cs="Helvetica"/>
                <w:color w:val="FF0000"/>
                <w:sz w:val="22"/>
                <w:szCs w:val="22"/>
              </w:rPr>
              <w:t>olylactic</w:t>
            </w:r>
            <w:r w:rsidR="00A0411C">
              <w:rPr>
                <w:rFonts w:ascii="Helvetica" w:eastAsia="Helvetica" w:hAnsi="Helvetica" w:cs="Helvetica"/>
                <w:color w:val="000000"/>
                <w:sz w:val="22"/>
                <w:szCs w:val="22"/>
              </w:rPr>
              <w:t xml:space="preserve"> resin)- 99</w:t>
            </w:r>
            <w:r w:rsidR="00F75049">
              <w:rPr>
                <w:rFonts w:ascii="Helvetica" w:eastAsia="Helvetica" w:hAnsi="Helvetica" w:cs="Helvetica"/>
                <w:color w:val="000000"/>
                <w:sz w:val="22"/>
                <w:szCs w:val="22"/>
              </w:rPr>
              <w:t xml:space="preserve"> </w:t>
            </w:r>
            <w:r w:rsidR="00A0411C">
              <w:rPr>
                <w:rFonts w:ascii="Helvetica" w:eastAsia="Helvetica" w:hAnsi="Helvetica" w:cs="Helvetica"/>
                <w:color w:val="000000"/>
                <w:sz w:val="22"/>
                <w:szCs w:val="22"/>
              </w:rPr>
              <w:t>% CAS: 9051-89-2</w:t>
            </w:r>
          </w:p>
        </w:tc>
        <w:tc>
          <w:tcPr>
            <w:tcW w:w="2160" w:type="dxa"/>
            <w:shd w:val="clear" w:color="auto" w:fill="EFEFEF"/>
            <w:tcMar>
              <w:top w:w="0" w:type="dxa"/>
              <w:left w:w="0" w:type="dxa"/>
              <w:bottom w:w="0" w:type="dxa"/>
              <w:right w:w="0" w:type="dxa"/>
            </w:tcMar>
            <w:vAlign w:val="center"/>
          </w:tcPr>
          <w:p w14:paraId="40A5A8B7" w14:textId="631EFF57" w:rsidR="00BD4A80" w:rsidRDefault="00A0411C">
            <w:pPr>
              <w:spacing w:before="100" w:after="100"/>
              <w:ind w:left="100" w:right="100"/>
            </w:pPr>
            <w:r>
              <w:rPr>
                <w:rFonts w:ascii="Helvetica" w:eastAsia="Helvetica" w:hAnsi="Helvetica" w:cs="Helvetica"/>
                <w:color w:val="000000"/>
                <w:sz w:val="22"/>
                <w:szCs w:val="22"/>
              </w:rPr>
              <w:t xml:space="preserve">PLA </w:t>
            </w:r>
            <w:r w:rsidR="00F75049">
              <w:rPr>
                <w:rFonts w:ascii="Helvetica" w:eastAsia="Helvetica" w:hAnsi="Helvetica" w:cs="Helvetica"/>
                <w:color w:val="000000"/>
                <w:sz w:val="22"/>
                <w:szCs w:val="22"/>
              </w:rPr>
              <w:t>–</w:t>
            </w:r>
            <w:r>
              <w:rPr>
                <w:rFonts w:ascii="Helvetica" w:eastAsia="Helvetica" w:hAnsi="Helvetica" w:cs="Helvetica"/>
                <w:color w:val="000000"/>
                <w:sz w:val="22"/>
                <w:szCs w:val="22"/>
              </w:rPr>
              <w:t xml:space="preserve"> 10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 CAS: 9051-89-2 and recycled PLA 90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w:t>
            </w:r>
          </w:p>
        </w:tc>
      </w:tr>
      <w:tr w:rsidR="00BD4A80" w14:paraId="2325BF45" w14:textId="77777777" w:rsidTr="00BD4A80">
        <w:trPr>
          <w:cantSplit/>
          <w:jc w:val="center"/>
        </w:trPr>
        <w:tc>
          <w:tcPr>
            <w:tcW w:w="1440" w:type="dxa"/>
            <w:shd w:val="clear" w:color="auto" w:fill="FFFFFF"/>
            <w:tcMar>
              <w:top w:w="0" w:type="dxa"/>
              <w:left w:w="0" w:type="dxa"/>
              <w:bottom w:w="0" w:type="dxa"/>
              <w:right w:w="0" w:type="dxa"/>
            </w:tcMar>
            <w:vAlign w:val="center"/>
          </w:tcPr>
          <w:p w14:paraId="590C7EE9" w14:textId="77777777" w:rsidR="00BD4A80" w:rsidRDefault="00A0411C">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4F6D90A1" w14:textId="77777777" w:rsidR="00BD4A80" w:rsidRDefault="00A0411C">
            <w:pPr>
              <w:spacing w:before="100" w:after="100"/>
              <w:ind w:left="100" w:right="100"/>
            </w:pPr>
            <w:r>
              <w:rPr>
                <w:rFonts w:ascii="Helvetica" w:eastAsia="Helvetica" w:hAnsi="Helvetica" w:cs="Helvetica"/>
                <w:color w:val="000000"/>
                <w:sz w:val="22"/>
                <w:szCs w:val="22"/>
              </w:rPr>
              <w:t>1.24 g/cm</w:t>
            </w:r>
            <w:r w:rsidRPr="00F75049">
              <w:rPr>
                <w:rFonts w:ascii="Helvetica" w:eastAsia="Helvetica" w:hAnsi="Helvetica" w:cs="Helvetica"/>
                <w:color w:val="000000"/>
                <w:sz w:val="22"/>
                <w:szCs w:val="22"/>
                <w:vertAlign w:val="superscript"/>
              </w:rPr>
              <w:t>3</w:t>
            </w:r>
          </w:p>
        </w:tc>
        <w:tc>
          <w:tcPr>
            <w:tcW w:w="2160" w:type="dxa"/>
            <w:shd w:val="clear" w:color="auto" w:fill="FFFFFF"/>
            <w:tcMar>
              <w:top w:w="0" w:type="dxa"/>
              <w:left w:w="0" w:type="dxa"/>
              <w:bottom w:w="0" w:type="dxa"/>
              <w:right w:w="0" w:type="dxa"/>
            </w:tcMar>
            <w:vAlign w:val="center"/>
          </w:tcPr>
          <w:p w14:paraId="39523E1D" w14:textId="77777777" w:rsidR="00BD4A80" w:rsidRDefault="00A0411C">
            <w:pPr>
              <w:spacing w:before="100" w:after="100"/>
              <w:ind w:left="100" w:right="100"/>
            </w:pPr>
            <w:r>
              <w:rPr>
                <w:rFonts w:ascii="Helvetica" w:eastAsia="Helvetica" w:hAnsi="Helvetica" w:cs="Helvetica"/>
                <w:color w:val="000000"/>
                <w:sz w:val="22"/>
                <w:szCs w:val="22"/>
              </w:rPr>
              <w:t>1.1-1.3 g/cm</w:t>
            </w:r>
            <w:r w:rsidRPr="00F75049">
              <w:rPr>
                <w:rFonts w:ascii="Helvetica" w:eastAsia="Helvetica" w:hAnsi="Helvetica" w:cs="Helvetica"/>
                <w:color w:val="000000"/>
                <w:sz w:val="22"/>
                <w:szCs w:val="22"/>
                <w:vertAlign w:val="superscript"/>
              </w:rPr>
              <w:t>3</w:t>
            </w:r>
          </w:p>
        </w:tc>
      </w:tr>
      <w:tr w:rsidR="00BD4A80" w14:paraId="1D1EBAE5" w14:textId="77777777" w:rsidTr="00BD4A80">
        <w:trPr>
          <w:cantSplit/>
          <w:jc w:val="center"/>
        </w:trPr>
        <w:tc>
          <w:tcPr>
            <w:tcW w:w="1440" w:type="dxa"/>
            <w:shd w:val="clear" w:color="auto" w:fill="EFEFEF"/>
            <w:tcMar>
              <w:top w:w="0" w:type="dxa"/>
              <w:left w:w="0" w:type="dxa"/>
              <w:bottom w:w="0" w:type="dxa"/>
              <w:right w:w="0" w:type="dxa"/>
            </w:tcMar>
            <w:vAlign w:val="center"/>
          </w:tcPr>
          <w:p w14:paraId="7A2780A5" w14:textId="77777777" w:rsidR="00BD4A80" w:rsidRDefault="00A0411C">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587F3E30" w14:textId="77777777" w:rsidR="00BD4A80" w:rsidRDefault="00A0411C">
            <w:pPr>
              <w:spacing w:before="100" w:after="100"/>
              <w:ind w:left="100" w:right="100"/>
            </w:pPr>
            <w:r>
              <w:rPr>
                <w:rFonts w:ascii="Helvetica" w:eastAsia="Helvetica" w:hAnsi="Helvetica" w:cs="Helvetica"/>
                <w:color w:val="000000"/>
                <w:sz w:val="22"/>
                <w:szCs w:val="22"/>
              </w:rPr>
              <w:t>1.75 ± 0.03 mm</w:t>
            </w:r>
          </w:p>
        </w:tc>
        <w:tc>
          <w:tcPr>
            <w:tcW w:w="2160" w:type="dxa"/>
            <w:shd w:val="clear" w:color="auto" w:fill="EFEFEF"/>
            <w:tcMar>
              <w:top w:w="0" w:type="dxa"/>
              <w:left w:w="0" w:type="dxa"/>
              <w:bottom w:w="0" w:type="dxa"/>
              <w:right w:w="0" w:type="dxa"/>
            </w:tcMar>
            <w:vAlign w:val="center"/>
          </w:tcPr>
          <w:p w14:paraId="2481A835" w14:textId="77777777" w:rsidR="00BD4A80" w:rsidRDefault="00A0411C">
            <w:pPr>
              <w:spacing w:before="100" w:after="100"/>
              <w:ind w:left="100" w:right="100"/>
            </w:pPr>
            <w:r>
              <w:rPr>
                <w:rFonts w:ascii="Helvetica" w:eastAsia="Helvetica" w:hAnsi="Helvetica" w:cs="Helvetica"/>
                <w:color w:val="000000"/>
                <w:sz w:val="22"/>
                <w:szCs w:val="22"/>
              </w:rPr>
              <w:t>1.75 mm</w:t>
            </w:r>
          </w:p>
        </w:tc>
      </w:tr>
      <w:tr w:rsidR="00BD4A80" w14:paraId="1F7D911C" w14:textId="77777777" w:rsidTr="00BD4A80">
        <w:trPr>
          <w:cantSplit/>
          <w:jc w:val="center"/>
        </w:trPr>
        <w:tc>
          <w:tcPr>
            <w:tcW w:w="1440" w:type="dxa"/>
            <w:shd w:val="clear" w:color="auto" w:fill="FFFFFF"/>
            <w:tcMar>
              <w:top w:w="0" w:type="dxa"/>
              <w:left w:w="0" w:type="dxa"/>
              <w:bottom w:w="0" w:type="dxa"/>
              <w:right w:w="0" w:type="dxa"/>
            </w:tcMar>
            <w:vAlign w:val="center"/>
          </w:tcPr>
          <w:p w14:paraId="3EF49B2A" w14:textId="77777777" w:rsidR="00BD4A80" w:rsidRDefault="00A0411C">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48F16808" w14:textId="77777777" w:rsidR="00BD4A80" w:rsidRDefault="00A0411C">
            <w:pPr>
              <w:spacing w:before="100" w:after="100"/>
              <w:ind w:left="100" w:right="100"/>
            </w:pPr>
            <w:r>
              <w:rPr>
                <w:rFonts w:ascii="Helvetica" w:eastAsia="Helvetica" w:hAnsi="Helvetica" w:cs="Helvetica"/>
                <w:color w:val="000000"/>
                <w:sz w:val="22"/>
                <w:szCs w:val="22"/>
              </w:rPr>
              <w:t>220 ± 20 ºC</w:t>
            </w:r>
          </w:p>
        </w:tc>
        <w:tc>
          <w:tcPr>
            <w:tcW w:w="2160" w:type="dxa"/>
            <w:shd w:val="clear" w:color="auto" w:fill="FFFFFF"/>
            <w:tcMar>
              <w:top w:w="0" w:type="dxa"/>
              <w:left w:w="0" w:type="dxa"/>
              <w:bottom w:w="0" w:type="dxa"/>
              <w:right w:w="0" w:type="dxa"/>
            </w:tcMar>
            <w:vAlign w:val="center"/>
          </w:tcPr>
          <w:p w14:paraId="7030E993" w14:textId="77777777" w:rsidR="00BD4A80" w:rsidRDefault="00A0411C">
            <w:pPr>
              <w:spacing w:before="100" w:after="100"/>
              <w:ind w:left="100" w:right="100"/>
            </w:pPr>
            <w:r>
              <w:rPr>
                <w:rFonts w:ascii="Helvetica" w:eastAsia="Helvetica" w:hAnsi="Helvetica" w:cs="Helvetica"/>
                <w:color w:val="000000"/>
                <w:sz w:val="22"/>
                <w:szCs w:val="22"/>
              </w:rPr>
              <w:t>205 ± 15 ºC</w:t>
            </w:r>
          </w:p>
        </w:tc>
      </w:tr>
      <w:tr w:rsidR="00BD4A80" w14:paraId="4EABD5D2" w14:textId="77777777" w:rsidTr="00BD4A80">
        <w:trPr>
          <w:cantSplit/>
          <w:jc w:val="center"/>
        </w:trPr>
        <w:tc>
          <w:tcPr>
            <w:tcW w:w="1440" w:type="dxa"/>
            <w:shd w:val="clear" w:color="auto" w:fill="EFEFEF"/>
            <w:tcMar>
              <w:top w:w="0" w:type="dxa"/>
              <w:left w:w="0" w:type="dxa"/>
              <w:bottom w:w="0" w:type="dxa"/>
              <w:right w:w="0" w:type="dxa"/>
            </w:tcMar>
            <w:vAlign w:val="center"/>
          </w:tcPr>
          <w:p w14:paraId="2F349772" w14:textId="77777777" w:rsidR="00BD4A80" w:rsidRDefault="00A0411C">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0FA2B3B4" w14:textId="77777777" w:rsidR="00BD4A80" w:rsidRDefault="00A0411C">
            <w:pPr>
              <w:spacing w:before="100" w:after="100"/>
              <w:ind w:left="100" w:right="100"/>
            </w:pPr>
            <w:r>
              <w:rPr>
                <w:rFonts w:ascii="Helvetica" w:eastAsia="Helvetica" w:hAnsi="Helvetica" w:cs="Helvetica"/>
                <w:color w:val="000000"/>
                <w:sz w:val="22"/>
                <w:szCs w:val="22"/>
              </w:rPr>
              <w:t>180 ºC</w:t>
            </w:r>
          </w:p>
        </w:tc>
        <w:tc>
          <w:tcPr>
            <w:tcW w:w="2160" w:type="dxa"/>
            <w:shd w:val="clear" w:color="auto" w:fill="EFEFEF"/>
            <w:tcMar>
              <w:top w:w="0" w:type="dxa"/>
              <w:left w:w="0" w:type="dxa"/>
              <w:bottom w:w="0" w:type="dxa"/>
              <w:right w:w="0" w:type="dxa"/>
            </w:tcMar>
            <w:vAlign w:val="center"/>
          </w:tcPr>
          <w:p w14:paraId="6FD4B836" w14:textId="77777777" w:rsidR="00BD4A80" w:rsidRDefault="00A0411C">
            <w:pPr>
              <w:spacing w:before="100" w:after="100"/>
              <w:ind w:left="100" w:right="100"/>
            </w:pPr>
            <w:r>
              <w:rPr>
                <w:rFonts w:ascii="Helvetica" w:eastAsia="Helvetica" w:hAnsi="Helvetica" w:cs="Helvetica"/>
                <w:color w:val="000000"/>
                <w:sz w:val="22"/>
                <w:szCs w:val="22"/>
              </w:rPr>
              <w:t>160 ± 10 ºC</w:t>
            </w:r>
          </w:p>
        </w:tc>
      </w:tr>
    </w:tbl>
    <w:p w14:paraId="3136A9D7" w14:textId="300459C3" w:rsidR="00BD4A80" w:rsidRDefault="00A0411C">
      <w:pPr>
        <w:pStyle w:val="Corpsdetexte"/>
      </w:pPr>
      <w:r>
        <w:t xml:space="preserve">The specimens were printed with a BQ </w:t>
      </w:r>
      <w:proofErr w:type="spellStart"/>
      <w:r>
        <w:t>Witbox</w:t>
      </w:r>
      <w:proofErr w:type="spellEnd"/>
      <w:r w:rsidR="000B2C29">
        <w:t xml:space="preserve"> </w:t>
      </w:r>
      <w:r w:rsidR="000B2C29" w:rsidRPr="00B625E8">
        <w:rPr>
          <w:color w:val="FF0000"/>
        </w:rPr>
        <w:t>printer</w:t>
      </w:r>
      <w:r>
        <w:t xml:space="preserve">, shown in Figure 2.1a, using the </w:t>
      </w:r>
      <w:proofErr w:type="spellStart"/>
      <w:r>
        <w:t>Ultimaker</w:t>
      </w:r>
      <w:proofErr w:type="spellEnd"/>
      <w:r>
        <w:t xml:space="preserve"> </w:t>
      </w:r>
      <w:proofErr w:type="spellStart"/>
      <w:r>
        <w:t>Cura</w:t>
      </w:r>
      <w:proofErr w:type="spellEnd"/>
      <w:r>
        <w:t xml:space="preserve"> 3.2.1 software.</w:t>
      </w:r>
      <w:r w:rsidR="00F75049">
        <w:t xml:space="preserve"> </w:t>
      </w:r>
      <w:r>
        <w:t xml:space="preserve">For tensile testing, </w:t>
      </w:r>
      <w:proofErr w:type="gramStart"/>
      <w:r>
        <w:t>a</w:t>
      </w:r>
      <w:proofErr w:type="gramEnd"/>
      <w:r>
        <w:t xml:space="preserve"> MTS Criterion 43 universal testing machine (Figure 2.1b) was used, selecting a strain rate of</w:t>
      </w:r>
      <w:r w:rsidR="001024BC">
        <w:t xml:space="preserve"> 0.5 mm/min</w:t>
      </w:r>
      <w:r>
        <w:t>. The mechanical specimens were manufactured according to the dimensions depicted in Figure 2.1c.</w:t>
      </w:r>
    </w:p>
    <w:p w14:paraId="262202C8" w14:textId="77777777" w:rsidR="00EB3561" w:rsidRPr="002204C5" w:rsidRDefault="00EB3561">
      <w:pPr>
        <w:pStyle w:val="CaptionedFigure"/>
        <w:rPr>
          <w:noProof/>
          <w:lang w:val="es-ES" w:eastAsia="es-ES"/>
        </w:rPr>
      </w:pPr>
    </w:p>
    <w:p w14:paraId="191E5AB3" w14:textId="11333FEB" w:rsidR="00BD4A80" w:rsidRDefault="00BF2B0B">
      <w:pPr>
        <w:pStyle w:val="CaptionedFigure"/>
      </w:pPr>
      <w:r>
        <w:rPr>
          <w:noProof/>
          <w:lang w:val="es-ES" w:eastAsia="es-ES"/>
        </w:rPr>
        <w:drawing>
          <wp:inline distT="0" distB="0" distL="0" distR="0" wp14:anchorId="7E602700" wp14:editId="2142B0FC">
            <wp:extent cx="5972810" cy="2705100"/>
            <wp:effectExtent l="0" t="0" r="8890" b="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pic:nvPicPr>
                  <pic:blipFill rotWithShape="1">
                    <a:blip r:embed="rId8">
                      <a:extLst>
                        <a:ext uri="{28A0092B-C50C-407E-A947-70E740481C1C}">
                          <a14:useLocalDpi xmlns:a14="http://schemas.microsoft.com/office/drawing/2010/main" val="0"/>
                        </a:ext>
                      </a:extLst>
                    </a:blip>
                    <a:srcRect b="9477"/>
                    <a:stretch/>
                  </pic:blipFill>
                  <pic:spPr bwMode="auto">
                    <a:xfrm>
                      <a:off x="0" y="0"/>
                      <a:ext cx="5972810" cy="2705100"/>
                    </a:xfrm>
                    <a:prstGeom prst="rect">
                      <a:avLst/>
                    </a:prstGeom>
                    <a:ln>
                      <a:noFill/>
                    </a:ln>
                    <a:extLst>
                      <a:ext uri="{53640926-AAD7-44D8-BBD7-CCE9431645EC}">
                        <a14:shadowObscured xmlns:a14="http://schemas.microsoft.com/office/drawing/2010/main"/>
                      </a:ext>
                    </a:extLst>
                  </pic:spPr>
                </pic:pic>
              </a:graphicData>
            </a:graphic>
          </wp:inline>
        </w:drawing>
      </w:r>
      <w:r w:rsidR="00EB3561">
        <w:t xml:space="preserve">        </w:t>
      </w:r>
    </w:p>
    <w:p w14:paraId="1FD27884" w14:textId="68D6AC46" w:rsidR="00EB3561" w:rsidRPr="00EB3561" w:rsidRDefault="00EB3561" w:rsidP="00EB3561">
      <w:pPr>
        <w:pStyle w:val="Corpsdetexte"/>
        <w:ind w:left="1665"/>
        <w:rPr>
          <w:color w:val="FF0000"/>
        </w:rPr>
      </w:pPr>
      <w:r w:rsidRPr="00EB3561">
        <w:rPr>
          <w:color w:val="FF0000"/>
        </w:rPr>
        <w:t xml:space="preserve">      (a)                                        (b)                                                           (c)</w:t>
      </w:r>
    </w:p>
    <w:p w14:paraId="3C8A4458" w14:textId="4ED8CD5A" w:rsidR="00BD4A80" w:rsidRDefault="00A0411C" w:rsidP="0005721F">
      <w:pPr>
        <w:pStyle w:val="TableCaption"/>
      </w:pPr>
      <w:r>
        <w:t xml:space="preserve">Figure 2.1: Equipment used in the study: a) 3D printer, b) Universal testing machine and c) </w:t>
      </w:r>
      <w:r w:rsidR="000B2C29" w:rsidRPr="000B2C29">
        <w:rPr>
          <w:color w:val="FF0000"/>
        </w:rPr>
        <w:t>Test specimen</w:t>
      </w:r>
      <w:r>
        <w:t>.</w:t>
      </w:r>
    </w:p>
    <w:p w14:paraId="1F6CAA1B" w14:textId="77777777" w:rsidR="00BD4A80" w:rsidRDefault="00A0411C">
      <w:pPr>
        <w:pStyle w:val="Titre2"/>
      </w:pPr>
      <w:bookmarkStart w:id="6" w:name="methodology"/>
      <w:bookmarkEnd w:id="4"/>
      <w:r>
        <w:rPr>
          <w:rStyle w:val="SectionNumber"/>
        </w:rPr>
        <w:t>2.2</w:t>
      </w:r>
      <w:r>
        <w:tab/>
        <w:t>Methodology</w:t>
      </w:r>
    </w:p>
    <w:p w14:paraId="26C681E3" w14:textId="77777777" w:rsidR="00BD4A80" w:rsidRDefault="00A0411C">
      <w:pPr>
        <w:pStyle w:val="FirstParagraph"/>
      </w:pPr>
      <w:r>
        <w:t>The experimental plan included three different phases (Figure 2.2) to carry out a comprehensive study with a limited number of tests that do not compromise the reliability of the results.</w:t>
      </w:r>
    </w:p>
    <w:p w14:paraId="28719E29" w14:textId="3CEAF438" w:rsidR="00BD4A80" w:rsidRPr="00CD6347" w:rsidRDefault="00A0411C">
      <w:pPr>
        <w:pStyle w:val="Corpsdetexte"/>
      </w:pPr>
      <w:r>
        <w:t xml:space="preserve">The main goal of </w:t>
      </w:r>
      <w:r w:rsidRPr="00CD6347">
        <w:rPr>
          <w:i/>
          <w:iCs/>
        </w:rPr>
        <w:t>Phase I</w:t>
      </w:r>
      <w:r w:rsidRPr="00CD6347">
        <w:t xml:space="preserve"> is to identify and discard factors depending on their influence on the response variable. The response variable chosen was the </w:t>
      </w:r>
      <w:r w:rsidR="00353B34" w:rsidRPr="00353B34">
        <w:rPr>
          <w:color w:val="FF0000"/>
        </w:rPr>
        <w:t>tensile strength</w:t>
      </w:r>
      <w:r w:rsidRPr="00353B34">
        <w:rPr>
          <w:color w:val="FF0000"/>
        </w:rPr>
        <w:t xml:space="preserve"> </w:t>
      </w:r>
      <w:r w:rsidR="00353B34" w:rsidRPr="00353B34">
        <w:rPr>
          <w:color w:val="FF0000"/>
        </w:rPr>
        <w:t xml:space="preserve">calculated by means of the maximum load </w:t>
      </w:r>
      <w:r w:rsidRPr="00353B34">
        <w:rPr>
          <w:color w:val="FF0000"/>
        </w:rPr>
        <w:t>attained during the testing of the specimen</w:t>
      </w:r>
      <w:r w:rsidR="00353B34" w:rsidRPr="00353B34">
        <w:rPr>
          <w:color w:val="FF0000"/>
        </w:rPr>
        <w:t xml:space="preserve"> and the initial cross-section in the middle of the specimen</w:t>
      </w:r>
      <w:r w:rsidRPr="00353B34">
        <w:rPr>
          <w:color w:val="FF0000"/>
        </w:rPr>
        <w:t>.</w:t>
      </w:r>
      <w:hyperlink w:anchor="ref-Kumar2018b">
        <w:r w:rsidRPr="00CD6347">
          <w:rPr>
            <w:rStyle w:val="Lienhypertexte"/>
            <w:color w:val="auto"/>
            <w:vertAlign w:val="superscript"/>
          </w:rPr>
          <w:t>35</w:t>
        </w:r>
      </w:hyperlink>
      <w:r w:rsidRPr="00CD6347">
        <w:rPr>
          <w:vertAlign w:val="superscript"/>
        </w:rPr>
        <w:t>,</w:t>
      </w:r>
      <w:hyperlink w:anchor="ref-Chacon2017">
        <w:r w:rsidRPr="00CD6347">
          <w:rPr>
            <w:rStyle w:val="Lienhypertexte"/>
            <w:color w:val="auto"/>
            <w:vertAlign w:val="superscript"/>
          </w:rPr>
          <w:t>43</w:t>
        </w:r>
      </w:hyperlink>
      <w:r w:rsidRPr="00CD6347">
        <w:t xml:space="preserve"> </w:t>
      </w:r>
      <w:r w:rsidR="00336FEE" w:rsidRPr="00E90B58">
        <w:rPr>
          <w:color w:val="FF0000"/>
        </w:rPr>
        <w:t>F</w:t>
      </w:r>
      <w:r w:rsidRPr="00E90B58">
        <w:rPr>
          <w:color w:val="FF0000"/>
        </w:rPr>
        <w:t xml:space="preserve">ractional designs </w:t>
      </w:r>
      <w:r w:rsidR="00431E95">
        <w:rPr>
          <w:color w:val="FF0000"/>
        </w:rPr>
        <w:t>aims</w:t>
      </w:r>
      <w:r w:rsidR="00431E95" w:rsidRPr="00E90B58">
        <w:rPr>
          <w:color w:val="FF0000"/>
        </w:rPr>
        <w:t xml:space="preserve"> </w:t>
      </w:r>
      <w:r w:rsidRPr="00E90B58">
        <w:rPr>
          <w:color w:val="FF0000"/>
        </w:rPr>
        <w:t xml:space="preserve">to minimize </w:t>
      </w:r>
      <w:r w:rsidRPr="00E90B58">
        <w:t>the number of tests, being used as screening designs. The use of random order made it possible to guarantee that the hypothesis stating that the errors are independently distributed random variables was fulfilled.</w:t>
      </w:r>
      <w:hyperlink w:anchor="ref-Montgomery2001">
        <w:r w:rsidRPr="00E90B58">
          <w:rPr>
            <w:rStyle w:val="Lienhypertexte"/>
            <w:color w:val="auto"/>
            <w:vertAlign w:val="superscript"/>
          </w:rPr>
          <w:t>44</w:t>
        </w:r>
      </w:hyperlink>
      <w:r w:rsidR="001024BC" w:rsidRPr="00E90B58">
        <w:t xml:space="preserve"> </w:t>
      </w:r>
      <w:r w:rsidRPr="00E90B58">
        <w:t xml:space="preserve">The critical parameters for the study are the </w:t>
      </w:r>
      <w:r w:rsidRPr="00E90B58">
        <w:rPr>
          <w:iCs/>
        </w:rPr>
        <w:t>layer height</w:t>
      </w:r>
      <w:r w:rsidRPr="00E90B58">
        <w:t xml:space="preserve"> (0.15 and 0.3 mm) and </w:t>
      </w:r>
      <w:r w:rsidRPr="00E90B58">
        <w:rPr>
          <w:iCs/>
        </w:rPr>
        <w:t>infill pattern</w:t>
      </w:r>
      <w:r w:rsidRPr="00E90B58">
        <w:t xml:space="preserve"> (tri-hexagonal and grid).</w:t>
      </w:r>
      <w:hyperlink w:anchor="ref-Singh2019">
        <w:r w:rsidRPr="00E90B58">
          <w:rPr>
            <w:rStyle w:val="Lienhypertexte"/>
            <w:color w:val="auto"/>
            <w:vertAlign w:val="superscript"/>
          </w:rPr>
          <w:t>45</w:t>
        </w:r>
      </w:hyperlink>
      <w:r w:rsidRPr="00E90B58">
        <w:rPr>
          <w:vertAlign w:val="superscript"/>
        </w:rPr>
        <w:t>,</w:t>
      </w:r>
      <w:hyperlink w:anchor="ref-Tanveer2019">
        <w:r w:rsidRPr="00E90B58">
          <w:rPr>
            <w:rStyle w:val="Lienhypertexte"/>
            <w:color w:val="auto"/>
            <w:vertAlign w:val="superscript"/>
          </w:rPr>
          <w:t>46</w:t>
        </w:r>
      </w:hyperlink>
      <w:r w:rsidRPr="00E90B58">
        <w:t xml:space="preserve"> In addition, taking into account the goal of sustainable manufacturing (i.e.</w:t>
      </w:r>
      <w:r w:rsidR="00B625E8">
        <w:t xml:space="preserve"> </w:t>
      </w:r>
      <w:r w:rsidRPr="00E90B58">
        <w:t>trying to optimize the consumption of material), but also productivity (i.e.</w:t>
      </w:r>
      <w:r w:rsidR="00B625E8">
        <w:t xml:space="preserve"> </w:t>
      </w:r>
      <w:r w:rsidRPr="00E90B58">
        <w:t xml:space="preserve">trying to minimize printing times), </w:t>
      </w:r>
      <w:r w:rsidRPr="00E90B58">
        <w:rPr>
          <w:iCs/>
        </w:rPr>
        <w:t>infill density</w:t>
      </w:r>
      <w:r w:rsidRPr="00E90B58">
        <w:t xml:space="preserve"> (60 and 100 %)</w:t>
      </w:r>
      <w:r w:rsidR="00C423F6" w:rsidRPr="00E90B58">
        <w:rPr>
          <w:color w:val="FF0000"/>
          <w:vertAlign w:val="superscript"/>
        </w:rPr>
        <w:t>25</w:t>
      </w:r>
      <w:r w:rsidRPr="00E90B58">
        <w:t xml:space="preserve"> and </w:t>
      </w:r>
      <w:r w:rsidRPr="00E90B58">
        <w:rPr>
          <w:iCs/>
        </w:rPr>
        <w:t>printing speed</w:t>
      </w:r>
      <w:r w:rsidRPr="00E90B58">
        <w:t xml:space="preserve"> (40</w:t>
      </w:r>
      <w:r w:rsidR="004E7C12" w:rsidRPr="00E90B58">
        <w:t xml:space="preserve"> and 80 mm/s)</w:t>
      </w:r>
      <w:r w:rsidR="00C4507C" w:rsidRPr="00E90B58">
        <w:rPr>
          <w:color w:val="FF0000"/>
          <w:vertAlign w:val="superscript"/>
        </w:rPr>
        <w:t>24,</w:t>
      </w:r>
      <w:r w:rsidR="005311C4" w:rsidRPr="00E90B58">
        <w:rPr>
          <w:color w:val="FF0000"/>
          <w:vertAlign w:val="superscript"/>
        </w:rPr>
        <w:t>47</w:t>
      </w:r>
      <w:r w:rsidR="004E7C12" w:rsidRPr="00E90B58">
        <w:rPr>
          <w:color w:val="FF0000"/>
        </w:rPr>
        <w:t xml:space="preserve"> </w:t>
      </w:r>
      <w:r w:rsidR="004E7C12" w:rsidRPr="00E90B58">
        <w:t xml:space="preserve">were considered. </w:t>
      </w:r>
      <w:r w:rsidRPr="00E90B58">
        <w:t>The printing temperature was 210</w:t>
      </w:r>
      <w:r w:rsidR="00E90B58">
        <w:t xml:space="preserve"> </w:t>
      </w:r>
      <w:r w:rsidRPr="00E90B58">
        <w:t xml:space="preserve">°C, which was the recommended temperature for PLA material. </w:t>
      </w:r>
      <w:r w:rsidR="00E90B58" w:rsidRPr="00E90B58">
        <w:rPr>
          <w:color w:val="FF0000"/>
        </w:rPr>
        <w:t xml:space="preserve">The design included only specimens printed in the horizontal orientation. </w:t>
      </w:r>
      <w:r w:rsidRPr="00E90B58">
        <w:t xml:space="preserve">To conclude this phase, an analysis of variance (ANOVA) </w:t>
      </w:r>
      <w:r w:rsidR="00E90B58">
        <w:rPr>
          <w:color w:val="FF0000"/>
        </w:rPr>
        <w:t>allowed</w:t>
      </w:r>
      <w:r w:rsidRPr="00E90B58">
        <w:rPr>
          <w:color w:val="FF0000"/>
        </w:rPr>
        <w:t xml:space="preserve"> </w:t>
      </w:r>
      <w:r w:rsidRPr="00E90B58">
        <w:t>to identify the factors</w:t>
      </w:r>
      <w:r w:rsidRPr="00CD6347">
        <w:t xml:space="preserve"> influencing the response variable.</w:t>
      </w:r>
    </w:p>
    <w:p w14:paraId="29CD4351" w14:textId="1CA7DB5E" w:rsidR="00BD4A80" w:rsidRDefault="00A0411C">
      <w:pPr>
        <w:pStyle w:val="Corpsdetexte"/>
      </w:pPr>
      <w:r w:rsidRPr="00CD6347">
        <w:t xml:space="preserve">The main goal of </w:t>
      </w:r>
      <w:r w:rsidRPr="00CD6347">
        <w:rPr>
          <w:i/>
          <w:iCs/>
        </w:rPr>
        <w:t>Phase II</w:t>
      </w:r>
      <w:r w:rsidRPr="00CD6347">
        <w:t xml:space="preserve"> is to study in more detail the </w:t>
      </w:r>
      <w:r w:rsidR="00B625E8" w:rsidRPr="00B625E8">
        <w:rPr>
          <w:color w:val="FF0000"/>
        </w:rPr>
        <w:t xml:space="preserve">impact </w:t>
      </w:r>
      <w:r w:rsidRPr="00CD6347">
        <w:t xml:space="preserve">of the most influential factor according to </w:t>
      </w:r>
      <w:r w:rsidRPr="00CD6347">
        <w:rPr>
          <w:i/>
          <w:iCs/>
        </w:rPr>
        <w:t>Phase I</w:t>
      </w:r>
      <w:r w:rsidRPr="00CD6347">
        <w:t xml:space="preserve">. </w:t>
      </w:r>
      <w:proofErr w:type="spellStart"/>
      <w:r w:rsidR="00E90B58" w:rsidRPr="00E90B58">
        <w:rPr>
          <w:color w:val="FF0000"/>
        </w:rPr>
        <w:t>Threfore</w:t>
      </w:r>
      <w:proofErr w:type="spellEnd"/>
      <w:r w:rsidR="00E90B58" w:rsidRPr="00E90B58">
        <w:rPr>
          <w:color w:val="FF0000"/>
        </w:rPr>
        <w:t>, t</w:t>
      </w:r>
      <w:r w:rsidRPr="00E90B58">
        <w:rPr>
          <w:color w:val="FF0000"/>
        </w:rPr>
        <w:t xml:space="preserve">he intent </w:t>
      </w:r>
      <w:r w:rsidRPr="00CD6347">
        <w:t xml:space="preserve">is to focus on how the response variable evolves by varying the most influential </w:t>
      </w:r>
      <w:r w:rsidRPr="00E90B58">
        <w:rPr>
          <w:color w:val="FF0000"/>
        </w:rPr>
        <w:t>factor</w:t>
      </w:r>
      <w:r w:rsidR="00E90B58" w:rsidRPr="00E90B58">
        <w:rPr>
          <w:color w:val="FF0000"/>
        </w:rPr>
        <w:t>s</w:t>
      </w:r>
      <w:r w:rsidRPr="00CD6347">
        <w:t xml:space="preserve">. For that reason, an extension of the factor levels was </w:t>
      </w:r>
      <w:r w:rsidRPr="00CD6347">
        <w:lastRenderedPageBreak/>
        <w:t xml:space="preserve">established. On the other hand, the criteria selection </w:t>
      </w:r>
      <w:r>
        <w:t>of levels for the other three factors aimed at minimizing the printing time.</w:t>
      </w:r>
    </w:p>
    <w:p w14:paraId="429C4BA6" w14:textId="404E41E4" w:rsidR="00BD4A80" w:rsidRDefault="00A0411C">
      <w:pPr>
        <w:pStyle w:val="Corpsdetexte"/>
      </w:pPr>
      <w:r>
        <w:t xml:space="preserve">Finally, </w:t>
      </w:r>
      <w:r>
        <w:rPr>
          <w:i/>
          <w:iCs/>
        </w:rPr>
        <w:t xml:space="preserve">Phase </w:t>
      </w:r>
      <w:r w:rsidRPr="00CD6347">
        <w:rPr>
          <w:i/>
          <w:iCs/>
        </w:rPr>
        <w:t>III</w:t>
      </w:r>
      <w:r w:rsidRPr="00CD6347">
        <w:t xml:space="preserve"> aimed at evaluating the influence of the anisotropy based on the printing orientation, which may notably affect the tensile strength</w:t>
      </w:r>
      <w:r w:rsidR="00336F5F" w:rsidRPr="00336F5F">
        <w:rPr>
          <w:color w:val="FF0000"/>
          <w:vertAlign w:val="superscript"/>
        </w:rPr>
        <w:t>48</w:t>
      </w:r>
      <w:r w:rsidRPr="00CD6347">
        <w:t>. Because of the anisotropy, the UNE 116005:201246</w:t>
      </w:r>
      <w:r w:rsidR="005311C4" w:rsidRPr="005311C4">
        <w:rPr>
          <w:color w:val="FF0000"/>
          <w:vertAlign w:val="superscript"/>
        </w:rPr>
        <w:t>4</w:t>
      </w:r>
      <w:hyperlink w:anchor="ref-UNE">
        <w:r w:rsidR="00336F5F">
          <w:rPr>
            <w:rStyle w:val="Lienhypertexte"/>
            <w:color w:val="FF0000"/>
            <w:vertAlign w:val="superscript"/>
          </w:rPr>
          <w:t>9</w:t>
        </w:r>
      </w:hyperlink>
      <w:r w:rsidRPr="00CD6347">
        <w:t xml:space="preserve"> standard requires printing the specimens in three different orientations: edgewise, </w:t>
      </w:r>
      <w:proofErr w:type="gramStart"/>
      <w:r w:rsidRPr="00CD6347">
        <w:t>horizontal</w:t>
      </w:r>
      <w:proofErr w:type="gramEnd"/>
      <w:r w:rsidRPr="00CD6347">
        <w:t xml:space="preserve"> and vertical, testing </w:t>
      </w:r>
      <w:r>
        <w:t xml:space="preserve">five </w:t>
      </w:r>
      <w:r w:rsidR="00793FD0" w:rsidRPr="008D22FE">
        <w:rPr>
          <w:color w:val="FF0000"/>
        </w:rPr>
        <w:t>specimens</w:t>
      </w:r>
      <w:r w:rsidRPr="008D22FE">
        <w:rPr>
          <w:color w:val="FF0000"/>
        </w:rPr>
        <w:t xml:space="preserve"> </w:t>
      </w:r>
      <w:r>
        <w:t>in each orientation. This phase included the printing of 15 specimens of both materials.</w:t>
      </w:r>
    </w:p>
    <w:p w14:paraId="010EF540" w14:textId="77777777" w:rsidR="00BD4A80" w:rsidRDefault="00A0411C" w:rsidP="00BF2B0B">
      <w:pPr>
        <w:pStyle w:val="CaptionedFigure"/>
        <w:jc w:val="center"/>
      </w:pPr>
      <w:r>
        <w:rPr>
          <w:noProof/>
          <w:lang w:val="es-ES" w:eastAsia="es-ES"/>
        </w:rPr>
        <w:drawing>
          <wp:inline distT="0" distB="0" distL="0" distR="0" wp14:anchorId="6FBDB1D5" wp14:editId="5B5C2D7E">
            <wp:extent cx="3962400" cy="3581400"/>
            <wp:effectExtent l="0" t="0" r="0" b="0"/>
            <wp:docPr id="2" name="Picture" descr="Figure 2.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9"/>
                    <a:stretch>
                      <a:fillRect/>
                    </a:stretch>
                  </pic:blipFill>
                  <pic:spPr bwMode="auto">
                    <a:xfrm>
                      <a:off x="0" y="0"/>
                      <a:ext cx="3962400" cy="3581400"/>
                    </a:xfrm>
                    <a:prstGeom prst="rect">
                      <a:avLst/>
                    </a:prstGeom>
                    <a:noFill/>
                    <a:ln w="9525">
                      <a:noFill/>
                      <a:headEnd/>
                      <a:tailEnd/>
                    </a:ln>
                  </pic:spPr>
                </pic:pic>
              </a:graphicData>
            </a:graphic>
          </wp:inline>
        </w:drawing>
      </w:r>
    </w:p>
    <w:p w14:paraId="35E358D7" w14:textId="77777777" w:rsidR="00BD4A80" w:rsidRDefault="00A0411C" w:rsidP="0005721F">
      <w:pPr>
        <w:pStyle w:val="TableCaption"/>
      </w:pPr>
      <w:r>
        <w:t>Figure 2.2: Summary of the three phases of the experimental plan.</w:t>
      </w:r>
    </w:p>
    <w:p w14:paraId="6DD3F99C" w14:textId="77777777" w:rsidR="00BD4A80" w:rsidRDefault="00A0411C">
      <w:pPr>
        <w:pStyle w:val="Titre1"/>
      </w:pPr>
      <w:bookmarkStart w:id="7" w:name="section:findings"/>
      <w:bookmarkEnd w:id="3"/>
      <w:bookmarkEnd w:id="6"/>
      <w:r>
        <w:rPr>
          <w:rStyle w:val="SectionNumber"/>
        </w:rPr>
        <w:t>3</w:t>
      </w:r>
      <w:r>
        <w:tab/>
        <w:t>Findings</w:t>
      </w:r>
    </w:p>
    <w:p w14:paraId="781BC23D" w14:textId="77777777" w:rsidR="00BD4A80" w:rsidRDefault="00A0411C">
      <w:pPr>
        <w:pStyle w:val="Titre2"/>
      </w:pPr>
      <w:bookmarkStart w:id="8" w:name="phase-i-screening-phase"/>
      <w:r>
        <w:rPr>
          <w:rStyle w:val="SectionNumber"/>
        </w:rPr>
        <w:t>3.1</w:t>
      </w:r>
      <w:r>
        <w:tab/>
        <w:t>Phase I: Screening phase</w:t>
      </w:r>
    </w:p>
    <w:p w14:paraId="5BF7A601" w14:textId="48C17264" w:rsidR="00BD4A80" w:rsidRDefault="00A0411C">
      <w:pPr>
        <w:pStyle w:val="FirstParagraph"/>
      </w:pPr>
      <w:r>
        <w:t xml:space="preserve">Table 3.1 summarizes the experimental strategy with the results of the </w:t>
      </w:r>
      <w:r w:rsidR="00B625E8" w:rsidRPr="008D22FE">
        <w:rPr>
          <w:color w:val="FF0000"/>
        </w:rPr>
        <w:t>tensile strength and Young’s modulus</w:t>
      </w:r>
      <w:r w:rsidRPr="008D22FE">
        <w:rPr>
          <w:color w:val="FF0000"/>
        </w:rPr>
        <w:t xml:space="preserve"> </w:t>
      </w:r>
      <w:r>
        <w:t xml:space="preserve">attained during this screening phase. A total of 16 </w:t>
      </w:r>
      <w:r w:rsidR="00793FD0">
        <w:t>specimens</w:t>
      </w:r>
      <w:r>
        <w:t xml:space="preserve"> were tested.</w:t>
      </w:r>
    </w:p>
    <w:p w14:paraId="03EB8459" w14:textId="77777777" w:rsidR="00FB2324" w:rsidRDefault="00FB2324">
      <w:pPr>
        <w:rPr>
          <w:i/>
        </w:rPr>
      </w:pPr>
      <w:r>
        <w:br w:type="page"/>
      </w:r>
    </w:p>
    <w:p w14:paraId="618CFEEF" w14:textId="77777777" w:rsidR="00F121A1" w:rsidRDefault="00A0411C">
      <w:pPr>
        <w:pStyle w:val="TableCaption"/>
      </w:pPr>
      <w:r>
        <w:lastRenderedPageBreak/>
        <w:t xml:space="preserve">Table 3.1: </w:t>
      </w:r>
      <w:bookmarkStart w:id="9" w:name="tab:phase1"/>
      <w:r>
        <w:t>Results of the Phase I</w:t>
      </w:r>
      <w:bookmarkEnd w:id="9"/>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F121A1" w14:paraId="2F72A269" w14:textId="77777777" w:rsidTr="00DE3048">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shd w:val="clear" w:color="auto" w:fill="CFCFCF"/>
            <w:tcMar>
              <w:top w:w="0" w:type="dxa"/>
              <w:left w:w="0" w:type="dxa"/>
              <w:bottom w:w="0" w:type="dxa"/>
              <w:right w:w="0" w:type="dxa"/>
            </w:tcMar>
            <w:vAlign w:val="center"/>
          </w:tcPr>
          <w:p w14:paraId="791D13F4" w14:textId="77777777" w:rsidR="00F121A1" w:rsidRDefault="00F121A1" w:rsidP="00DE3048">
            <w:pPr>
              <w:spacing w:before="100" w:after="100"/>
              <w:ind w:left="100" w:right="100"/>
            </w:pPr>
            <w:r>
              <w:rPr>
                <w:rFonts w:ascii="Helvetica" w:eastAsia="Helvetica" w:hAnsi="Helvetica" w:cs="Helvetica"/>
                <w:b/>
                <w:color w:val="000000"/>
                <w:sz w:val="20"/>
                <w:szCs w:val="20"/>
              </w:rPr>
              <w:t>Material</w:t>
            </w:r>
          </w:p>
        </w:tc>
        <w:tc>
          <w:tcPr>
            <w:tcW w:w="1080" w:type="dxa"/>
            <w:shd w:val="clear" w:color="auto" w:fill="CFCFCF"/>
            <w:tcMar>
              <w:top w:w="0" w:type="dxa"/>
              <w:left w:w="0" w:type="dxa"/>
              <w:bottom w:w="0" w:type="dxa"/>
              <w:right w:w="0" w:type="dxa"/>
            </w:tcMar>
            <w:vAlign w:val="center"/>
          </w:tcPr>
          <w:p w14:paraId="6B935E84" w14:textId="77777777" w:rsidR="00F121A1" w:rsidRDefault="00F121A1" w:rsidP="00DE3048">
            <w:pPr>
              <w:spacing w:before="100" w:after="100"/>
              <w:ind w:left="100" w:right="100"/>
            </w:pPr>
            <w:r>
              <w:rPr>
                <w:rFonts w:ascii="Helvetica" w:eastAsia="Helvetica" w:hAnsi="Helvetica" w:cs="Helvetica"/>
                <w:b/>
                <w:color w:val="000000"/>
                <w:sz w:val="20"/>
                <w:szCs w:val="20"/>
              </w:rPr>
              <w:t>Layer Height (mm)</w:t>
            </w:r>
          </w:p>
        </w:tc>
        <w:tc>
          <w:tcPr>
            <w:tcW w:w="1080" w:type="dxa"/>
            <w:shd w:val="clear" w:color="auto" w:fill="CFCFCF"/>
            <w:tcMar>
              <w:top w:w="0" w:type="dxa"/>
              <w:left w:w="0" w:type="dxa"/>
              <w:bottom w:w="0" w:type="dxa"/>
              <w:right w:w="0" w:type="dxa"/>
            </w:tcMar>
            <w:vAlign w:val="center"/>
          </w:tcPr>
          <w:p w14:paraId="0F9DD6EE" w14:textId="77777777" w:rsidR="00F121A1" w:rsidRDefault="00F121A1" w:rsidP="00DE3048">
            <w:pPr>
              <w:spacing w:before="100" w:after="100"/>
              <w:ind w:left="100" w:right="100"/>
            </w:pPr>
            <w:r>
              <w:rPr>
                <w:rFonts w:ascii="Helvetica" w:eastAsia="Helvetica" w:hAnsi="Helvetica" w:cs="Helvetica"/>
                <w:b/>
                <w:color w:val="000000"/>
                <w:sz w:val="20"/>
                <w:szCs w:val="20"/>
              </w:rPr>
              <w:t>Infill Pattern</w:t>
            </w:r>
          </w:p>
        </w:tc>
        <w:tc>
          <w:tcPr>
            <w:tcW w:w="1080" w:type="dxa"/>
            <w:shd w:val="clear" w:color="auto" w:fill="CFCFCF"/>
            <w:tcMar>
              <w:top w:w="0" w:type="dxa"/>
              <w:left w:w="0" w:type="dxa"/>
              <w:bottom w:w="0" w:type="dxa"/>
              <w:right w:w="0" w:type="dxa"/>
            </w:tcMar>
            <w:vAlign w:val="center"/>
          </w:tcPr>
          <w:p w14:paraId="354B2E5F"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Infill Density (%)</w:t>
            </w:r>
          </w:p>
        </w:tc>
        <w:tc>
          <w:tcPr>
            <w:tcW w:w="1080" w:type="dxa"/>
            <w:shd w:val="clear" w:color="auto" w:fill="CFCFCF"/>
            <w:tcMar>
              <w:top w:w="0" w:type="dxa"/>
              <w:left w:w="0" w:type="dxa"/>
              <w:bottom w:w="0" w:type="dxa"/>
              <w:right w:w="0" w:type="dxa"/>
            </w:tcMar>
            <w:vAlign w:val="center"/>
          </w:tcPr>
          <w:p w14:paraId="203EB80C"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Printing Speed (mm/s)</w:t>
            </w:r>
          </w:p>
        </w:tc>
        <w:tc>
          <w:tcPr>
            <w:tcW w:w="1080" w:type="dxa"/>
            <w:shd w:val="clear" w:color="auto" w:fill="CFCFCF"/>
            <w:tcMar>
              <w:top w:w="0" w:type="dxa"/>
              <w:left w:w="0" w:type="dxa"/>
              <w:bottom w:w="0" w:type="dxa"/>
              <w:right w:w="0" w:type="dxa"/>
            </w:tcMar>
            <w:vAlign w:val="center"/>
          </w:tcPr>
          <w:p w14:paraId="21276D6B"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Tensile Strength (MPa)</w:t>
            </w:r>
          </w:p>
        </w:tc>
        <w:tc>
          <w:tcPr>
            <w:tcW w:w="1080" w:type="dxa"/>
            <w:shd w:val="clear" w:color="auto" w:fill="CFCFCF"/>
            <w:tcMar>
              <w:top w:w="0" w:type="dxa"/>
              <w:left w:w="0" w:type="dxa"/>
              <w:bottom w:w="0" w:type="dxa"/>
              <w:right w:w="0" w:type="dxa"/>
            </w:tcMar>
            <w:vAlign w:val="center"/>
          </w:tcPr>
          <w:p w14:paraId="009D592C"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Young Modulus (MPa)</w:t>
            </w:r>
          </w:p>
        </w:tc>
      </w:tr>
      <w:tr w:rsidR="00F121A1" w14:paraId="0AACED8F" w14:textId="77777777" w:rsidTr="00DE3048">
        <w:trPr>
          <w:cantSplit/>
          <w:jc w:val="center"/>
        </w:trPr>
        <w:tc>
          <w:tcPr>
            <w:tcW w:w="1080" w:type="dxa"/>
            <w:shd w:val="clear" w:color="auto" w:fill="EFEFEF"/>
            <w:tcMar>
              <w:top w:w="0" w:type="dxa"/>
              <w:left w:w="0" w:type="dxa"/>
              <w:bottom w:w="0" w:type="dxa"/>
              <w:right w:w="0" w:type="dxa"/>
            </w:tcMar>
            <w:vAlign w:val="center"/>
          </w:tcPr>
          <w:p w14:paraId="5BCD5D2D"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707C742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181EF5C"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20C896EF"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4A5301B3"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6D7516AD" w14:textId="77777777" w:rsidR="00F121A1" w:rsidRDefault="00F121A1" w:rsidP="00DE3048">
            <w:pPr>
              <w:spacing w:before="100" w:after="100"/>
              <w:ind w:left="100" w:right="100"/>
              <w:jc w:val="right"/>
            </w:pPr>
            <w:r>
              <w:rPr>
                <w:rFonts w:ascii="Helvetica" w:eastAsia="Helvetica" w:hAnsi="Helvetica" w:cs="Helvetica"/>
                <w:color w:val="000000"/>
                <w:sz w:val="20"/>
                <w:szCs w:val="20"/>
              </w:rPr>
              <w:t>42.60</w:t>
            </w:r>
          </w:p>
        </w:tc>
        <w:tc>
          <w:tcPr>
            <w:tcW w:w="1080" w:type="dxa"/>
            <w:shd w:val="clear" w:color="auto" w:fill="EFEFEF"/>
            <w:tcMar>
              <w:top w:w="0" w:type="dxa"/>
              <w:left w:w="0" w:type="dxa"/>
              <w:bottom w:w="0" w:type="dxa"/>
              <w:right w:w="0" w:type="dxa"/>
            </w:tcMar>
            <w:vAlign w:val="center"/>
          </w:tcPr>
          <w:p w14:paraId="3FF3E53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1,014.53</w:t>
            </w:r>
          </w:p>
        </w:tc>
      </w:tr>
      <w:tr w:rsidR="00F121A1" w14:paraId="2F7B6ABE" w14:textId="77777777" w:rsidTr="00DE3048">
        <w:trPr>
          <w:cantSplit/>
          <w:jc w:val="center"/>
        </w:trPr>
        <w:tc>
          <w:tcPr>
            <w:tcW w:w="1080" w:type="dxa"/>
            <w:shd w:val="clear" w:color="auto" w:fill="FFFFFF"/>
            <w:tcMar>
              <w:top w:w="0" w:type="dxa"/>
              <w:left w:w="0" w:type="dxa"/>
              <w:bottom w:w="0" w:type="dxa"/>
              <w:right w:w="0" w:type="dxa"/>
            </w:tcMar>
            <w:vAlign w:val="center"/>
          </w:tcPr>
          <w:p w14:paraId="27224F7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6A4FF4ED"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187420BC"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A1890B5"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B74435F"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164988A1" w14:textId="77777777" w:rsidR="00F121A1" w:rsidRDefault="00F121A1" w:rsidP="00DE3048">
            <w:pPr>
              <w:spacing w:before="100" w:after="100"/>
              <w:ind w:left="100" w:right="100"/>
              <w:jc w:val="right"/>
            </w:pPr>
            <w:r>
              <w:rPr>
                <w:rFonts w:ascii="Helvetica" w:eastAsia="Helvetica" w:hAnsi="Helvetica" w:cs="Helvetica"/>
                <w:color w:val="000000"/>
                <w:sz w:val="20"/>
                <w:szCs w:val="20"/>
              </w:rPr>
              <w:t>41.76</w:t>
            </w:r>
          </w:p>
        </w:tc>
        <w:tc>
          <w:tcPr>
            <w:tcW w:w="1080" w:type="dxa"/>
            <w:shd w:val="clear" w:color="auto" w:fill="FFFFFF"/>
            <w:tcMar>
              <w:top w:w="0" w:type="dxa"/>
              <w:left w:w="0" w:type="dxa"/>
              <w:bottom w:w="0" w:type="dxa"/>
              <w:right w:w="0" w:type="dxa"/>
            </w:tcMar>
            <w:vAlign w:val="center"/>
          </w:tcPr>
          <w:p w14:paraId="1E0B384C"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1,036.88</w:t>
            </w:r>
          </w:p>
        </w:tc>
      </w:tr>
      <w:tr w:rsidR="00F121A1" w14:paraId="34002123" w14:textId="77777777" w:rsidTr="00DE3048">
        <w:trPr>
          <w:cantSplit/>
          <w:jc w:val="center"/>
        </w:trPr>
        <w:tc>
          <w:tcPr>
            <w:tcW w:w="1080" w:type="dxa"/>
            <w:shd w:val="clear" w:color="auto" w:fill="EFEFEF"/>
            <w:tcMar>
              <w:top w:w="0" w:type="dxa"/>
              <w:left w:w="0" w:type="dxa"/>
              <w:bottom w:w="0" w:type="dxa"/>
              <w:right w:w="0" w:type="dxa"/>
            </w:tcMar>
            <w:vAlign w:val="center"/>
          </w:tcPr>
          <w:p w14:paraId="2CBAB82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238057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0A376B46"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0B1B0E43"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27FECBCD"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EFEFEF"/>
            <w:tcMar>
              <w:top w:w="0" w:type="dxa"/>
              <w:left w:w="0" w:type="dxa"/>
              <w:bottom w:w="0" w:type="dxa"/>
              <w:right w:w="0" w:type="dxa"/>
            </w:tcMar>
            <w:vAlign w:val="center"/>
          </w:tcPr>
          <w:p w14:paraId="74DD386F" w14:textId="77777777" w:rsidR="00F121A1" w:rsidRDefault="00F121A1" w:rsidP="00DE3048">
            <w:pPr>
              <w:spacing w:before="100" w:after="100"/>
              <w:ind w:left="100" w:right="100"/>
              <w:jc w:val="right"/>
            </w:pPr>
            <w:r>
              <w:rPr>
                <w:rFonts w:ascii="Helvetica" w:eastAsia="Helvetica" w:hAnsi="Helvetica" w:cs="Helvetica"/>
                <w:color w:val="000000"/>
                <w:sz w:val="20"/>
                <w:szCs w:val="20"/>
              </w:rPr>
              <w:t>43.24</w:t>
            </w:r>
          </w:p>
        </w:tc>
        <w:tc>
          <w:tcPr>
            <w:tcW w:w="1080" w:type="dxa"/>
            <w:shd w:val="clear" w:color="auto" w:fill="EFEFEF"/>
            <w:tcMar>
              <w:top w:w="0" w:type="dxa"/>
              <w:left w:w="0" w:type="dxa"/>
              <w:bottom w:w="0" w:type="dxa"/>
              <w:right w:w="0" w:type="dxa"/>
            </w:tcMar>
            <w:vAlign w:val="center"/>
          </w:tcPr>
          <w:p w14:paraId="65CAE6AB" w14:textId="77777777" w:rsidR="00F121A1" w:rsidRDefault="00F121A1" w:rsidP="00DE3048">
            <w:pPr>
              <w:spacing w:before="100" w:after="100"/>
              <w:ind w:left="100" w:right="100"/>
              <w:jc w:val="right"/>
            </w:pPr>
            <w:r>
              <w:rPr>
                <w:rFonts w:ascii="Helvetica" w:eastAsia="Helvetica" w:hAnsi="Helvetica" w:cs="Helvetica"/>
                <w:color w:val="000000"/>
                <w:sz w:val="20"/>
                <w:szCs w:val="20"/>
              </w:rPr>
              <w:t>989.44</w:t>
            </w:r>
          </w:p>
        </w:tc>
      </w:tr>
      <w:tr w:rsidR="00F121A1" w14:paraId="313DD227" w14:textId="77777777" w:rsidTr="00DE3048">
        <w:trPr>
          <w:cantSplit/>
          <w:jc w:val="center"/>
        </w:trPr>
        <w:tc>
          <w:tcPr>
            <w:tcW w:w="1080" w:type="dxa"/>
            <w:shd w:val="clear" w:color="auto" w:fill="FFFFFF"/>
            <w:tcMar>
              <w:top w:w="0" w:type="dxa"/>
              <w:left w:w="0" w:type="dxa"/>
              <w:bottom w:w="0" w:type="dxa"/>
              <w:right w:w="0" w:type="dxa"/>
            </w:tcMar>
            <w:vAlign w:val="center"/>
          </w:tcPr>
          <w:p w14:paraId="04040E9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AB06649"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C50D789"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5469748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CA7CC4F"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C55E3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55.35</w:t>
            </w:r>
          </w:p>
        </w:tc>
        <w:tc>
          <w:tcPr>
            <w:tcW w:w="1080" w:type="dxa"/>
            <w:shd w:val="clear" w:color="auto" w:fill="FFFFFF"/>
            <w:tcMar>
              <w:top w:w="0" w:type="dxa"/>
              <w:left w:w="0" w:type="dxa"/>
              <w:bottom w:w="0" w:type="dxa"/>
              <w:right w:w="0" w:type="dxa"/>
            </w:tcMar>
            <w:vAlign w:val="center"/>
          </w:tcPr>
          <w:p w14:paraId="05F8B4D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1,143.72</w:t>
            </w:r>
          </w:p>
        </w:tc>
      </w:tr>
      <w:tr w:rsidR="00F121A1" w14:paraId="63032FC4" w14:textId="77777777" w:rsidTr="00DE3048">
        <w:trPr>
          <w:cantSplit/>
          <w:jc w:val="center"/>
        </w:trPr>
        <w:tc>
          <w:tcPr>
            <w:tcW w:w="1080" w:type="dxa"/>
            <w:shd w:val="clear" w:color="auto" w:fill="EFEFEF"/>
            <w:tcMar>
              <w:top w:w="0" w:type="dxa"/>
              <w:left w:w="0" w:type="dxa"/>
              <w:bottom w:w="0" w:type="dxa"/>
              <w:right w:w="0" w:type="dxa"/>
            </w:tcMar>
            <w:vAlign w:val="center"/>
          </w:tcPr>
          <w:p w14:paraId="2BB3F14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313C9CE5"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7D5BBE13"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4397EAA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36118CA4"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A4D3B1B" w14:textId="77777777" w:rsidR="00F121A1" w:rsidRDefault="00F121A1" w:rsidP="00DE3048">
            <w:pPr>
              <w:spacing w:before="100" w:after="100"/>
              <w:ind w:left="100" w:right="100"/>
              <w:jc w:val="right"/>
            </w:pPr>
            <w:r>
              <w:rPr>
                <w:rFonts w:ascii="Helvetica" w:eastAsia="Helvetica" w:hAnsi="Helvetica" w:cs="Helvetica"/>
                <w:color w:val="000000"/>
                <w:sz w:val="20"/>
                <w:szCs w:val="20"/>
              </w:rPr>
              <w:t>55.70</w:t>
            </w:r>
          </w:p>
        </w:tc>
        <w:tc>
          <w:tcPr>
            <w:tcW w:w="1080" w:type="dxa"/>
            <w:shd w:val="clear" w:color="auto" w:fill="EFEFEF"/>
            <w:tcMar>
              <w:top w:w="0" w:type="dxa"/>
              <w:left w:w="0" w:type="dxa"/>
              <w:bottom w:w="0" w:type="dxa"/>
              <w:right w:w="0" w:type="dxa"/>
            </w:tcMar>
            <w:vAlign w:val="center"/>
          </w:tcPr>
          <w:p w14:paraId="5FE1583E"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1,160.47</w:t>
            </w:r>
          </w:p>
        </w:tc>
      </w:tr>
      <w:tr w:rsidR="00F121A1" w14:paraId="1EE347CB" w14:textId="77777777" w:rsidTr="00DE3048">
        <w:trPr>
          <w:cantSplit/>
          <w:jc w:val="center"/>
        </w:trPr>
        <w:tc>
          <w:tcPr>
            <w:tcW w:w="1080" w:type="dxa"/>
            <w:shd w:val="clear" w:color="auto" w:fill="FFFFFF"/>
            <w:tcMar>
              <w:top w:w="0" w:type="dxa"/>
              <w:left w:w="0" w:type="dxa"/>
              <w:bottom w:w="0" w:type="dxa"/>
              <w:right w:w="0" w:type="dxa"/>
            </w:tcMar>
            <w:vAlign w:val="center"/>
          </w:tcPr>
          <w:p w14:paraId="0C4C6BF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6AD69C93"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464195EF"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5D21C64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3C013BD"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2AC22F39" w14:textId="77777777" w:rsidR="00F121A1" w:rsidRDefault="00F121A1" w:rsidP="00DE3048">
            <w:pPr>
              <w:spacing w:before="100" w:after="100"/>
              <w:ind w:left="100" w:right="100"/>
              <w:jc w:val="right"/>
            </w:pPr>
            <w:r>
              <w:rPr>
                <w:rFonts w:ascii="Helvetica" w:eastAsia="Helvetica" w:hAnsi="Helvetica" w:cs="Helvetica"/>
                <w:color w:val="000000"/>
                <w:sz w:val="20"/>
                <w:szCs w:val="20"/>
              </w:rPr>
              <w:t>58.63</w:t>
            </w:r>
          </w:p>
        </w:tc>
        <w:tc>
          <w:tcPr>
            <w:tcW w:w="1080" w:type="dxa"/>
            <w:shd w:val="clear" w:color="auto" w:fill="FFFFFF"/>
            <w:tcMar>
              <w:top w:w="0" w:type="dxa"/>
              <w:left w:w="0" w:type="dxa"/>
              <w:bottom w:w="0" w:type="dxa"/>
              <w:right w:w="0" w:type="dxa"/>
            </w:tcMar>
            <w:vAlign w:val="center"/>
          </w:tcPr>
          <w:p w14:paraId="769A776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1,127.84</w:t>
            </w:r>
          </w:p>
        </w:tc>
      </w:tr>
      <w:tr w:rsidR="00F121A1" w14:paraId="7ED7FAD2" w14:textId="77777777" w:rsidTr="00DE3048">
        <w:trPr>
          <w:cantSplit/>
          <w:jc w:val="center"/>
        </w:trPr>
        <w:tc>
          <w:tcPr>
            <w:tcW w:w="1080" w:type="dxa"/>
            <w:shd w:val="clear" w:color="auto" w:fill="EFEFEF"/>
            <w:tcMar>
              <w:top w:w="0" w:type="dxa"/>
              <w:left w:w="0" w:type="dxa"/>
              <w:bottom w:w="0" w:type="dxa"/>
              <w:right w:w="0" w:type="dxa"/>
            </w:tcMar>
            <w:vAlign w:val="center"/>
          </w:tcPr>
          <w:p w14:paraId="1045F205"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666250ED"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4C78D41"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682EBCD"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79CF49B"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B60D60B" w14:textId="77777777" w:rsidR="00F121A1" w:rsidRDefault="00F121A1" w:rsidP="00DE3048">
            <w:pPr>
              <w:spacing w:before="100" w:after="100"/>
              <w:ind w:left="100" w:right="100"/>
              <w:jc w:val="right"/>
            </w:pPr>
            <w:r>
              <w:rPr>
                <w:rFonts w:ascii="Helvetica" w:eastAsia="Helvetica" w:hAnsi="Helvetica" w:cs="Helvetica"/>
                <w:color w:val="000000"/>
                <w:sz w:val="20"/>
                <w:szCs w:val="20"/>
              </w:rPr>
              <w:t>58.36</w:t>
            </w:r>
          </w:p>
        </w:tc>
        <w:tc>
          <w:tcPr>
            <w:tcW w:w="1080" w:type="dxa"/>
            <w:shd w:val="clear" w:color="auto" w:fill="EFEFEF"/>
            <w:tcMar>
              <w:top w:w="0" w:type="dxa"/>
              <w:left w:w="0" w:type="dxa"/>
              <w:bottom w:w="0" w:type="dxa"/>
              <w:right w:w="0" w:type="dxa"/>
            </w:tcMar>
            <w:vAlign w:val="center"/>
          </w:tcPr>
          <w:p w14:paraId="2D00480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1,132.18</w:t>
            </w:r>
          </w:p>
        </w:tc>
      </w:tr>
      <w:tr w:rsidR="00F121A1" w14:paraId="5F0BCAC2" w14:textId="77777777" w:rsidTr="00DE3048">
        <w:trPr>
          <w:cantSplit/>
          <w:jc w:val="center"/>
        </w:trPr>
        <w:tc>
          <w:tcPr>
            <w:tcW w:w="1080" w:type="dxa"/>
            <w:shd w:val="clear" w:color="auto" w:fill="FFFFFF"/>
            <w:tcMar>
              <w:top w:w="0" w:type="dxa"/>
              <w:left w:w="0" w:type="dxa"/>
              <w:bottom w:w="0" w:type="dxa"/>
              <w:right w:w="0" w:type="dxa"/>
            </w:tcMar>
            <w:vAlign w:val="center"/>
          </w:tcPr>
          <w:p w14:paraId="3EBE590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76A3C6F"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319D2E77"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760C5149"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197575A"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FFFFFF"/>
            <w:tcMar>
              <w:top w:w="0" w:type="dxa"/>
              <w:left w:w="0" w:type="dxa"/>
              <w:bottom w:w="0" w:type="dxa"/>
              <w:right w:w="0" w:type="dxa"/>
            </w:tcMar>
            <w:vAlign w:val="center"/>
          </w:tcPr>
          <w:p w14:paraId="35FEFF06" w14:textId="77777777" w:rsidR="00F121A1" w:rsidRDefault="00F121A1" w:rsidP="00DE3048">
            <w:pPr>
              <w:spacing w:before="100" w:after="100"/>
              <w:ind w:left="100" w:right="100"/>
              <w:jc w:val="right"/>
            </w:pPr>
            <w:r>
              <w:rPr>
                <w:rFonts w:ascii="Helvetica" w:eastAsia="Helvetica" w:hAnsi="Helvetica" w:cs="Helvetica"/>
                <w:color w:val="000000"/>
                <w:sz w:val="20"/>
                <w:szCs w:val="20"/>
              </w:rPr>
              <w:t>41.76</w:t>
            </w:r>
          </w:p>
        </w:tc>
        <w:tc>
          <w:tcPr>
            <w:tcW w:w="1080" w:type="dxa"/>
            <w:shd w:val="clear" w:color="auto" w:fill="FFFFFF"/>
            <w:tcMar>
              <w:top w:w="0" w:type="dxa"/>
              <w:left w:w="0" w:type="dxa"/>
              <w:bottom w:w="0" w:type="dxa"/>
              <w:right w:w="0" w:type="dxa"/>
            </w:tcMar>
            <w:vAlign w:val="center"/>
          </w:tcPr>
          <w:p w14:paraId="128A4F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1,047.13</w:t>
            </w:r>
          </w:p>
        </w:tc>
      </w:tr>
      <w:tr w:rsidR="00F121A1" w14:paraId="6D384C55" w14:textId="77777777" w:rsidTr="00DE3048">
        <w:trPr>
          <w:cantSplit/>
          <w:jc w:val="center"/>
        </w:trPr>
        <w:tc>
          <w:tcPr>
            <w:tcW w:w="1080" w:type="dxa"/>
            <w:shd w:val="clear" w:color="auto" w:fill="EFEFEF"/>
            <w:tcMar>
              <w:top w:w="0" w:type="dxa"/>
              <w:left w:w="0" w:type="dxa"/>
              <w:bottom w:w="0" w:type="dxa"/>
              <w:right w:w="0" w:type="dxa"/>
            </w:tcMar>
            <w:vAlign w:val="center"/>
          </w:tcPr>
          <w:p w14:paraId="626E5FC6"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3F5D0CF7"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FC737FE"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48BC0A6D"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0E8DAE0"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3021B711" w14:textId="77777777" w:rsidR="00F121A1" w:rsidRDefault="00F121A1" w:rsidP="00DE3048">
            <w:pPr>
              <w:spacing w:before="100" w:after="100"/>
              <w:ind w:left="100" w:right="100"/>
              <w:jc w:val="right"/>
            </w:pPr>
            <w:r>
              <w:rPr>
                <w:rFonts w:ascii="Helvetica" w:eastAsia="Helvetica" w:hAnsi="Helvetica" w:cs="Helvetica"/>
                <w:color w:val="000000"/>
                <w:sz w:val="20"/>
                <w:szCs w:val="20"/>
              </w:rPr>
              <w:t>41.76</w:t>
            </w:r>
          </w:p>
        </w:tc>
        <w:tc>
          <w:tcPr>
            <w:tcW w:w="1080" w:type="dxa"/>
            <w:shd w:val="clear" w:color="auto" w:fill="EFEFEF"/>
            <w:tcMar>
              <w:top w:w="0" w:type="dxa"/>
              <w:left w:w="0" w:type="dxa"/>
              <w:bottom w:w="0" w:type="dxa"/>
              <w:right w:w="0" w:type="dxa"/>
            </w:tcMar>
            <w:vAlign w:val="center"/>
          </w:tcPr>
          <w:p w14:paraId="1878CC0A"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1,047.13</w:t>
            </w:r>
          </w:p>
        </w:tc>
      </w:tr>
      <w:tr w:rsidR="00F121A1" w14:paraId="306719AD" w14:textId="77777777" w:rsidTr="00DE3048">
        <w:trPr>
          <w:cantSplit/>
          <w:jc w:val="center"/>
        </w:trPr>
        <w:tc>
          <w:tcPr>
            <w:tcW w:w="1080" w:type="dxa"/>
            <w:shd w:val="clear" w:color="auto" w:fill="FFFFFF"/>
            <w:tcMar>
              <w:top w:w="0" w:type="dxa"/>
              <w:left w:w="0" w:type="dxa"/>
              <w:bottom w:w="0" w:type="dxa"/>
              <w:right w:w="0" w:type="dxa"/>
            </w:tcMar>
            <w:vAlign w:val="center"/>
          </w:tcPr>
          <w:p w14:paraId="23D55BA1"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4B2907FA"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023EF85"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7DA871CB"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42226698"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CC6A205" w14:textId="77777777" w:rsidR="00F121A1" w:rsidRDefault="00F121A1" w:rsidP="00DE3048">
            <w:pPr>
              <w:spacing w:before="100" w:after="100"/>
              <w:ind w:left="100" w:right="100"/>
              <w:jc w:val="right"/>
            </w:pPr>
            <w:r>
              <w:rPr>
                <w:rFonts w:ascii="Helvetica" w:eastAsia="Helvetica" w:hAnsi="Helvetica" w:cs="Helvetica"/>
                <w:color w:val="000000"/>
                <w:sz w:val="20"/>
                <w:szCs w:val="20"/>
              </w:rPr>
              <w:t>41.76</w:t>
            </w:r>
          </w:p>
        </w:tc>
        <w:tc>
          <w:tcPr>
            <w:tcW w:w="1080" w:type="dxa"/>
            <w:shd w:val="clear" w:color="auto" w:fill="FFFFFF"/>
            <w:tcMar>
              <w:top w:w="0" w:type="dxa"/>
              <w:left w:w="0" w:type="dxa"/>
              <w:bottom w:w="0" w:type="dxa"/>
              <w:right w:w="0" w:type="dxa"/>
            </w:tcMar>
            <w:vAlign w:val="center"/>
          </w:tcPr>
          <w:p w14:paraId="2B427AA0"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1,098.95</w:t>
            </w:r>
          </w:p>
        </w:tc>
      </w:tr>
      <w:tr w:rsidR="00F121A1" w14:paraId="3657D011" w14:textId="77777777" w:rsidTr="00DE3048">
        <w:trPr>
          <w:cantSplit/>
          <w:jc w:val="center"/>
        </w:trPr>
        <w:tc>
          <w:tcPr>
            <w:tcW w:w="1080" w:type="dxa"/>
            <w:shd w:val="clear" w:color="auto" w:fill="EFEFEF"/>
            <w:tcMar>
              <w:top w:w="0" w:type="dxa"/>
              <w:left w:w="0" w:type="dxa"/>
              <w:bottom w:w="0" w:type="dxa"/>
              <w:right w:w="0" w:type="dxa"/>
            </w:tcMar>
            <w:vAlign w:val="center"/>
          </w:tcPr>
          <w:p w14:paraId="7E50DB9C"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F05E0BC"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F8B903F"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482995C8"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E63EBC6"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A590E21" w14:textId="77777777" w:rsidR="00F121A1" w:rsidRDefault="00F121A1" w:rsidP="00DE3048">
            <w:pPr>
              <w:spacing w:before="100" w:after="100"/>
              <w:ind w:left="100" w:right="100"/>
              <w:jc w:val="right"/>
            </w:pPr>
            <w:r>
              <w:rPr>
                <w:rFonts w:ascii="Helvetica" w:eastAsia="Helvetica" w:hAnsi="Helvetica" w:cs="Helvetica"/>
                <w:color w:val="000000"/>
                <w:sz w:val="20"/>
                <w:szCs w:val="20"/>
              </w:rPr>
              <w:t>41.54</w:t>
            </w:r>
          </w:p>
        </w:tc>
        <w:tc>
          <w:tcPr>
            <w:tcW w:w="1080" w:type="dxa"/>
            <w:shd w:val="clear" w:color="auto" w:fill="EFEFEF"/>
            <w:tcMar>
              <w:top w:w="0" w:type="dxa"/>
              <w:left w:w="0" w:type="dxa"/>
              <w:bottom w:w="0" w:type="dxa"/>
              <w:right w:w="0" w:type="dxa"/>
            </w:tcMar>
            <w:vAlign w:val="center"/>
          </w:tcPr>
          <w:p w14:paraId="257FE3ED"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1,069.34</w:t>
            </w:r>
          </w:p>
        </w:tc>
      </w:tr>
      <w:tr w:rsidR="00F121A1" w14:paraId="256A36BA" w14:textId="77777777" w:rsidTr="00DE3048">
        <w:trPr>
          <w:cantSplit/>
          <w:jc w:val="center"/>
        </w:trPr>
        <w:tc>
          <w:tcPr>
            <w:tcW w:w="1080" w:type="dxa"/>
            <w:shd w:val="clear" w:color="auto" w:fill="FFFFFF"/>
            <w:tcMar>
              <w:top w:w="0" w:type="dxa"/>
              <w:left w:w="0" w:type="dxa"/>
              <w:bottom w:w="0" w:type="dxa"/>
              <w:right w:w="0" w:type="dxa"/>
            </w:tcMar>
            <w:vAlign w:val="center"/>
          </w:tcPr>
          <w:p w14:paraId="61D5F544"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682F0A6B"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6FAF871B"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BDF07A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6355A6C"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7DAC962" w14:textId="77777777" w:rsidR="00F121A1" w:rsidRDefault="00F121A1" w:rsidP="00DE3048">
            <w:pPr>
              <w:spacing w:before="100" w:after="100"/>
              <w:ind w:left="100" w:right="100"/>
              <w:jc w:val="right"/>
            </w:pPr>
            <w:r>
              <w:rPr>
                <w:rFonts w:ascii="Helvetica" w:eastAsia="Helvetica" w:hAnsi="Helvetica" w:cs="Helvetica"/>
                <w:color w:val="000000"/>
                <w:sz w:val="20"/>
                <w:szCs w:val="20"/>
              </w:rPr>
              <w:t>51.99</w:t>
            </w:r>
          </w:p>
        </w:tc>
        <w:tc>
          <w:tcPr>
            <w:tcW w:w="1080" w:type="dxa"/>
            <w:shd w:val="clear" w:color="auto" w:fill="FFFFFF"/>
            <w:tcMar>
              <w:top w:w="0" w:type="dxa"/>
              <w:left w:w="0" w:type="dxa"/>
              <w:bottom w:w="0" w:type="dxa"/>
              <w:right w:w="0" w:type="dxa"/>
            </w:tcMar>
            <w:vAlign w:val="center"/>
          </w:tcPr>
          <w:p w14:paraId="1F6CA106"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1,058.60</w:t>
            </w:r>
          </w:p>
        </w:tc>
      </w:tr>
      <w:tr w:rsidR="00F121A1" w14:paraId="737314D6" w14:textId="77777777" w:rsidTr="00DE3048">
        <w:trPr>
          <w:cantSplit/>
          <w:jc w:val="center"/>
        </w:trPr>
        <w:tc>
          <w:tcPr>
            <w:tcW w:w="1080" w:type="dxa"/>
            <w:shd w:val="clear" w:color="auto" w:fill="EFEFEF"/>
            <w:tcMar>
              <w:top w:w="0" w:type="dxa"/>
              <w:left w:w="0" w:type="dxa"/>
              <w:bottom w:w="0" w:type="dxa"/>
              <w:right w:w="0" w:type="dxa"/>
            </w:tcMar>
            <w:vAlign w:val="center"/>
          </w:tcPr>
          <w:p w14:paraId="76C24559"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5EB67FD"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030103BF"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58F957A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0A49462"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74DD67F6" w14:textId="77777777" w:rsidR="00F121A1" w:rsidRDefault="00F121A1" w:rsidP="00DE3048">
            <w:pPr>
              <w:spacing w:before="100" w:after="100"/>
              <w:ind w:left="100" w:right="100"/>
              <w:jc w:val="right"/>
            </w:pPr>
            <w:r>
              <w:rPr>
                <w:rFonts w:ascii="Helvetica" w:eastAsia="Helvetica" w:hAnsi="Helvetica" w:cs="Helvetica"/>
                <w:color w:val="000000"/>
                <w:sz w:val="20"/>
                <w:szCs w:val="20"/>
              </w:rPr>
              <w:t>51.85</w:t>
            </w:r>
          </w:p>
        </w:tc>
        <w:tc>
          <w:tcPr>
            <w:tcW w:w="1080" w:type="dxa"/>
            <w:shd w:val="clear" w:color="auto" w:fill="EFEFEF"/>
            <w:tcMar>
              <w:top w:w="0" w:type="dxa"/>
              <w:left w:w="0" w:type="dxa"/>
              <w:bottom w:w="0" w:type="dxa"/>
              <w:right w:w="0" w:type="dxa"/>
            </w:tcMar>
            <w:vAlign w:val="center"/>
          </w:tcPr>
          <w:p w14:paraId="6CEA4C0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1,106.42</w:t>
            </w:r>
          </w:p>
        </w:tc>
      </w:tr>
      <w:tr w:rsidR="00F121A1" w14:paraId="58ACD4E9" w14:textId="77777777" w:rsidTr="00DE3048">
        <w:trPr>
          <w:cantSplit/>
          <w:jc w:val="center"/>
        </w:trPr>
        <w:tc>
          <w:tcPr>
            <w:tcW w:w="1080" w:type="dxa"/>
            <w:shd w:val="clear" w:color="auto" w:fill="FFFFFF"/>
            <w:tcMar>
              <w:top w:w="0" w:type="dxa"/>
              <w:left w:w="0" w:type="dxa"/>
              <w:bottom w:w="0" w:type="dxa"/>
              <w:right w:w="0" w:type="dxa"/>
            </w:tcMar>
            <w:vAlign w:val="center"/>
          </w:tcPr>
          <w:p w14:paraId="20F3386D"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2DC8699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7C8898D4"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1F5BF354"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2592B0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077CFC26" w14:textId="77777777" w:rsidR="00F121A1" w:rsidRDefault="00F121A1" w:rsidP="00DE3048">
            <w:pPr>
              <w:spacing w:before="100" w:after="100"/>
              <w:ind w:left="100" w:right="100"/>
              <w:jc w:val="right"/>
            </w:pPr>
            <w:r>
              <w:rPr>
                <w:rFonts w:ascii="Helvetica" w:eastAsia="Helvetica" w:hAnsi="Helvetica" w:cs="Helvetica"/>
                <w:color w:val="000000"/>
                <w:sz w:val="20"/>
                <w:szCs w:val="20"/>
              </w:rPr>
              <w:t>39.59</w:t>
            </w:r>
          </w:p>
        </w:tc>
        <w:tc>
          <w:tcPr>
            <w:tcW w:w="1080" w:type="dxa"/>
            <w:shd w:val="clear" w:color="auto" w:fill="FFFFFF"/>
            <w:tcMar>
              <w:top w:w="0" w:type="dxa"/>
              <w:left w:w="0" w:type="dxa"/>
              <w:bottom w:w="0" w:type="dxa"/>
              <w:right w:w="0" w:type="dxa"/>
            </w:tcMar>
            <w:vAlign w:val="center"/>
          </w:tcPr>
          <w:p w14:paraId="60E1FCD1"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1,061.22</w:t>
            </w:r>
          </w:p>
        </w:tc>
      </w:tr>
      <w:tr w:rsidR="00F121A1" w14:paraId="2972433B" w14:textId="77777777" w:rsidTr="00DE3048">
        <w:trPr>
          <w:cantSplit/>
          <w:jc w:val="center"/>
        </w:trPr>
        <w:tc>
          <w:tcPr>
            <w:tcW w:w="1080" w:type="dxa"/>
            <w:shd w:val="clear" w:color="auto" w:fill="EFEFEF"/>
            <w:tcMar>
              <w:top w:w="0" w:type="dxa"/>
              <w:left w:w="0" w:type="dxa"/>
              <w:bottom w:w="0" w:type="dxa"/>
              <w:right w:w="0" w:type="dxa"/>
            </w:tcMar>
            <w:vAlign w:val="center"/>
          </w:tcPr>
          <w:p w14:paraId="7970D990"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957713B"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2A9FD175"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0333412"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576163B7"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4E3B40C4" w14:textId="77777777" w:rsidR="00F121A1" w:rsidRDefault="00F121A1" w:rsidP="00DE3048">
            <w:pPr>
              <w:spacing w:before="100" w:after="100"/>
              <w:ind w:left="100" w:right="100"/>
              <w:jc w:val="right"/>
            </w:pPr>
            <w:r>
              <w:rPr>
                <w:rFonts w:ascii="Helvetica" w:eastAsia="Helvetica" w:hAnsi="Helvetica" w:cs="Helvetica"/>
                <w:color w:val="000000"/>
                <w:sz w:val="20"/>
                <w:szCs w:val="20"/>
              </w:rPr>
              <w:t>54.24</w:t>
            </w:r>
          </w:p>
        </w:tc>
        <w:tc>
          <w:tcPr>
            <w:tcW w:w="1080" w:type="dxa"/>
            <w:shd w:val="clear" w:color="auto" w:fill="EFEFEF"/>
            <w:tcMar>
              <w:top w:w="0" w:type="dxa"/>
              <w:left w:w="0" w:type="dxa"/>
              <w:bottom w:w="0" w:type="dxa"/>
              <w:right w:w="0" w:type="dxa"/>
            </w:tcMar>
            <w:vAlign w:val="center"/>
          </w:tcPr>
          <w:p w14:paraId="52307E83"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1,126.03</w:t>
            </w:r>
          </w:p>
        </w:tc>
      </w:tr>
      <w:tr w:rsidR="00F121A1" w14:paraId="400E45C1" w14:textId="77777777" w:rsidTr="00DE3048">
        <w:trPr>
          <w:cantSplit/>
          <w:jc w:val="center"/>
        </w:trPr>
        <w:tc>
          <w:tcPr>
            <w:tcW w:w="1080" w:type="dxa"/>
            <w:shd w:val="clear" w:color="auto" w:fill="FFFFFF"/>
            <w:tcMar>
              <w:top w:w="0" w:type="dxa"/>
              <w:left w:w="0" w:type="dxa"/>
              <w:bottom w:w="0" w:type="dxa"/>
              <w:right w:w="0" w:type="dxa"/>
            </w:tcMar>
            <w:vAlign w:val="center"/>
          </w:tcPr>
          <w:p w14:paraId="1F89E788"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08840F9F"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D57F79D"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42C32C5C"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4899598"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D3CCFB2" w14:textId="77777777" w:rsidR="00F121A1" w:rsidRDefault="00F121A1" w:rsidP="00DE3048">
            <w:pPr>
              <w:spacing w:before="100" w:after="100"/>
              <w:ind w:left="100" w:right="100"/>
              <w:jc w:val="right"/>
            </w:pPr>
            <w:r>
              <w:rPr>
                <w:rFonts w:ascii="Helvetica" w:eastAsia="Helvetica" w:hAnsi="Helvetica" w:cs="Helvetica"/>
                <w:color w:val="000000"/>
                <w:sz w:val="20"/>
                <w:szCs w:val="20"/>
              </w:rPr>
              <w:t>53.66</w:t>
            </w:r>
          </w:p>
        </w:tc>
        <w:tc>
          <w:tcPr>
            <w:tcW w:w="1080" w:type="dxa"/>
            <w:shd w:val="clear" w:color="auto" w:fill="FFFFFF"/>
            <w:tcMar>
              <w:top w:w="0" w:type="dxa"/>
              <w:left w:w="0" w:type="dxa"/>
              <w:bottom w:w="0" w:type="dxa"/>
              <w:right w:w="0" w:type="dxa"/>
            </w:tcMar>
            <w:vAlign w:val="center"/>
          </w:tcPr>
          <w:p w14:paraId="60F8B39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1,152.35</w:t>
            </w:r>
          </w:p>
        </w:tc>
      </w:tr>
    </w:tbl>
    <w:p w14:paraId="027ED92C" w14:textId="301D7B7D" w:rsidR="00BD4A80" w:rsidRPr="00CD6347" w:rsidRDefault="00A0411C">
      <w:pPr>
        <w:pStyle w:val="Corpsdetexte"/>
      </w:pPr>
      <w:r>
        <w:t xml:space="preserve">In general, shortly after attaining the maximum load, </w:t>
      </w:r>
      <w:r w:rsidR="00956147" w:rsidRPr="00956147">
        <w:rPr>
          <w:color w:val="FF0000"/>
        </w:rPr>
        <w:t xml:space="preserve">the </w:t>
      </w:r>
      <w:r>
        <w:t>fracture of the specimen occurred. However, the nature of the fracture was not homogeneous as shown in Figure 3.1a. In most cases, the specimens showed fragile behavior,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w:t>
      </w:r>
      <w:r w:rsidR="005311C4" w:rsidRPr="005311C4">
        <w:rPr>
          <w:color w:val="FF0000"/>
        </w:rPr>
        <w:t>°</w:t>
      </w:r>
      <w:r>
        <w:t xml:space="preserve"> angle and, in the case of the RE-2 specimen, two parallel fracture lines can be clearly seen. The images of the fractured specimens </w:t>
      </w:r>
      <w:r w:rsidRPr="00336FEE">
        <w:rPr>
          <w:color w:val="FF0000"/>
        </w:rPr>
        <w:t xml:space="preserve">did not allow to observe </w:t>
      </w:r>
      <w:r>
        <w:t xml:space="preserve">a clear relation of the fracture to the printing conditions. However, the fracture behavior may relate to that explained by Yao </w:t>
      </w:r>
      <w:r w:rsidR="00447E2D" w:rsidRPr="00447E2D">
        <w:rPr>
          <w:i/>
        </w:rPr>
        <w:t>et al.</w:t>
      </w:r>
      <w:hyperlink w:anchor="ref-Yao2019">
        <w:r>
          <w:rPr>
            <w:rStyle w:val="Lienhypertexte"/>
            <w:vertAlign w:val="superscript"/>
          </w:rPr>
          <w:t>24</w:t>
        </w:r>
      </w:hyperlink>
      <w:r>
        <w:t xml:space="preserve"> The authors identified two different types of fracture: in-layer and interlayer. In general, the interlayer fracture occurs at the interface of two layers when printing in a vertical position, even when varying the printing orientation up to 45° from the vertical position. In-layer fracture is more likely </w:t>
      </w:r>
      <w:r w:rsidR="00956147" w:rsidRPr="00956147">
        <w:rPr>
          <w:color w:val="FF0000"/>
        </w:rPr>
        <w:t xml:space="preserve">to </w:t>
      </w:r>
      <w:proofErr w:type="spellStart"/>
      <w:r w:rsidR="00956147" w:rsidRPr="00956147">
        <w:rPr>
          <w:color w:val="FF0000"/>
        </w:rPr>
        <w:t>ocurr</w:t>
      </w:r>
      <w:proofErr w:type="spellEnd"/>
      <w:r w:rsidR="00956147" w:rsidRPr="00956147">
        <w:rPr>
          <w:color w:val="FF0000"/>
        </w:rPr>
        <w:t xml:space="preserve"> </w:t>
      </w:r>
      <w:r>
        <w:t xml:space="preserve">when using an edgewise position (or, inclined up to 45° from that position). In this case, the printing direction is the same as the </w:t>
      </w:r>
      <w:r>
        <w:lastRenderedPageBreak/>
        <w:t xml:space="preserve">tensile stress direction, which also happens when the horizontal orientation is used. In these cases, the material layer is not intact after the fracture. As a result, it is likely that both modes (in-layer and </w:t>
      </w:r>
      <w:r w:rsidRPr="00CD6347">
        <w:t>interlayer fractures) coexist in this study, which may explain the heterogeneity of the different fractures.</w:t>
      </w:r>
    </w:p>
    <w:p w14:paraId="231E4D97" w14:textId="730496AA" w:rsidR="00FB2324" w:rsidRPr="00395B6A" w:rsidRDefault="00FB2324" w:rsidP="00FB2324">
      <w:pPr>
        <w:pStyle w:val="Corpsdetexte"/>
        <w:rPr>
          <w:color w:val="FF0000"/>
        </w:rPr>
      </w:pPr>
      <w:r w:rsidRPr="00CD6347">
        <w:t xml:space="preserve">Table 3.2 lists the </w:t>
      </w:r>
      <w:r w:rsidR="005A3FBD">
        <w:t xml:space="preserve">ANOVA </w:t>
      </w:r>
      <w:r w:rsidR="00956147" w:rsidRPr="00956147">
        <w:rPr>
          <w:color w:val="FF0000"/>
        </w:rPr>
        <w:t xml:space="preserve">results, obtained </w:t>
      </w:r>
      <w:r w:rsidR="005A3FBD" w:rsidRPr="00956147">
        <w:rPr>
          <w:color w:val="FF0000"/>
        </w:rPr>
        <w:t xml:space="preserve">using R software </w:t>
      </w:r>
      <w:r w:rsidRPr="00956147">
        <w:rPr>
          <w:color w:val="FF0000"/>
        </w:rPr>
        <w:t xml:space="preserve">to </w:t>
      </w:r>
      <w:r w:rsidRPr="00CD6347">
        <w:t xml:space="preserve">identify the influential factors on the </w:t>
      </w:r>
      <w:r w:rsidR="00F121A1">
        <w:t xml:space="preserve">tensile strength </w:t>
      </w:r>
      <w:r w:rsidRPr="00CD6347">
        <w:t xml:space="preserve">and Young’s modulus. As a criterion, critical factors for the response variable were those with p-values lower than 0.05. Shapiro-Wilk normality tests were </w:t>
      </w:r>
      <w:r w:rsidR="00395B6A" w:rsidRPr="00395B6A">
        <w:rPr>
          <w:color w:val="FF0000"/>
        </w:rPr>
        <w:t>conducted</w:t>
      </w:r>
      <w:r w:rsidRPr="00395B6A">
        <w:rPr>
          <w:color w:val="FF0000"/>
        </w:rPr>
        <w:t xml:space="preserve"> </w:t>
      </w:r>
      <w:r w:rsidRPr="00CD6347">
        <w:t xml:space="preserve">to verify the normality of the residuals for both models. Thus, it can be clearly identified how only </w:t>
      </w:r>
      <w:r w:rsidRPr="005A3FBD">
        <w:rPr>
          <w:color w:val="FF0000"/>
        </w:rPr>
        <w:t xml:space="preserve">the infill density (lowest p-value) </w:t>
      </w:r>
      <w:r w:rsidR="005A3FBD" w:rsidRPr="005A3FBD">
        <w:rPr>
          <w:color w:val="FF0000"/>
        </w:rPr>
        <w:t xml:space="preserve">was a </w:t>
      </w:r>
      <w:r w:rsidRPr="005A3FBD">
        <w:rPr>
          <w:color w:val="FF0000"/>
        </w:rPr>
        <w:t>s</w:t>
      </w:r>
      <w:r w:rsidR="005A3FBD" w:rsidRPr="005A3FBD">
        <w:rPr>
          <w:color w:val="FF0000"/>
        </w:rPr>
        <w:t>tatistically significant factor</w:t>
      </w:r>
      <w:r w:rsidRPr="005A3FBD">
        <w:rPr>
          <w:color w:val="FF0000"/>
        </w:rPr>
        <w:t xml:space="preserve"> for </w:t>
      </w:r>
      <w:r w:rsidR="005A3FBD">
        <w:rPr>
          <w:color w:val="FF0000"/>
        </w:rPr>
        <w:t xml:space="preserve">both </w:t>
      </w:r>
      <w:r w:rsidRPr="005A3FBD">
        <w:rPr>
          <w:color w:val="FF0000"/>
        </w:rPr>
        <w:t xml:space="preserve">the </w:t>
      </w:r>
      <w:r w:rsidR="00F121A1">
        <w:rPr>
          <w:color w:val="FF0000"/>
        </w:rPr>
        <w:t>tensile strength</w:t>
      </w:r>
      <w:r w:rsidRPr="005A3FBD">
        <w:rPr>
          <w:color w:val="FF0000"/>
        </w:rPr>
        <w:t xml:space="preserve"> and </w:t>
      </w:r>
      <w:proofErr w:type="gramStart"/>
      <w:r w:rsidRPr="005A3FBD">
        <w:rPr>
          <w:color w:val="FF0000"/>
        </w:rPr>
        <w:t>Young’s</w:t>
      </w:r>
      <w:proofErr w:type="gramEnd"/>
      <w:r w:rsidRPr="005A3FBD">
        <w:rPr>
          <w:color w:val="FF0000"/>
        </w:rPr>
        <w:t xml:space="preserve"> modulus. </w:t>
      </w:r>
      <w:r w:rsidR="005A3FBD">
        <w:rPr>
          <w:color w:val="FF0000"/>
        </w:rPr>
        <w:t>Moreover, the type of material w</w:t>
      </w:r>
      <w:r w:rsidR="0062204B">
        <w:rPr>
          <w:color w:val="FF0000"/>
        </w:rPr>
        <w:t>as</w:t>
      </w:r>
      <w:r w:rsidR="005A3FBD">
        <w:rPr>
          <w:color w:val="FF0000"/>
        </w:rPr>
        <w:t xml:space="preserve"> also </w:t>
      </w:r>
      <w:r w:rsidR="0062204B">
        <w:rPr>
          <w:color w:val="FF0000"/>
        </w:rPr>
        <w:t xml:space="preserve">a </w:t>
      </w:r>
      <w:r w:rsidR="005A3FBD">
        <w:rPr>
          <w:color w:val="FF0000"/>
        </w:rPr>
        <w:t xml:space="preserve">significant factor for the </w:t>
      </w:r>
      <w:r w:rsidR="0002771E" w:rsidRPr="0062204B">
        <w:rPr>
          <w:color w:val="FF0000"/>
        </w:rPr>
        <w:t>tensile strength</w:t>
      </w:r>
      <w:r w:rsidR="0062204B" w:rsidRPr="0062204B">
        <w:rPr>
          <w:color w:val="FF0000"/>
        </w:rPr>
        <w:t>.</w:t>
      </w:r>
      <w:r w:rsidR="005A3FBD" w:rsidRPr="0062204B">
        <w:rPr>
          <w:color w:val="FF0000"/>
        </w:rPr>
        <w:t xml:space="preserve"> </w:t>
      </w:r>
      <w:r w:rsidRPr="00CD6347">
        <w:t xml:space="preserve">The contribution to the total variance in the </w:t>
      </w:r>
      <w:r w:rsidR="0002771E">
        <w:t>tensile strength</w:t>
      </w:r>
      <w:r w:rsidRPr="00CD6347">
        <w:t xml:space="preserve"> model was </w:t>
      </w:r>
      <w:r w:rsidR="0002771E" w:rsidRPr="0062204B">
        <w:rPr>
          <w:color w:val="FF0000"/>
        </w:rPr>
        <w:t>92.8</w:t>
      </w:r>
      <w:r w:rsidRPr="0062204B">
        <w:rPr>
          <w:color w:val="FF0000"/>
        </w:rPr>
        <w:t xml:space="preserve"> % and </w:t>
      </w:r>
      <w:r w:rsidR="0002771E" w:rsidRPr="0062204B">
        <w:rPr>
          <w:color w:val="FF0000"/>
        </w:rPr>
        <w:t>3</w:t>
      </w:r>
      <w:r w:rsidRPr="0062204B">
        <w:rPr>
          <w:color w:val="FF0000"/>
        </w:rPr>
        <w:t>.</w:t>
      </w:r>
      <w:r w:rsidR="0002771E" w:rsidRPr="0062204B">
        <w:rPr>
          <w:color w:val="FF0000"/>
        </w:rPr>
        <w:t xml:space="preserve">7 </w:t>
      </w:r>
      <w:r w:rsidRPr="0062204B">
        <w:rPr>
          <w:color w:val="FF0000"/>
        </w:rPr>
        <w:t xml:space="preserve">% </w:t>
      </w:r>
      <w:r w:rsidRPr="00CD6347">
        <w:t>for th</w:t>
      </w:r>
      <w:r w:rsidR="005A3FBD">
        <w:t xml:space="preserve">e infill density and </w:t>
      </w:r>
      <w:r w:rsidRPr="005A3FBD">
        <w:rPr>
          <w:color w:val="FF0000"/>
        </w:rPr>
        <w:t>type</w:t>
      </w:r>
      <w:r w:rsidR="005A3FBD" w:rsidRPr="005A3FBD">
        <w:rPr>
          <w:color w:val="FF0000"/>
        </w:rPr>
        <w:t xml:space="preserve"> of material</w:t>
      </w:r>
      <w:r w:rsidRPr="00CD6347">
        <w:t xml:space="preserve">, respectively. In the case of the Young’ modulus, the infill </w:t>
      </w:r>
      <w:r w:rsidR="00B1478C">
        <w:t xml:space="preserve">density </w:t>
      </w:r>
      <w:r w:rsidRPr="00CD6347">
        <w:t xml:space="preserve">presented a contribution of </w:t>
      </w:r>
      <w:r w:rsidR="0002771E" w:rsidRPr="00DE3048">
        <w:rPr>
          <w:color w:val="FF0000"/>
        </w:rPr>
        <w:t>63</w:t>
      </w:r>
      <w:r w:rsidRPr="00DE3048">
        <w:rPr>
          <w:color w:val="FF0000"/>
        </w:rPr>
        <w:t>.</w:t>
      </w:r>
      <w:r w:rsidR="0002771E" w:rsidRPr="00DE3048">
        <w:rPr>
          <w:color w:val="FF0000"/>
        </w:rPr>
        <w:t xml:space="preserve">2 </w:t>
      </w:r>
      <w:r w:rsidRPr="00CD6347">
        <w:t xml:space="preserve">%. Thus, when manufacturing new parts, infill density is a key factor for guaranteeing adequate </w:t>
      </w:r>
      <w:r w:rsidR="00337AD1" w:rsidRPr="009C23D2">
        <w:rPr>
          <w:color w:val="FF0000"/>
        </w:rPr>
        <w:t>resistance</w:t>
      </w:r>
      <w:r w:rsidRPr="00CD6347">
        <w:t>.</w:t>
      </w:r>
      <w:r w:rsidR="0026019D">
        <w:t xml:space="preserve"> </w:t>
      </w:r>
      <w:r w:rsidR="0026019D" w:rsidRPr="00B44D70">
        <w:rPr>
          <w:color w:val="FF0000"/>
        </w:rPr>
        <w:t xml:space="preserve">The infill density was also identified as a significant factor for the tensile strength, along with the build orientation and nozzle diameter, by </w:t>
      </w:r>
      <w:proofErr w:type="spellStart"/>
      <w:r w:rsidR="00B44D70" w:rsidRPr="00B44D70">
        <w:rPr>
          <w:color w:val="FF0000"/>
        </w:rPr>
        <w:t>Hikmat</w:t>
      </w:r>
      <w:proofErr w:type="spellEnd"/>
      <w:r w:rsidR="00B44D70" w:rsidRPr="00B44D70">
        <w:rPr>
          <w:color w:val="FF0000"/>
        </w:rPr>
        <w:t xml:space="preserve"> </w:t>
      </w:r>
      <w:r w:rsidR="00447E2D" w:rsidRPr="00447E2D">
        <w:rPr>
          <w:i/>
          <w:color w:val="FF0000"/>
        </w:rPr>
        <w:t>et al.</w:t>
      </w:r>
      <w:r w:rsidR="00447E2D">
        <w:rPr>
          <w:color w:val="FF0000"/>
          <w:vertAlign w:val="superscript"/>
        </w:rPr>
        <w:t>5</w:t>
      </w:r>
      <w:r w:rsidR="00B1478C">
        <w:rPr>
          <w:color w:val="FF0000"/>
          <w:vertAlign w:val="superscript"/>
        </w:rPr>
        <w:t>0</w:t>
      </w:r>
      <w:r w:rsidR="0026019D" w:rsidRPr="00B44D70">
        <w:rPr>
          <w:color w:val="FF0000"/>
        </w:rPr>
        <w:t xml:space="preserve"> </w:t>
      </w:r>
      <w:r w:rsidR="00F204A7">
        <w:rPr>
          <w:color w:val="FF0000"/>
        </w:rPr>
        <w:t xml:space="preserve">The use of recycled </w:t>
      </w:r>
      <w:r w:rsidR="00F204A7" w:rsidRPr="00F204A7">
        <w:rPr>
          <w:color w:val="FF0000"/>
        </w:rPr>
        <w:t xml:space="preserve">PLA in the blend </w:t>
      </w:r>
      <w:proofErr w:type="gramStart"/>
      <w:r w:rsidR="00F204A7" w:rsidRPr="00F204A7">
        <w:rPr>
          <w:color w:val="FF0000"/>
        </w:rPr>
        <w:t>affects also</w:t>
      </w:r>
      <w:proofErr w:type="gramEnd"/>
      <w:r w:rsidR="00F204A7" w:rsidRPr="00F204A7">
        <w:rPr>
          <w:color w:val="FF0000"/>
        </w:rPr>
        <w:t xml:space="preserve"> the tensile </w:t>
      </w:r>
      <w:r w:rsidR="00337AD1">
        <w:rPr>
          <w:color w:val="FF0000"/>
        </w:rPr>
        <w:t>load</w:t>
      </w:r>
      <w:r w:rsidR="00337AD1" w:rsidRPr="00F204A7">
        <w:rPr>
          <w:color w:val="FF0000"/>
        </w:rPr>
        <w:t xml:space="preserve"> </w:t>
      </w:r>
      <w:r w:rsidR="00F204A7" w:rsidRPr="00F204A7">
        <w:rPr>
          <w:color w:val="FF0000"/>
        </w:rPr>
        <w:t xml:space="preserve">accordingly to the study presented by </w:t>
      </w:r>
      <w:proofErr w:type="spellStart"/>
      <w:r w:rsidR="00F204A7" w:rsidRPr="00F204A7">
        <w:rPr>
          <w:color w:val="FF0000"/>
        </w:rPr>
        <w:t>Babagowda</w:t>
      </w:r>
      <w:proofErr w:type="spellEnd"/>
      <w:r w:rsidR="00F204A7" w:rsidRPr="00F204A7">
        <w:rPr>
          <w:color w:val="FF0000"/>
        </w:rPr>
        <w:t xml:space="preserve"> </w:t>
      </w:r>
      <w:r w:rsidR="00447E2D" w:rsidRPr="00447E2D">
        <w:rPr>
          <w:i/>
          <w:color w:val="FF0000"/>
        </w:rPr>
        <w:t>et al.</w:t>
      </w:r>
      <w:r w:rsidR="00F204A7" w:rsidRPr="00F204A7">
        <w:rPr>
          <w:color w:val="FF0000"/>
          <w:vertAlign w:val="superscript"/>
        </w:rPr>
        <w:t xml:space="preserve">36 </w:t>
      </w:r>
      <w:r w:rsidR="00B1478C">
        <w:rPr>
          <w:color w:val="FF0000"/>
        </w:rPr>
        <w:t>T</w:t>
      </w:r>
      <w:r w:rsidR="00F204A7" w:rsidRPr="00F204A7">
        <w:rPr>
          <w:color w:val="FF0000"/>
        </w:rPr>
        <w:t xml:space="preserve">he authors identified how the larger the percentage of recycled PLA, the lower the </w:t>
      </w:r>
      <w:r w:rsidR="00F204A7">
        <w:rPr>
          <w:color w:val="FF0000"/>
        </w:rPr>
        <w:t xml:space="preserve">tensile </w:t>
      </w:r>
      <w:r w:rsidR="00337AD1">
        <w:rPr>
          <w:color w:val="FF0000"/>
        </w:rPr>
        <w:t>load</w:t>
      </w:r>
      <w:r w:rsidR="00F204A7">
        <w:rPr>
          <w:color w:val="FF0000"/>
        </w:rPr>
        <w:t xml:space="preserve">. In the present study, the percentage of recycled material was 90 %, so this result provided by the ANOVA was expected. </w:t>
      </w:r>
      <w:r w:rsidR="00395B6A">
        <w:rPr>
          <w:color w:val="FF0000"/>
        </w:rPr>
        <w:t>On contrary, the layer height was not found to be a statistically significant source of variation as expected</w:t>
      </w:r>
      <w:r w:rsidR="00395B6A" w:rsidRPr="00395B6A">
        <w:rPr>
          <w:color w:val="FF0000"/>
          <w:vertAlign w:val="superscript"/>
        </w:rPr>
        <w:t>22,</w:t>
      </w:r>
      <w:r w:rsidR="00395B6A" w:rsidRPr="00B1478C">
        <w:rPr>
          <w:color w:val="FF0000"/>
          <w:vertAlign w:val="superscript"/>
        </w:rPr>
        <w:t>23</w:t>
      </w:r>
      <w:r w:rsidR="00B1478C" w:rsidRPr="00B1478C">
        <w:rPr>
          <w:color w:val="FF0000"/>
          <w:vertAlign w:val="superscript"/>
        </w:rPr>
        <w:t>,5</w:t>
      </w:r>
      <w:r w:rsidR="00B1478C">
        <w:rPr>
          <w:color w:val="FF0000"/>
          <w:vertAlign w:val="superscript"/>
        </w:rPr>
        <w:t>1</w:t>
      </w:r>
      <w:r w:rsidR="00395B6A">
        <w:rPr>
          <w:color w:val="FF0000"/>
        </w:rPr>
        <w:t xml:space="preserve">. </w:t>
      </w:r>
      <w:r w:rsidR="00395B6A" w:rsidRPr="00395B6A">
        <w:rPr>
          <w:color w:val="FF0000"/>
        </w:rPr>
        <w:t>Figure 3.1b illustrates the boxplots of the results considering each of the factors.</w:t>
      </w:r>
      <w:r w:rsidR="00395B6A">
        <w:rPr>
          <w:color w:val="FF0000"/>
        </w:rPr>
        <w:t xml:space="preserve"> In the figures, it is possible to see how the factors affect the response variables, particularly the </w:t>
      </w:r>
      <w:r w:rsidR="00395B6A" w:rsidRPr="00C3372F">
        <w:rPr>
          <w:color w:val="FF0000"/>
        </w:rPr>
        <w:t>influence of the infill density</w:t>
      </w:r>
      <w:r w:rsidR="00C3372F" w:rsidRPr="00C3372F">
        <w:rPr>
          <w:color w:val="FF0000"/>
        </w:rPr>
        <w:t xml:space="preserve"> and type of material may be noticed</w:t>
      </w:r>
      <w:r w:rsidR="00395B6A" w:rsidRPr="00C3372F">
        <w:rPr>
          <w:color w:val="FF0000"/>
        </w:rPr>
        <w:t>.</w:t>
      </w:r>
    </w:p>
    <w:p w14:paraId="0624592F" w14:textId="5C937065" w:rsidR="00FB2324" w:rsidRPr="00CD6347" w:rsidRDefault="00FB2324">
      <w:r w:rsidRPr="00CD6347">
        <w:br w:type="page"/>
      </w:r>
    </w:p>
    <w:p w14:paraId="6A3B5815" w14:textId="77777777" w:rsidR="00176CAF" w:rsidRDefault="00A0411C" w:rsidP="00176CAF">
      <w:pPr>
        <w:pStyle w:val="Corpsdetexte"/>
        <w:jc w:val="center"/>
      </w:pPr>
      <w:r>
        <w:rPr>
          <w:noProof/>
          <w:lang w:val="es-ES" w:eastAsia="es-ES"/>
        </w:rPr>
        <w:lastRenderedPageBreak/>
        <w:drawing>
          <wp:inline distT="0" distB="0" distL="0" distR="0" wp14:anchorId="7A4A1103" wp14:editId="40B011E5">
            <wp:extent cx="3836894" cy="3539535"/>
            <wp:effectExtent l="0" t="0" r="0" b="3810"/>
            <wp:docPr id="3" name="Picture" descr="Figure 3.1: 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0"/>
                    <a:stretch>
                      <a:fillRect/>
                    </a:stretch>
                  </pic:blipFill>
                  <pic:spPr bwMode="auto">
                    <a:xfrm>
                      <a:off x="0" y="0"/>
                      <a:ext cx="3852307" cy="3553753"/>
                    </a:xfrm>
                    <a:prstGeom prst="rect">
                      <a:avLst/>
                    </a:prstGeom>
                    <a:noFill/>
                    <a:ln w="9525">
                      <a:noFill/>
                      <a:headEnd/>
                      <a:tailEnd/>
                    </a:ln>
                  </pic:spPr>
                </pic:pic>
              </a:graphicData>
            </a:graphic>
          </wp:inline>
        </w:drawing>
      </w:r>
    </w:p>
    <w:p w14:paraId="7C34BCE2" w14:textId="3DAB5555" w:rsidR="00176CAF" w:rsidRDefault="00176CAF" w:rsidP="00176CAF">
      <w:pPr>
        <w:pStyle w:val="Corpsdetexte"/>
        <w:jc w:val="center"/>
      </w:pPr>
      <w:r>
        <w:t>(a)</w:t>
      </w:r>
    </w:p>
    <w:p w14:paraId="0EC19470" w14:textId="77777777" w:rsidR="00176CAF" w:rsidRDefault="00A0411C" w:rsidP="00176CAF">
      <w:pPr>
        <w:pStyle w:val="Corpsdetexte"/>
        <w:jc w:val="center"/>
      </w:pPr>
      <w:r>
        <w:rPr>
          <w:noProof/>
          <w:lang w:val="es-ES" w:eastAsia="es-ES"/>
        </w:rPr>
        <w:drawing>
          <wp:inline distT="0" distB="0" distL="0" distR="0" wp14:anchorId="5025CA8A" wp14:editId="00CB10F8">
            <wp:extent cx="4694018" cy="2816411"/>
            <wp:effectExtent l="0" t="0" r="5080" b="3175"/>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94018" cy="2816411"/>
                    </a:xfrm>
                    <a:prstGeom prst="rect">
                      <a:avLst/>
                    </a:prstGeom>
                    <a:noFill/>
                    <a:ln w="9525">
                      <a:noFill/>
                      <a:headEnd/>
                      <a:tailEnd/>
                    </a:ln>
                  </pic:spPr>
                </pic:pic>
              </a:graphicData>
            </a:graphic>
          </wp:inline>
        </w:drawing>
      </w:r>
    </w:p>
    <w:p w14:paraId="575E2567" w14:textId="3DE17E93" w:rsidR="00BD4A80" w:rsidRDefault="00176CAF" w:rsidP="00176CAF">
      <w:pPr>
        <w:pStyle w:val="Corpsdetexte"/>
        <w:jc w:val="center"/>
      </w:pPr>
      <w:r>
        <w:t>(b)</w:t>
      </w:r>
    </w:p>
    <w:p w14:paraId="67334189" w14:textId="1324A0C5" w:rsidR="00176CAF" w:rsidRDefault="00176CAF" w:rsidP="0005721F">
      <w:pPr>
        <w:pStyle w:val="TableCaption"/>
        <w:rPr>
          <w:color w:val="FF0000"/>
        </w:rPr>
      </w:pPr>
      <w:r w:rsidRPr="0005721F">
        <w:rPr>
          <w:color w:val="FF0000"/>
        </w:rPr>
        <w:lastRenderedPageBreak/>
        <w:t>Figure 3: Phase I: screening tests to identify significant factors based on DoE. (a) Tensile s</w:t>
      </w:r>
      <w:r w:rsidR="00C3372F">
        <w:rPr>
          <w:color w:val="FF0000"/>
        </w:rPr>
        <w:t>pecimens</w:t>
      </w:r>
      <w:r w:rsidRPr="0005721F">
        <w:rPr>
          <w:color w:val="FF0000"/>
        </w:rPr>
        <w:t xml:space="preserve"> of the Phase I. (b) Boxplots to identify significant factors based on DoE </w:t>
      </w:r>
    </w:p>
    <w:p w14:paraId="2DD4028D" w14:textId="77777777" w:rsidR="0005721F" w:rsidRPr="0005721F" w:rsidRDefault="0005721F" w:rsidP="0005721F">
      <w:pPr>
        <w:pStyle w:val="TableCaption"/>
        <w:rPr>
          <w:color w:val="FF0000"/>
        </w:rPr>
      </w:pPr>
    </w:p>
    <w:p w14:paraId="51CDD801" w14:textId="1FED3BFF" w:rsidR="00BD4A80" w:rsidRDefault="00A0411C">
      <w:pPr>
        <w:pStyle w:val="TableCaption"/>
      </w:pPr>
      <w:r>
        <w:t xml:space="preserve">Table 3.2: </w:t>
      </w:r>
      <w:bookmarkStart w:id="10" w:name="tab:anova-phase1"/>
      <w:r w:rsidR="005311C4">
        <w:t xml:space="preserve">ANOVA results at 95 </w:t>
      </w:r>
      <w:r>
        <w:t xml:space="preserve">% significance level for </w:t>
      </w:r>
      <w:r w:rsidR="007B0254" w:rsidRPr="00DE3048">
        <w:rPr>
          <w:color w:val="FF0000"/>
        </w:rPr>
        <w:t xml:space="preserve">tensile strength </w:t>
      </w:r>
      <w:r>
        <w:t>and Young</w:t>
      </w:r>
      <w:r w:rsidR="00956147">
        <w:t>´s</w:t>
      </w:r>
      <w:r>
        <w:t xml:space="preserve"> modulus variables</w:t>
      </w:r>
      <w:bookmarkEnd w:id="10"/>
    </w:p>
    <w:tbl>
      <w:tblPr>
        <w:tblStyle w:val="Table"/>
        <w:tblW w:w="0" w:type="auto"/>
        <w:jc w:val="center"/>
        <w:tblLayout w:type="fixed"/>
        <w:tblLook w:val="0420" w:firstRow="1" w:lastRow="0" w:firstColumn="0" w:lastColumn="0" w:noHBand="0" w:noVBand="1"/>
      </w:tblPr>
      <w:tblGrid>
        <w:gridCol w:w="9349"/>
      </w:tblGrid>
      <w:tr w:rsidR="00BD4A80" w:rsidRPr="001C22F9" w14:paraId="670D2B7C" w14:textId="77777777" w:rsidTr="004E7C12">
        <w:trPr>
          <w:cnfStyle w:val="100000000000" w:firstRow="1" w:lastRow="0" w:firstColumn="0" w:lastColumn="0" w:oddVBand="0" w:evenVBand="0" w:oddHBand="0" w:evenHBand="0" w:firstRowFirstColumn="0" w:firstRowLastColumn="0" w:lastRowFirstColumn="0" w:lastRowLastColumn="0"/>
          <w:cantSplit/>
          <w:jc w:val="center"/>
        </w:trPr>
        <w:tc>
          <w:tcPr>
            <w:tcW w:w="9349" w:type="dxa"/>
            <w:shd w:val="clear" w:color="auto" w:fill="FFFFFF"/>
            <w:tcMar>
              <w:top w:w="0" w:type="dxa"/>
              <w:left w:w="0" w:type="dxa"/>
              <w:bottom w:w="0" w:type="dxa"/>
              <w:right w:w="0" w:type="dxa"/>
            </w:tcMar>
            <w:vAlign w:val="center"/>
          </w:tcPr>
          <w:tbl>
            <w:tblPr>
              <w:tblStyle w:val="Table"/>
              <w:tblW w:w="9025" w:type="dxa"/>
              <w:jc w:val="center"/>
              <w:tblLayout w:type="fixed"/>
              <w:tblLook w:val="0420" w:firstRow="1" w:lastRow="0" w:firstColumn="0" w:lastColumn="0" w:noHBand="0" w:noVBand="1"/>
            </w:tblPr>
            <w:tblGrid>
              <w:gridCol w:w="1134"/>
              <w:gridCol w:w="567"/>
              <w:gridCol w:w="851"/>
              <w:gridCol w:w="851"/>
              <w:gridCol w:w="851"/>
              <w:gridCol w:w="944"/>
              <w:gridCol w:w="474"/>
              <w:gridCol w:w="851"/>
              <w:gridCol w:w="851"/>
              <w:gridCol w:w="826"/>
              <w:gridCol w:w="825"/>
            </w:tblGrid>
            <w:tr w:rsidR="00716EB6" w14:paraId="420793CF" w14:textId="77777777" w:rsidTr="00DE3048">
              <w:trPr>
                <w:cnfStyle w:val="100000000000" w:firstRow="1" w:lastRow="0" w:firstColumn="0" w:lastColumn="0" w:oddVBand="0" w:evenVBand="0" w:oddHBand="0" w:evenHBand="0" w:firstRowFirstColumn="0" w:firstRowLastColumn="0" w:lastRowFirstColumn="0" w:lastRowLastColumn="0"/>
                <w:cantSplit/>
                <w:tblHeader/>
                <w:jc w:val="center"/>
              </w:trPr>
              <w:tc>
                <w:tcPr>
                  <w:tcW w:w="1134" w:type="dxa"/>
                  <w:tcBorders>
                    <w:right w:val="single" w:sz="8" w:space="0" w:color="666666"/>
                  </w:tcBorders>
                  <w:shd w:val="clear" w:color="auto" w:fill="CFCFCF"/>
                  <w:tcMar>
                    <w:top w:w="0" w:type="dxa"/>
                    <w:left w:w="0" w:type="dxa"/>
                    <w:bottom w:w="0" w:type="dxa"/>
                    <w:right w:w="0" w:type="dxa"/>
                  </w:tcMar>
                  <w:vAlign w:val="center"/>
                </w:tcPr>
                <w:p w14:paraId="4BA3A772" w14:textId="77777777" w:rsidR="001C22F9" w:rsidRDefault="001C22F9" w:rsidP="001C22F9">
                  <w:pPr>
                    <w:spacing w:before="100" w:after="100"/>
                    <w:ind w:left="100" w:right="100"/>
                  </w:pPr>
                  <w:r>
                    <w:rPr>
                      <w:rFonts w:ascii="Helvetica" w:eastAsia="Helvetica" w:hAnsi="Helvetica" w:cs="Helvetica"/>
                      <w:b/>
                      <w:color w:val="000000"/>
                      <w:sz w:val="18"/>
                      <w:szCs w:val="18"/>
                    </w:rPr>
                    <w:t>Variable</w:t>
                  </w:r>
                </w:p>
              </w:tc>
              <w:tc>
                <w:tcPr>
                  <w:tcW w:w="3120" w:type="dxa"/>
                  <w:gridSpan w:val="4"/>
                  <w:tcBorders>
                    <w:left w:val="single" w:sz="8" w:space="0" w:color="666666"/>
                  </w:tcBorders>
                  <w:shd w:val="clear" w:color="auto" w:fill="CFCFCF"/>
                  <w:tcMar>
                    <w:top w:w="0" w:type="dxa"/>
                    <w:left w:w="0" w:type="dxa"/>
                    <w:bottom w:w="0" w:type="dxa"/>
                    <w:right w:w="0" w:type="dxa"/>
                  </w:tcMar>
                  <w:vAlign w:val="center"/>
                </w:tcPr>
                <w:p w14:paraId="605B9335" w14:textId="6D32FE10" w:rsidR="001C22F9" w:rsidRDefault="001C22F9" w:rsidP="001C22F9">
                  <w:pPr>
                    <w:spacing w:before="100" w:after="100"/>
                    <w:ind w:left="100" w:right="100"/>
                  </w:pPr>
                  <w:r w:rsidRPr="00DE3048">
                    <w:rPr>
                      <w:rFonts w:ascii="Helvetica" w:eastAsia="Helvetica" w:hAnsi="Helvetica" w:cs="Helvetica"/>
                      <w:b/>
                      <w:color w:val="FF0000"/>
                      <w:sz w:val="18"/>
                      <w:szCs w:val="18"/>
                    </w:rPr>
                    <w:t>Tensile</w:t>
                  </w:r>
                  <w:r w:rsidR="00DE3048" w:rsidRPr="00DE3048">
                    <w:rPr>
                      <w:rFonts w:ascii="Helvetica" w:eastAsia="Helvetica" w:hAnsi="Helvetica" w:cs="Helvetica"/>
                      <w:b/>
                      <w:color w:val="FF0000"/>
                      <w:sz w:val="18"/>
                      <w:szCs w:val="18"/>
                    </w:rPr>
                    <w:t xml:space="preserve"> strength</w:t>
                  </w:r>
                </w:p>
              </w:tc>
              <w:tc>
                <w:tcPr>
                  <w:tcW w:w="944" w:type="dxa"/>
                  <w:tcBorders>
                    <w:right w:val="single" w:sz="8" w:space="0" w:color="666666"/>
                  </w:tcBorders>
                  <w:shd w:val="clear" w:color="auto" w:fill="CFCFCF"/>
                  <w:tcMar>
                    <w:top w:w="0" w:type="dxa"/>
                    <w:left w:w="0" w:type="dxa"/>
                    <w:bottom w:w="0" w:type="dxa"/>
                    <w:right w:w="0" w:type="dxa"/>
                  </w:tcMar>
                  <w:vAlign w:val="center"/>
                </w:tcPr>
                <w:p w14:paraId="342B4D71" w14:textId="77777777" w:rsidR="001C22F9" w:rsidRDefault="001C22F9" w:rsidP="001C22F9">
                  <w:pPr>
                    <w:spacing w:before="100" w:after="100"/>
                    <w:ind w:left="100" w:right="100"/>
                  </w:pPr>
                </w:p>
              </w:tc>
              <w:tc>
                <w:tcPr>
                  <w:tcW w:w="3827" w:type="dxa"/>
                  <w:gridSpan w:val="5"/>
                  <w:tcBorders>
                    <w:left w:val="single" w:sz="8" w:space="0" w:color="666666"/>
                  </w:tcBorders>
                  <w:shd w:val="clear" w:color="auto" w:fill="CFCFCF"/>
                  <w:tcMar>
                    <w:top w:w="0" w:type="dxa"/>
                    <w:left w:w="0" w:type="dxa"/>
                    <w:bottom w:w="0" w:type="dxa"/>
                    <w:right w:w="0" w:type="dxa"/>
                  </w:tcMar>
                  <w:vAlign w:val="center"/>
                </w:tcPr>
                <w:p w14:paraId="7C46C52F" w14:textId="00B44CA6" w:rsidR="001C22F9" w:rsidRDefault="001C22F9" w:rsidP="001C22F9">
                  <w:pPr>
                    <w:spacing w:before="100" w:after="100"/>
                    <w:ind w:left="100" w:right="100"/>
                  </w:pPr>
                  <w:r w:rsidRPr="00DE3048">
                    <w:rPr>
                      <w:rFonts w:ascii="Helvetica" w:eastAsia="Helvetica" w:hAnsi="Helvetica" w:cs="Helvetica"/>
                      <w:b/>
                      <w:color w:val="FF0000"/>
                      <w:sz w:val="18"/>
                      <w:szCs w:val="18"/>
                    </w:rPr>
                    <w:t>Young</w:t>
                  </w:r>
                  <w:r w:rsidR="00DE3048" w:rsidRPr="00DE3048">
                    <w:rPr>
                      <w:rFonts w:ascii="Helvetica" w:eastAsia="Helvetica" w:hAnsi="Helvetica" w:cs="Helvetica"/>
                      <w:b/>
                      <w:color w:val="FF0000"/>
                      <w:sz w:val="18"/>
                      <w:szCs w:val="18"/>
                    </w:rPr>
                    <w:t>’s modulus</w:t>
                  </w:r>
                </w:p>
              </w:tc>
            </w:tr>
            <w:tr w:rsidR="00DE3048" w14:paraId="64DB6A29"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37BE503B" w14:textId="77777777" w:rsidR="001C22F9" w:rsidRDefault="001C22F9" w:rsidP="001C22F9">
                  <w:pPr>
                    <w:spacing w:before="100" w:after="100"/>
                    <w:ind w:left="100" w:right="100"/>
                  </w:pPr>
                </w:p>
              </w:tc>
              <w:tc>
                <w:tcPr>
                  <w:tcW w:w="567" w:type="dxa"/>
                  <w:tcBorders>
                    <w:left w:val="single" w:sz="8" w:space="0" w:color="666666"/>
                  </w:tcBorders>
                  <w:shd w:val="clear" w:color="auto" w:fill="EFEFEF"/>
                  <w:tcMar>
                    <w:top w:w="0" w:type="dxa"/>
                    <w:left w:w="0" w:type="dxa"/>
                    <w:bottom w:w="0" w:type="dxa"/>
                    <w:right w:w="0" w:type="dxa"/>
                  </w:tcMar>
                  <w:vAlign w:val="center"/>
                </w:tcPr>
                <w:p w14:paraId="1B18ADB8" w14:textId="77777777" w:rsidR="001C22F9" w:rsidRDefault="001C22F9" w:rsidP="001C22F9">
                  <w:pPr>
                    <w:spacing w:before="100" w:after="100"/>
                    <w:ind w:left="100" w:right="100"/>
                  </w:pPr>
                  <w:r>
                    <w:rPr>
                      <w:rFonts w:ascii="Helvetica" w:eastAsia="Helvetica" w:hAnsi="Helvetica" w:cs="Helvetica"/>
                      <w:color w:val="000000"/>
                      <w:sz w:val="18"/>
                      <w:szCs w:val="18"/>
                    </w:rPr>
                    <w:t>Df</w:t>
                  </w:r>
                </w:p>
              </w:tc>
              <w:tc>
                <w:tcPr>
                  <w:tcW w:w="851" w:type="dxa"/>
                  <w:shd w:val="clear" w:color="auto" w:fill="EFEFEF"/>
                  <w:tcMar>
                    <w:top w:w="0" w:type="dxa"/>
                    <w:left w:w="0" w:type="dxa"/>
                    <w:bottom w:w="0" w:type="dxa"/>
                    <w:right w:w="0" w:type="dxa"/>
                  </w:tcMar>
                  <w:vAlign w:val="center"/>
                </w:tcPr>
                <w:p w14:paraId="1CCD2DDC" w14:textId="77777777" w:rsidR="001C22F9" w:rsidRDefault="001C22F9" w:rsidP="001C22F9">
                  <w:pPr>
                    <w:spacing w:before="100" w:after="100"/>
                    <w:ind w:left="100" w:right="100"/>
                  </w:pPr>
                  <w:r>
                    <w:rPr>
                      <w:rFonts w:ascii="Helvetica" w:eastAsia="Helvetica" w:hAnsi="Helvetica" w:cs="Helvetica"/>
                      <w:color w:val="000000"/>
                      <w:sz w:val="18"/>
                      <w:szCs w:val="18"/>
                    </w:rPr>
                    <w:t>Sum Sq</w:t>
                  </w:r>
                </w:p>
              </w:tc>
              <w:tc>
                <w:tcPr>
                  <w:tcW w:w="851" w:type="dxa"/>
                  <w:shd w:val="clear" w:color="auto" w:fill="EFEFEF"/>
                  <w:tcMar>
                    <w:top w:w="0" w:type="dxa"/>
                    <w:left w:w="0" w:type="dxa"/>
                    <w:bottom w:w="0" w:type="dxa"/>
                    <w:right w:w="0" w:type="dxa"/>
                  </w:tcMar>
                  <w:vAlign w:val="center"/>
                </w:tcPr>
                <w:p w14:paraId="06650560" w14:textId="77777777" w:rsidR="001C22F9" w:rsidRDefault="001C22F9" w:rsidP="001C22F9">
                  <w:pPr>
                    <w:spacing w:before="100" w:after="100"/>
                    <w:ind w:left="100" w:right="100"/>
                  </w:pPr>
                  <w:r>
                    <w:rPr>
                      <w:rFonts w:ascii="Helvetica" w:eastAsia="Helvetica" w:hAnsi="Helvetica" w:cs="Helvetica"/>
                      <w:color w:val="000000"/>
                      <w:sz w:val="18"/>
                      <w:szCs w:val="18"/>
                    </w:rPr>
                    <w:t>Mean Sq</w:t>
                  </w:r>
                </w:p>
              </w:tc>
              <w:tc>
                <w:tcPr>
                  <w:tcW w:w="851" w:type="dxa"/>
                  <w:shd w:val="clear" w:color="auto" w:fill="EFEFEF"/>
                  <w:tcMar>
                    <w:top w:w="0" w:type="dxa"/>
                    <w:left w:w="0" w:type="dxa"/>
                    <w:bottom w:w="0" w:type="dxa"/>
                    <w:right w:w="0" w:type="dxa"/>
                  </w:tcMar>
                  <w:vAlign w:val="center"/>
                </w:tcPr>
                <w:p w14:paraId="6C8BED0B" w14:textId="77777777" w:rsidR="001C22F9" w:rsidRDefault="001C22F9" w:rsidP="001C22F9">
                  <w:pPr>
                    <w:spacing w:before="100" w:after="100"/>
                    <w:ind w:left="100" w:right="100"/>
                  </w:pPr>
                  <w:r>
                    <w:rPr>
                      <w:rFonts w:ascii="Helvetica" w:eastAsia="Helvetica" w:hAnsi="Helvetica" w:cs="Helvetica"/>
                      <w:color w:val="000000"/>
                      <w:sz w:val="18"/>
                      <w:szCs w:val="18"/>
                    </w:rPr>
                    <w:t>F value</w:t>
                  </w:r>
                </w:p>
              </w:tc>
              <w:tc>
                <w:tcPr>
                  <w:tcW w:w="944" w:type="dxa"/>
                  <w:tcBorders>
                    <w:right w:val="single" w:sz="8" w:space="0" w:color="666666"/>
                  </w:tcBorders>
                  <w:shd w:val="clear" w:color="auto" w:fill="EFEFEF"/>
                  <w:tcMar>
                    <w:top w:w="0" w:type="dxa"/>
                    <w:left w:w="0" w:type="dxa"/>
                    <w:bottom w:w="0" w:type="dxa"/>
                    <w:right w:w="0" w:type="dxa"/>
                  </w:tcMar>
                  <w:vAlign w:val="center"/>
                </w:tcPr>
                <w:p w14:paraId="4F11AF8A" w14:textId="77777777" w:rsidR="001C22F9" w:rsidRDefault="001C22F9" w:rsidP="001C22F9">
                  <w:pPr>
                    <w:spacing w:before="100" w:after="100"/>
                    <w:ind w:left="100" w:right="100"/>
                  </w:pPr>
                  <w:proofErr w:type="spellStart"/>
                  <w:r>
                    <w:rPr>
                      <w:rFonts w:ascii="Helvetica" w:eastAsia="Helvetica" w:hAnsi="Helvetica" w:cs="Helvetica"/>
                      <w:color w:val="000000"/>
                      <w:sz w:val="18"/>
                      <w:szCs w:val="18"/>
                    </w:rPr>
                    <w:t>Pr</w:t>
                  </w:r>
                  <w:proofErr w:type="spellEnd"/>
                  <w:r>
                    <w:rPr>
                      <w:rFonts w:ascii="Helvetica" w:eastAsia="Helvetica" w:hAnsi="Helvetica" w:cs="Helvetica"/>
                      <w:color w:val="000000"/>
                      <w:sz w:val="18"/>
                      <w:szCs w:val="18"/>
                    </w:rPr>
                    <w:t>(&gt;F)</w:t>
                  </w:r>
                  <w:r>
                    <w:rPr>
                      <w:rFonts w:ascii="Helvetica" w:eastAsia="Helvetica" w:hAnsi="Helvetica" w:cs="Helvetica"/>
                      <w:color w:val="000000"/>
                      <w:sz w:val="18"/>
                      <w:szCs w:val="18"/>
                      <w:vertAlign w:val="superscript"/>
                    </w:rPr>
                    <w:t>1</w:t>
                  </w:r>
                </w:p>
              </w:tc>
              <w:tc>
                <w:tcPr>
                  <w:tcW w:w="474" w:type="dxa"/>
                  <w:tcBorders>
                    <w:left w:val="single" w:sz="8" w:space="0" w:color="666666"/>
                  </w:tcBorders>
                  <w:shd w:val="clear" w:color="auto" w:fill="EFEFEF"/>
                  <w:tcMar>
                    <w:top w:w="0" w:type="dxa"/>
                    <w:left w:w="0" w:type="dxa"/>
                    <w:bottom w:w="0" w:type="dxa"/>
                    <w:right w:w="0" w:type="dxa"/>
                  </w:tcMar>
                  <w:vAlign w:val="center"/>
                </w:tcPr>
                <w:p w14:paraId="74881460" w14:textId="77777777" w:rsidR="001C22F9" w:rsidRDefault="001C22F9" w:rsidP="001C22F9">
                  <w:pPr>
                    <w:spacing w:before="100" w:after="100"/>
                    <w:ind w:left="100" w:right="100"/>
                  </w:pPr>
                  <w:r>
                    <w:rPr>
                      <w:rFonts w:ascii="Helvetica" w:eastAsia="Helvetica" w:hAnsi="Helvetica" w:cs="Helvetica"/>
                      <w:color w:val="000000"/>
                      <w:sz w:val="18"/>
                      <w:szCs w:val="18"/>
                    </w:rPr>
                    <w:t>Df</w:t>
                  </w:r>
                </w:p>
              </w:tc>
              <w:tc>
                <w:tcPr>
                  <w:tcW w:w="851" w:type="dxa"/>
                  <w:shd w:val="clear" w:color="auto" w:fill="EFEFEF"/>
                  <w:tcMar>
                    <w:top w:w="0" w:type="dxa"/>
                    <w:left w:w="0" w:type="dxa"/>
                    <w:bottom w:w="0" w:type="dxa"/>
                    <w:right w:w="0" w:type="dxa"/>
                  </w:tcMar>
                  <w:vAlign w:val="center"/>
                </w:tcPr>
                <w:p w14:paraId="23829F83" w14:textId="77777777" w:rsidR="001C22F9" w:rsidRDefault="001C22F9" w:rsidP="001C22F9">
                  <w:pPr>
                    <w:spacing w:before="100" w:after="100"/>
                    <w:ind w:left="100" w:right="100"/>
                  </w:pPr>
                  <w:r>
                    <w:rPr>
                      <w:rFonts w:ascii="Helvetica" w:eastAsia="Helvetica" w:hAnsi="Helvetica" w:cs="Helvetica"/>
                      <w:color w:val="000000"/>
                      <w:sz w:val="18"/>
                      <w:szCs w:val="18"/>
                    </w:rPr>
                    <w:t>Sum Sq</w:t>
                  </w:r>
                </w:p>
              </w:tc>
              <w:tc>
                <w:tcPr>
                  <w:tcW w:w="851" w:type="dxa"/>
                  <w:shd w:val="clear" w:color="auto" w:fill="EFEFEF"/>
                  <w:tcMar>
                    <w:top w:w="0" w:type="dxa"/>
                    <w:left w:w="0" w:type="dxa"/>
                    <w:bottom w:w="0" w:type="dxa"/>
                    <w:right w:w="0" w:type="dxa"/>
                  </w:tcMar>
                  <w:vAlign w:val="center"/>
                </w:tcPr>
                <w:p w14:paraId="652E2926" w14:textId="77777777" w:rsidR="001C22F9" w:rsidRDefault="001C22F9" w:rsidP="001C22F9">
                  <w:pPr>
                    <w:spacing w:before="100" w:after="100"/>
                    <w:ind w:left="100" w:right="100"/>
                  </w:pPr>
                  <w:r>
                    <w:rPr>
                      <w:rFonts w:ascii="Helvetica" w:eastAsia="Helvetica" w:hAnsi="Helvetica" w:cs="Helvetica"/>
                      <w:color w:val="000000"/>
                      <w:sz w:val="18"/>
                      <w:szCs w:val="18"/>
                    </w:rPr>
                    <w:t>Mean Sq</w:t>
                  </w:r>
                </w:p>
              </w:tc>
              <w:tc>
                <w:tcPr>
                  <w:tcW w:w="826" w:type="dxa"/>
                  <w:shd w:val="clear" w:color="auto" w:fill="EFEFEF"/>
                  <w:tcMar>
                    <w:top w:w="0" w:type="dxa"/>
                    <w:left w:w="0" w:type="dxa"/>
                    <w:bottom w:w="0" w:type="dxa"/>
                    <w:right w:w="0" w:type="dxa"/>
                  </w:tcMar>
                  <w:vAlign w:val="center"/>
                </w:tcPr>
                <w:p w14:paraId="36ED785D" w14:textId="77777777" w:rsidR="001C22F9" w:rsidRDefault="001C22F9" w:rsidP="001C22F9">
                  <w:pPr>
                    <w:spacing w:before="100" w:after="100"/>
                    <w:ind w:left="100" w:right="100"/>
                  </w:pPr>
                  <w:r>
                    <w:rPr>
                      <w:rFonts w:ascii="Helvetica" w:eastAsia="Helvetica" w:hAnsi="Helvetica" w:cs="Helvetica"/>
                      <w:color w:val="000000"/>
                      <w:sz w:val="18"/>
                      <w:szCs w:val="18"/>
                    </w:rPr>
                    <w:t>F value</w:t>
                  </w:r>
                </w:p>
              </w:tc>
              <w:tc>
                <w:tcPr>
                  <w:tcW w:w="825" w:type="dxa"/>
                  <w:shd w:val="clear" w:color="auto" w:fill="EFEFEF"/>
                  <w:tcMar>
                    <w:top w:w="0" w:type="dxa"/>
                    <w:left w:w="0" w:type="dxa"/>
                    <w:bottom w:w="0" w:type="dxa"/>
                    <w:right w:w="0" w:type="dxa"/>
                  </w:tcMar>
                  <w:vAlign w:val="center"/>
                </w:tcPr>
                <w:p w14:paraId="4F2F4E4B" w14:textId="77777777" w:rsidR="001C22F9" w:rsidRDefault="001C22F9" w:rsidP="001C22F9">
                  <w:pPr>
                    <w:spacing w:before="100" w:after="100"/>
                    <w:ind w:left="100" w:right="100"/>
                  </w:pPr>
                  <w:proofErr w:type="spellStart"/>
                  <w:r>
                    <w:rPr>
                      <w:rFonts w:ascii="Helvetica" w:eastAsia="Helvetica" w:hAnsi="Helvetica" w:cs="Helvetica"/>
                      <w:color w:val="000000"/>
                      <w:sz w:val="18"/>
                      <w:szCs w:val="18"/>
                    </w:rPr>
                    <w:t>Pr</w:t>
                  </w:r>
                  <w:proofErr w:type="spellEnd"/>
                  <w:r>
                    <w:rPr>
                      <w:rFonts w:ascii="Helvetica" w:eastAsia="Helvetica" w:hAnsi="Helvetica" w:cs="Helvetica"/>
                      <w:color w:val="000000"/>
                      <w:sz w:val="18"/>
                      <w:szCs w:val="18"/>
                    </w:rPr>
                    <w:t>(&gt;F)</w:t>
                  </w:r>
                  <w:r>
                    <w:rPr>
                      <w:rFonts w:ascii="Helvetica" w:eastAsia="Helvetica" w:hAnsi="Helvetica" w:cs="Helvetica"/>
                      <w:color w:val="000000"/>
                      <w:sz w:val="18"/>
                      <w:szCs w:val="18"/>
                      <w:vertAlign w:val="superscript"/>
                    </w:rPr>
                    <w:t>1</w:t>
                  </w:r>
                </w:p>
              </w:tc>
            </w:tr>
            <w:tr w:rsidR="00DE3048" w14:paraId="30D10D19"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50849BB5" w14:textId="798F5F9F" w:rsidR="001C22F9" w:rsidRDefault="001C22F9" w:rsidP="00C3372F">
                  <w:pPr>
                    <w:spacing w:before="100" w:after="100"/>
                    <w:ind w:left="100" w:right="100"/>
                  </w:pPr>
                  <w:r>
                    <w:rPr>
                      <w:rFonts w:ascii="Helvetica" w:eastAsia="Helvetica" w:hAnsi="Helvetica" w:cs="Helvetica"/>
                      <w:color w:val="000000"/>
                      <w:sz w:val="18"/>
                      <w:szCs w:val="18"/>
                    </w:rPr>
                    <w:t xml:space="preserve">Layer </w:t>
                  </w:r>
                  <w:r w:rsidR="00C3372F">
                    <w:rPr>
                      <w:rFonts w:ascii="Helvetica" w:eastAsia="Helvetica" w:hAnsi="Helvetica" w:cs="Helvetica"/>
                      <w:color w:val="000000"/>
                      <w:sz w:val="18"/>
                      <w:szCs w:val="18"/>
                    </w:rPr>
                    <w:t xml:space="preserve">height </w:t>
                  </w:r>
                  <w:r>
                    <w:rPr>
                      <w:rFonts w:ascii="Helvetica" w:eastAsia="Helvetica" w:hAnsi="Helvetica" w:cs="Helvetica"/>
                      <w:color w:val="000000"/>
                      <w:sz w:val="18"/>
                      <w:szCs w:val="18"/>
                    </w:rPr>
                    <w:t>(mm)</w:t>
                  </w:r>
                </w:p>
              </w:tc>
              <w:tc>
                <w:tcPr>
                  <w:tcW w:w="567" w:type="dxa"/>
                  <w:tcBorders>
                    <w:left w:val="single" w:sz="8" w:space="0" w:color="666666"/>
                  </w:tcBorders>
                  <w:shd w:val="clear" w:color="auto" w:fill="FFFFFF"/>
                  <w:tcMar>
                    <w:top w:w="0" w:type="dxa"/>
                    <w:left w:w="0" w:type="dxa"/>
                    <w:bottom w:w="0" w:type="dxa"/>
                    <w:right w:w="0" w:type="dxa"/>
                  </w:tcMar>
                  <w:vAlign w:val="center"/>
                </w:tcPr>
                <w:p w14:paraId="0A564F6A"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2C315520" w14:textId="77777777" w:rsidR="001C22F9" w:rsidRDefault="001C22F9" w:rsidP="001C22F9">
                  <w:pPr>
                    <w:spacing w:before="100" w:after="100"/>
                    <w:ind w:left="100" w:right="100"/>
                  </w:pPr>
                  <w:r>
                    <w:rPr>
                      <w:rFonts w:ascii="Helvetica" w:eastAsia="Helvetica" w:hAnsi="Helvetica" w:cs="Helvetica"/>
                      <w:color w:val="000000"/>
                      <w:sz w:val="18"/>
                      <w:szCs w:val="18"/>
                    </w:rPr>
                    <w:t>3.089</w:t>
                  </w:r>
                </w:p>
              </w:tc>
              <w:tc>
                <w:tcPr>
                  <w:tcW w:w="851" w:type="dxa"/>
                  <w:shd w:val="clear" w:color="auto" w:fill="FFFFFF"/>
                  <w:tcMar>
                    <w:top w:w="0" w:type="dxa"/>
                    <w:left w:w="0" w:type="dxa"/>
                    <w:bottom w:w="0" w:type="dxa"/>
                    <w:right w:w="0" w:type="dxa"/>
                  </w:tcMar>
                  <w:vAlign w:val="center"/>
                </w:tcPr>
                <w:p w14:paraId="7B9B6844" w14:textId="77777777" w:rsidR="001C22F9" w:rsidRDefault="001C22F9" w:rsidP="001C22F9">
                  <w:pPr>
                    <w:spacing w:before="100" w:after="100"/>
                    <w:ind w:left="100" w:right="100"/>
                  </w:pPr>
                  <w:r>
                    <w:rPr>
                      <w:rFonts w:ascii="Helvetica" w:eastAsia="Helvetica" w:hAnsi="Helvetica" w:cs="Helvetica"/>
                      <w:color w:val="000000"/>
                      <w:sz w:val="18"/>
                      <w:szCs w:val="18"/>
                    </w:rPr>
                    <w:t>3.089</w:t>
                  </w:r>
                </w:p>
              </w:tc>
              <w:tc>
                <w:tcPr>
                  <w:tcW w:w="851" w:type="dxa"/>
                  <w:shd w:val="clear" w:color="auto" w:fill="FFFFFF"/>
                  <w:tcMar>
                    <w:top w:w="0" w:type="dxa"/>
                    <w:left w:w="0" w:type="dxa"/>
                    <w:bottom w:w="0" w:type="dxa"/>
                    <w:right w:w="0" w:type="dxa"/>
                  </w:tcMar>
                  <w:vAlign w:val="center"/>
                </w:tcPr>
                <w:p w14:paraId="13FBE906" w14:textId="77777777" w:rsidR="001C22F9" w:rsidRDefault="001C22F9" w:rsidP="001C22F9">
                  <w:pPr>
                    <w:spacing w:before="100" w:after="100"/>
                    <w:ind w:left="100" w:right="100"/>
                  </w:pPr>
                  <w:r>
                    <w:rPr>
                      <w:rFonts w:ascii="Helvetica" w:eastAsia="Helvetica" w:hAnsi="Helvetica" w:cs="Helvetica"/>
                      <w:color w:val="000000"/>
                      <w:sz w:val="18"/>
                      <w:szCs w:val="18"/>
                    </w:rPr>
                    <w:t>1.342</w:t>
                  </w:r>
                </w:p>
              </w:tc>
              <w:tc>
                <w:tcPr>
                  <w:tcW w:w="944" w:type="dxa"/>
                  <w:tcBorders>
                    <w:right w:val="single" w:sz="8" w:space="0" w:color="666666"/>
                  </w:tcBorders>
                  <w:shd w:val="clear" w:color="auto" w:fill="FFFFFF"/>
                  <w:tcMar>
                    <w:top w:w="0" w:type="dxa"/>
                    <w:left w:w="0" w:type="dxa"/>
                    <w:bottom w:w="0" w:type="dxa"/>
                    <w:right w:w="0" w:type="dxa"/>
                  </w:tcMar>
                  <w:vAlign w:val="center"/>
                </w:tcPr>
                <w:p w14:paraId="42274972" w14:textId="77777777" w:rsidR="001C22F9" w:rsidRDefault="001C22F9" w:rsidP="001C22F9">
                  <w:pPr>
                    <w:spacing w:before="100" w:after="100"/>
                    <w:ind w:left="100" w:right="100"/>
                  </w:pPr>
                  <w:r>
                    <w:rPr>
                      <w:rFonts w:ascii="Helvetica" w:eastAsia="Helvetica" w:hAnsi="Helvetica" w:cs="Helvetica"/>
                      <w:color w:val="000000"/>
                      <w:sz w:val="18"/>
                      <w:szCs w:val="18"/>
                    </w:rPr>
                    <w:t>0.274</w:t>
                  </w:r>
                </w:p>
              </w:tc>
              <w:tc>
                <w:tcPr>
                  <w:tcW w:w="474" w:type="dxa"/>
                  <w:tcBorders>
                    <w:left w:val="single" w:sz="8" w:space="0" w:color="666666"/>
                  </w:tcBorders>
                  <w:shd w:val="clear" w:color="auto" w:fill="FFFFFF"/>
                  <w:tcMar>
                    <w:top w:w="0" w:type="dxa"/>
                    <w:left w:w="0" w:type="dxa"/>
                    <w:bottom w:w="0" w:type="dxa"/>
                    <w:right w:w="0" w:type="dxa"/>
                  </w:tcMar>
                  <w:vAlign w:val="center"/>
                </w:tcPr>
                <w:p w14:paraId="78397214"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4EDA5709" w14:textId="77777777" w:rsidR="001C22F9" w:rsidRDefault="001C22F9" w:rsidP="001C22F9">
                  <w:pPr>
                    <w:spacing w:before="100" w:after="100"/>
                    <w:ind w:left="100" w:right="100"/>
                  </w:pPr>
                  <w:r>
                    <w:rPr>
                      <w:rFonts w:ascii="Helvetica" w:eastAsia="Helvetica" w:hAnsi="Helvetica" w:cs="Helvetica"/>
                      <w:color w:val="000000"/>
                      <w:sz w:val="18"/>
                      <w:szCs w:val="18"/>
                    </w:rPr>
                    <w:t>4169.608</w:t>
                  </w:r>
                </w:p>
              </w:tc>
              <w:tc>
                <w:tcPr>
                  <w:tcW w:w="851" w:type="dxa"/>
                  <w:shd w:val="clear" w:color="auto" w:fill="FFFFFF"/>
                  <w:tcMar>
                    <w:top w:w="0" w:type="dxa"/>
                    <w:left w:w="0" w:type="dxa"/>
                    <w:bottom w:w="0" w:type="dxa"/>
                    <w:right w:w="0" w:type="dxa"/>
                  </w:tcMar>
                  <w:vAlign w:val="center"/>
                </w:tcPr>
                <w:p w14:paraId="2949D228" w14:textId="77777777" w:rsidR="001C22F9" w:rsidRDefault="001C22F9" w:rsidP="001C22F9">
                  <w:pPr>
                    <w:spacing w:before="100" w:after="100"/>
                    <w:ind w:left="100" w:right="100"/>
                  </w:pPr>
                  <w:r>
                    <w:rPr>
                      <w:rFonts w:ascii="Helvetica" w:eastAsia="Helvetica" w:hAnsi="Helvetica" w:cs="Helvetica"/>
                      <w:color w:val="000000"/>
                      <w:sz w:val="18"/>
                      <w:szCs w:val="18"/>
                    </w:rPr>
                    <w:t>4169.608</w:t>
                  </w:r>
                </w:p>
              </w:tc>
              <w:tc>
                <w:tcPr>
                  <w:tcW w:w="826" w:type="dxa"/>
                  <w:shd w:val="clear" w:color="auto" w:fill="FFFFFF"/>
                  <w:tcMar>
                    <w:top w:w="0" w:type="dxa"/>
                    <w:left w:w="0" w:type="dxa"/>
                    <w:bottom w:w="0" w:type="dxa"/>
                    <w:right w:w="0" w:type="dxa"/>
                  </w:tcMar>
                  <w:vAlign w:val="center"/>
                </w:tcPr>
                <w:p w14:paraId="101012DD" w14:textId="77777777" w:rsidR="001C22F9" w:rsidRDefault="001C22F9" w:rsidP="001C22F9">
                  <w:pPr>
                    <w:spacing w:before="100" w:after="100"/>
                    <w:ind w:left="100" w:right="100"/>
                  </w:pPr>
                  <w:r>
                    <w:rPr>
                      <w:rFonts w:ascii="Helvetica" w:eastAsia="Helvetica" w:hAnsi="Helvetica" w:cs="Helvetica"/>
                      <w:color w:val="000000"/>
                      <w:sz w:val="18"/>
                      <w:szCs w:val="18"/>
                    </w:rPr>
                    <w:t>4.097</w:t>
                  </w:r>
                </w:p>
              </w:tc>
              <w:tc>
                <w:tcPr>
                  <w:tcW w:w="825" w:type="dxa"/>
                  <w:shd w:val="clear" w:color="auto" w:fill="FFFFFF"/>
                  <w:tcMar>
                    <w:top w:w="0" w:type="dxa"/>
                    <w:left w:w="0" w:type="dxa"/>
                    <w:bottom w:w="0" w:type="dxa"/>
                    <w:right w:w="0" w:type="dxa"/>
                  </w:tcMar>
                  <w:vAlign w:val="center"/>
                </w:tcPr>
                <w:p w14:paraId="53B062F4" w14:textId="77777777" w:rsidR="001C22F9" w:rsidRDefault="001C22F9" w:rsidP="001C22F9">
                  <w:pPr>
                    <w:spacing w:before="100" w:after="100"/>
                    <w:ind w:left="100" w:right="100"/>
                  </w:pPr>
                  <w:r>
                    <w:rPr>
                      <w:rFonts w:ascii="Helvetica" w:eastAsia="Helvetica" w:hAnsi="Helvetica" w:cs="Helvetica"/>
                      <w:color w:val="000000"/>
                      <w:sz w:val="18"/>
                      <w:szCs w:val="18"/>
                    </w:rPr>
                    <w:t>0.07</w:t>
                  </w:r>
                </w:p>
              </w:tc>
            </w:tr>
            <w:tr w:rsidR="00DE3048" w14:paraId="4F9833DE"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5EF0457B" w14:textId="0C545399" w:rsidR="001C22F9" w:rsidRDefault="001C22F9" w:rsidP="00C3372F">
                  <w:pPr>
                    <w:spacing w:before="100" w:after="100"/>
                    <w:ind w:left="100" w:right="100"/>
                  </w:pPr>
                  <w:r>
                    <w:rPr>
                      <w:rFonts w:ascii="Helvetica" w:eastAsia="Helvetica" w:hAnsi="Helvetica" w:cs="Helvetica"/>
                      <w:color w:val="000000"/>
                      <w:sz w:val="18"/>
                      <w:szCs w:val="18"/>
                    </w:rPr>
                    <w:t xml:space="preserve">Infill </w:t>
                  </w:r>
                  <w:r w:rsidR="00C3372F">
                    <w:rPr>
                      <w:rFonts w:ascii="Helvetica" w:eastAsia="Helvetica" w:hAnsi="Helvetica" w:cs="Helvetica"/>
                      <w:color w:val="000000"/>
                      <w:sz w:val="18"/>
                      <w:szCs w:val="18"/>
                    </w:rPr>
                    <w:t xml:space="preserve">density </w:t>
                  </w:r>
                  <w:r>
                    <w:rPr>
                      <w:rFonts w:ascii="Helvetica" w:eastAsia="Helvetica" w:hAnsi="Helvetica" w:cs="Helvetica"/>
                      <w:color w:val="000000"/>
                      <w:sz w:val="18"/>
                      <w:szCs w:val="18"/>
                    </w:rPr>
                    <w:t>(%)</w:t>
                  </w:r>
                </w:p>
              </w:tc>
              <w:tc>
                <w:tcPr>
                  <w:tcW w:w="567" w:type="dxa"/>
                  <w:tcBorders>
                    <w:left w:val="single" w:sz="8" w:space="0" w:color="666666"/>
                  </w:tcBorders>
                  <w:shd w:val="clear" w:color="auto" w:fill="EFEFEF"/>
                  <w:tcMar>
                    <w:top w:w="0" w:type="dxa"/>
                    <w:left w:w="0" w:type="dxa"/>
                    <w:bottom w:w="0" w:type="dxa"/>
                    <w:right w:w="0" w:type="dxa"/>
                  </w:tcMar>
                  <w:vAlign w:val="center"/>
                </w:tcPr>
                <w:p w14:paraId="42A671E0"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EFEFEF"/>
                  <w:tcMar>
                    <w:top w:w="0" w:type="dxa"/>
                    <w:left w:w="0" w:type="dxa"/>
                    <w:bottom w:w="0" w:type="dxa"/>
                    <w:right w:w="0" w:type="dxa"/>
                  </w:tcMar>
                  <w:vAlign w:val="center"/>
                </w:tcPr>
                <w:p w14:paraId="066B7153" w14:textId="77777777" w:rsidR="001C22F9" w:rsidRDefault="001C22F9" w:rsidP="001C22F9">
                  <w:pPr>
                    <w:spacing w:before="100" w:after="100"/>
                    <w:ind w:left="100" w:right="100"/>
                  </w:pPr>
                  <w:r>
                    <w:rPr>
                      <w:rFonts w:ascii="Helvetica" w:eastAsia="Helvetica" w:hAnsi="Helvetica" w:cs="Helvetica"/>
                      <w:color w:val="000000"/>
                      <w:sz w:val="18"/>
                      <w:szCs w:val="18"/>
                    </w:rPr>
                    <w:t>699.206</w:t>
                  </w:r>
                </w:p>
              </w:tc>
              <w:tc>
                <w:tcPr>
                  <w:tcW w:w="851" w:type="dxa"/>
                  <w:shd w:val="clear" w:color="auto" w:fill="EFEFEF"/>
                  <w:tcMar>
                    <w:top w:w="0" w:type="dxa"/>
                    <w:left w:w="0" w:type="dxa"/>
                    <w:bottom w:w="0" w:type="dxa"/>
                    <w:right w:w="0" w:type="dxa"/>
                  </w:tcMar>
                  <w:vAlign w:val="center"/>
                </w:tcPr>
                <w:p w14:paraId="62E7338C" w14:textId="77777777" w:rsidR="001C22F9" w:rsidRDefault="001C22F9" w:rsidP="001C22F9">
                  <w:pPr>
                    <w:spacing w:before="100" w:after="100"/>
                    <w:ind w:left="100" w:right="100"/>
                  </w:pPr>
                  <w:r>
                    <w:rPr>
                      <w:rFonts w:ascii="Helvetica" w:eastAsia="Helvetica" w:hAnsi="Helvetica" w:cs="Helvetica"/>
                      <w:color w:val="000000"/>
                      <w:sz w:val="18"/>
                      <w:szCs w:val="18"/>
                    </w:rPr>
                    <w:t>699.206</w:t>
                  </w:r>
                </w:p>
              </w:tc>
              <w:tc>
                <w:tcPr>
                  <w:tcW w:w="851" w:type="dxa"/>
                  <w:shd w:val="clear" w:color="auto" w:fill="EFEFEF"/>
                  <w:tcMar>
                    <w:top w:w="0" w:type="dxa"/>
                    <w:left w:w="0" w:type="dxa"/>
                    <w:bottom w:w="0" w:type="dxa"/>
                    <w:right w:w="0" w:type="dxa"/>
                  </w:tcMar>
                  <w:vAlign w:val="center"/>
                </w:tcPr>
                <w:p w14:paraId="5AB17D1D" w14:textId="77777777" w:rsidR="001C22F9" w:rsidRDefault="001C22F9" w:rsidP="001C22F9">
                  <w:pPr>
                    <w:spacing w:before="100" w:after="100"/>
                    <w:ind w:left="100" w:right="100"/>
                  </w:pPr>
                  <w:r>
                    <w:rPr>
                      <w:rFonts w:ascii="Helvetica" w:eastAsia="Helvetica" w:hAnsi="Helvetica" w:cs="Helvetica"/>
                      <w:color w:val="000000"/>
                      <w:sz w:val="18"/>
                      <w:szCs w:val="18"/>
                    </w:rPr>
                    <w:t>303.79</w:t>
                  </w:r>
                </w:p>
              </w:tc>
              <w:tc>
                <w:tcPr>
                  <w:tcW w:w="944" w:type="dxa"/>
                  <w:tcBorders>
                    <w:right w:val="single" w:sz="8" w:space="0" w:color="666666"/>
                  </w:tcBorders>
                  <w:shd w:val="clear" w:color="auto" w:fill="EFEFEF"/>
                  <w:tcMar>
                    <w:top w:w="0" w:type="dxa"/>
                    <w:left w:w="0" w:type="dxa"/>
                    <w:bottom w:w="0" w:type="dxa"/>
                    <w:right w:w="0" w:type="dxa"/>
                  </w:tcMar>
                  <w:vAlign w:val="center"/>
                </w:tcPr>
                <w:p w14:paraId="6619BA05" w14:textId="77777777" w:rsidR="001C22F9" w:rsidRDefault="001C22F9" w:rsidP="001C22F9">
                  <w:pPr>
                    <w:spacing w:before="100" w:after="100"/>
                    <w:ind w:left="100" w:right="100"/>
                  </w:pPr>
                  <w:r>
                    <w:rPr>
                      <w:rFonts w:ascii="Helvetica" w:eastAsia="Helvetica" w:hAnsi="Helvetica" w:cs="Helvetica"/>
                      <w:color w:val="000000"/>
                      <w:sz w:val="18"/>
                      <w:szCs w:val="18"/>
                    </w:rPr>
                    <w:t>&lt;2e-16***</w:t>
                  </w:r>
                </w:p>
              </w:tc>
              <w:tc>
                <w:tcPr>
                  <w:tcW w:w="474" w:type="dxa"/>
                  <w:tcBorders>
                    <w:left w:val="single" w:sz="8" w:space="0" w:color="666666"/>
                  </w:tcBorders>
                  <w:shd w:val="clear" w:color="auto" w:fill="EFEFEF"/>
                  <w:tcMar>
                    <w:top w:w="0" w:type="dxa"/>
                    <w:left w:w="0" w:type="dxa"/>
                    <w:bottom w:w="0" w:type="dxa"/>
                    <w:right w:w="0" w:type="dxa"/>
                  </w:tcMar>
                  <w:vAlign w:val="center"/>
                </w:tcPr>
                <w:p w14:paraId="04022EA8"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EFEFEF"/>
                  <w:tcMar>
                    <w:top w:w="0" w:type="dxa"/>
                    <w:left w:w="0" w:type="dxa"/>
                    <w:bottom w:w="0" w:type="dxa"/>
                    <w:right w:w="0" w:type="dxa"/>
                  </w:tcMar>
                  <w:vAlign w:val="center"/>
                </w:tcPr>
                <w:p w14:paraId="62C49887" w14:textId="77777777" w:rsidR="001C22F9" w:rsidRDefault="001C22F9" w:rsidP="001C22F9">
                  <w:pPr>
                    <w:spacing w:before="100" w:after="100"/>
                    <w:ind w:left="100" w:right="100"/>
                  </w:pPr>
                  <w:r>
                    <w:rPr>
                      <w:rFonts w:ascii="Helvetica" w:eastAsia="Helvetica" w:hAnsi="Helvetica" w:cs="Helvetica"/>
                      <w:color w:val="000000"/>
                      <w:sz w:val="18"/>
                      <w:szCs w:val="18"/>
                    </w:rPr>
                    <w:t>25839.759</w:t>
                  </w:r>
                </w:p>
              </w:tc>
              <w:tc>
                <w:tcPr>
                  <w:tcW w:w="851" w:type="dxa"/>
                  <w:shd w:val="clear" w:color="auto" w:fill="EFEFEF"/>
                  <w:tcMar>
                    <w:top w:w="0" w:type="dxa"/>
                    <w:left w:w="0" w:type="dxa"/>
                    <w:bottom w:w="0" w:type="dxa"/>
                    <w:right w:w="0" w:type="dxa"/>
                  </w:tcMar>
                  <w:vAlign w:val="center"/>
                </w:tcPr>
                <w:p w14:paraId="2B1C6769" w14:textId="77777777" w:rsidR="001C22F9" w:rsidRDefault="001C22F9" w:rsidP="001C22F9">
                  <w:pPr>
                    <w:spacing w:before="100" w:after="100"/>
                    <w:ind w:left="100" w:right="100"/>
                  </w:pPr>
                  <w:r>
                    <w:rPr>
                      <w:rFonts w:ascii="Helvetica" w:eastAsia="Helvetica" w:hAnsi="Helvetica" w:cs="Helvetica"/>
                      <w:color w:val="000000"/>
                      <w:sz w:val="18"/>
                      <w:szCs w:val="18"/>
                    </w:rPr>
                    <w:t>25839.759</w:t>
                  </w:r>
                </w:p>
              </w:tc>
              <w:tc>
                <w:tcPr>
                  <w:tcW w:w="826" w:type="dxa"/>
                  <w:shd w:val="clear" w:color="auto" w:fill="EFEFEF"/>
                  <w:tcMar>
                    <w:top w:w="0" w:type="dxa"/>
                    <w:left w:w="0" w:type="dxa"/>
                    <w:bottom w:w="0" w:type="dxa"/>
                    <w:right w:w="0" w:type="dxa"/>
                  </w:tcMar>
                  <w:vAlign w:val="center"/>
                </w:tcPr>
                <w:p w14:paraId="7BB7DDFD" w14:textId="77777777" w:rsidR="001C22F9" w:rsidRDefault="001C22F9" w:rsidP="001C22F9">
                  <w:pPr>
                    <w:spacing w:before="100" w:after="100"/>
                    <w:ind w:left="100" w:right="100"/>
                  </w:pPr>
                  <w:r>
                    <w:rPr>
                      <w:rFonts w:ascii="Helvetica" w:eastAsia="Helvetica" w:hAnsi="Helvetica" w:cs="Helvetica"/>
                      <w:color w:val="000000"/>
                      <w:sz w:val="18"/>
                      <w:szCs w:val="18"/>
                    </w:rPr>
                    <w:t>25.393</w:t>
                  </w:r>
                </w:p>
              </w:tc>
              <w:tc>
                <w:tcPr>
                  <w:tcW w:w="825" w:type="dxa"/>
                  <w:shd w:val="clear" w:color="auto" w:fill="EFEFEF"/>
                  <w:tcMar>
                    <w:top w:w="0" w:type="dxa"/>
                    <w:left w:w="0" w:type="dxa"/>
                    <w:bottom w:w="0" w:type="dxa"/>
                    <w:right w:w="0" w:type="dxa"/>
                  </w:tcMar>
                  <w:vAlign w:val="center"/>
                </w:tcPr>
                <w:p w14:paraId="57CC319D" w14:textId="77777777" w:rsidR="001C22F9" w:rsidRDefault="001C22F9" w:rsidP="001C22F9">
                  <w:pPr>
                    <w:spacing w:before="100" w:after="100"/>
                    <w:ind w:left="100" w:right="100"/>
                  </w:pPr>
                  <w:r>
                    <w:rPr>
                      <w:rFonts w:ascii="Helvetica" w:eastAsia="Helvetica" w:hAnsi="Helvetica" w:cs="Helvetica"/>
                      <w:color w:val="000000"/>
                      <w:sz w:val="18"/>
                      <w:szCs w:val="18"/>
                    </w:rPr>
                    <w:t>0.001***</w:t>
                  </w:r>
                </w:p>
              </w:tc>
            </w:tr>
            <w:tr w:rsidR="00DE3048" w14:paraId="1A58FF0A"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1D0AB1B4" w14:textId="1A17B960" w:rsidR="001C22F9" w:rsidRDefault="001C22F9" w:rsidP="00C3372F">
                  <w:pPr>
                    <w:spacing w:before="100" w:after="100"/>
                    <w:ind w:left="100" w:right="100"/>
                  </w:pPr>
                  <w:r>
                    <w:rPr>
                      <w:rFonts w:ascii="Helvetica" w:eastAsia="Helvetica" w:hAnsi="Helvetica" w:cs="Helvetica"/>
                      <w:color w:val="000000"/>
                      <w:sz w:val="18"/>
                      <w:szCs w:val="18"/>
                    </w:rPr>
                    <w:t xml:space="preserve">Infill </w:t>
                  </w:r>
                  <w:r w:rsidR="00C3372F">
                    <w:rPr>
                      <w:rFonts w:ascii="Helvetica" w:eastAsia="Helvetica" w:hAnsi="Helvetica" w:cs="Helvetica"/>
                      <w:color w:val="000000"/>
                      <w:sz w:val="18"/>
                      <w:szCs w:val="18"/>
                    </w:rPr>
                    <w:t>pattern</w:t>
                  </w:r>
                </w:p>
              </w:tc>
              <w:tc>
                <w:tcPr>
                  <w:tcW w:w="567" w:type="dxa"/>
                  <w:tcBorders>
                    <w:left w:val="single" w:sz="8" w:space="0" w:color="666666"/>
                  </w:tcBorders>
                  <w:shd w:val="clear" w:color="auto" w:fill="FFFFFF"/>
                  <w:tcMar>
                    <w:top w:w="0" w:type="dxa"/>
                    <w:left w:w="0" w:type="dxa"/>
                    <w:bottom w:w="0" w:type="dxa"/>
                    <w:right w:w="0" w:type="dxa"/>
                  </w:tcMar>
                  <w:vAlign w:val="center"/>
                </w:tcPr>
                <w:p w14:paraId="3E500901"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1F763133" w14:textId="77777777" w:rsidR="001C22F9" w:rsidRDefault="001C22F9" w:rsidP="001C22F9">
                  <w:pPr>
                    <w:spacing w:before="100" w:after="100"/>
                    <w:ind w:left="100" w:right="100"/>
                  </w:pPr>
                  <w:r>
                    <w:rPr>
                      <w:rFonts w:ascii="Helvetica" w:eastAsia="Helvetica" w:hAnsi="Helvetica" w:cs="Helvetica"/>
                      <w:color w:val="000000"/>
                      <w:sz w:val="18"/>
                      <w:szCs w:val="18"/>
                    </w:rPr>
                    <w:t>0.179</w:t>
                  </w:r>
                </w:p>
              </w:tc>
              <w:tc>
                <w:tcPr>
                  <w:tcW w:w="851" w:type="dxa"/>
                  <w:shd w:val="clear" w:color="auto" w:fill="FFFFFF"/>
                  <w:tcMar>
                    <w:top w:w="0" w:type="dxa"/>
                    <w:left w:w="0" w:type="dxa"/>
                    <w:bottom w:w="0" w:type="dxa"/>
                    <w:right w:w="0" w:type="dxa"/>
                  </w:tcMar>
                  <w:vAlign w:val="center"/>
                </w:tcPr>
                <w:p w14:paraId="144A3018" w14:textId="77777777" w:rsidR="001C22F9" w:rsidRDefault="001C22F9" w:rsidP="001C22F9">
                  <w:pPr>
                    <w:spacing w:before="100" w:after="100"/>
                    <w:ind w:left="100" w:right="100"/>
                  </w:pPr>
                  <w:r>
                    <w:rPr>
                      <w:rFonts w:ascii="Helvetica" w:eastAsia="Helvetica" w:hAnsi="Helvetica" w:cs="Helvetica"/>
                      <w:color w:val="000000"/>
                      <w:sz w:val="18"/>
                      <w:szCs w:val="18"/>
                    </w:rPr>
                    <w:t>0.179</w:t>
                  </w:r>
                </w:p>
              </w:tc>
              <w:tc>
                <w:tcPr>
                  <w:tcW w:w="851" w:type="dxa"/>
                  <w:shd w:val="clear" w:color="auto" w:fill="FFFFFF"/>
                  <w:tcMar>
                    <w:top w:w="0" w:type="dxa"/>
                    <w:left w:w="0" w:type="dxa"/>
                    <w:bottom w:w="0" w:type="dxa"/>
                    <w:right w:w="0" w:type="dxa"/>
                  </w:tcMar>
                  <w:vAlign w:val="center"/>
                </w:tcPr>
                <w:p w14:paraId="7D23D5E4" w14:textId="77777777" w:rsidR="001C22F9" w:rsidRDefault="001C22F9" w:rsidP="001C22F9">
                  <w:pPr>
                    <w:spacing w:before="100" w:after="100"/>
                    <w:ind w:left="100" w:right="100"/>
                  </w:pPr>
                  <w:r>
                    <w:rPr>
                      <w:rFonts w:ascii="Helvetica" w:eastAsia="Helvetica" w:hAnsi="Helvetica" w:cs="Helvetica"/>
                      <w:color w:val="000000"/>
                      <w:sz w:val="18"/>
                      <w:szCs w:val="18"/>
                    </w:rPr>
                    <w:t>0.078</w:t>
                  </w:r>
                </w:p>
              </w:tc>
              <w:tc>
                <w:tcPr>
                  <w:tcW w:w="944" w:type="dxa"/>
                  <w:tcBorders>
                    <w:right w:val="single" w:sz="8" w:space="0" w:color="666666"/>
                  </w:tcBorders>
                  <w:shd w:val="clear" w:color="auto" w:fill="FFFFFF"/>
                  <w:tcMar>
                    <w:top w:w="0" w:type="dxa"/>
                    <w:left w:w="0" w:type="dxa"/>
                    <w:bottom w:w="0" w:type="dxa"/>
                    <w:right w:w="0" w:type="dxa"/>
                  </w:tcMar>
                  <w:vAlign w:val="center"/>
                </w:tcPr>
                <w:p w14:paraId="62D18F7A" w14:textId="77777777" w:rsidR="001C22F9" w:rsidRDefault="001C22F9" w:rsidP="001C22F9">
                  <w:pPr>
                    <w:spacing w:before="100" w:after="100"/>
                    <w:ind w:left="100" w:right="100"/>
                  </w:pPr>
                  <w:r>
                    <w:rPr>
                      <w:rFonts w:ascii="Helvetica" w:eastAsia="Helvetica" w:hAnsi="Helvetica" w:cs="Helvetica"/>
                      <w:color w:val="000000"/>
                      <w:sz w:val="18"/>
                      <w:szCs w:val="18"/>
                    </w:rPr>
                    <w:t>0.786</w:t>
                  </w:r>
                </w:p>
              </w:tc>
              <w:tc>
                <w:tcPr>
                  <w:tcW w:w="474" w:type="dxa"/>
                  <w:tcBorders>
                    <w:left w:val="single" w:sz="8" w:space="0" w:color="666666"/>
                  </w:tcBorders>
                  <w:shd w:val="clear" w:color="auto" w:fill="FFFFFF"/>
                  <w:tcMar>
                    <w:top w:w="0" w:type="dxa"/>
                    <w:left w:w="0" w:type="dxa"/>
                    <w:bottom w:w="0" w:type="dxa"/>
                    <w:right w:w="0" w:type="dxa"/>
                  </w:tcMar>
                  <w:vAlign w:val="center"/>
                </w:tcPr>
                <w:p w14:paraId="1C7A1AB5"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135F4E00" w14:textId="77777777" w:rsidR="001C22F9" w:rsidRDefault="001C22F9" w:rsidP="001C22F9">
                  <w:pPr>
                    <w:spacing w:before="100" w:after="100"/>
                    <w:ind w:left="100" w:right="100"/>
                  </w:pPr>
                  <w:r>
                    <w:rPr>
                      <w:rFonts w:ascii="Helvetica" w:eastAsia="Helvetica" w:hAnsi="Helvetica" w:cs="Helvetica"/>
                      <w:color w:val="000000"/>
                      <w:sz w:val="18"/>
                      <w:szCs w:val="18"/>
                    </w:rPr>
                    <w:t>311.434</w:t>
                  </w:r>
                </w:p>
              </w:tc>
              <w:tc>
                <w:tcPr>
                  <w:tcW w:w="851" w:type="dxa"/>
                  <w:shd w:val="clear" w:color="auto" w:fill="FFFFFF"/>
                  <w:tcMar>
                    <w:top w:w="0" w:type="dxa"/>
                    <w:left w:w="0" w:type="dxa"/>
                    <w:bottom w:w="0" w:type="dxa"/>
                    <w:right w:w="0" w:type="dxa"/>
                  </w:tcMar>
                  <w:vAlign w:val="center"/>
                </w:tcPr>
                <w:p w14:paraId="4A400AF9" w14:textId="77777777" w:rsidR="001C22F9" w:rsidRDefault="001C22F9" w:rsidP="001C22F9">
                  <w:pPr>
                    <w:spacing w:before="100" w:after="100"/>
                    <w:ind w:left="100" w:right="100"/>
                  </w:pPr>
                  <w:r>
                    <w:rPr>
                      <w:rFonts w:ascii="Helvetica" w:eastAsia="Helvetica" w:hAnsi="Helvetica" w:cs="Helvetica"/>
                      <w:color w:val="000000"/>
                      <w:sz w:val="18"/>
                      <w:szCs w:val="18"/>
                    </w:rPr>
                    <w:t>311.434</w:t>
                  </w:r>
                </w:p>
              </w:tc>
              <w:tc>
                <w:tcPr>
                  <w:tcW w:w="826" w:type="dxa"/>
                  <w:shd w:val="clear" w:color="auto" w:fill="FFFFFF"/>
                  <w:tcMar>
                    <w:top w:w="0" w:type="dxa"/>
                    <w:left w:w="0" w:type="dxa"/>
                    <w:bottom w:w="0" w:type="dxa"/>
                    <w:right w:w="0" w:type="dxa"/>
                  </w:tcMar>
                  <w:vAlign w:val="center"/>
                </w:tcPr>
                <w:p w14:paraId="15F1DC69" w14:textId="77777777" w:rsidR="001C22F9" w:rsidRDefault="001C22F9" w:rsidP="001C22F9">
                  <w:pPr>
                    <w:spacing w:before="100" w:after="100"/>
                    <w:ind w:left="100" w:right="100"/>
                  </w:pPr>
                  <w:r>
                    <w:rPr>
                      <w:rFonts w:ascii="Helvetica" w:eastAsia="Helvetica" w:hAnsi="Helvetica" w:cs="Helvetica"/>
                      <w:color w:val="000000"/>
                      <w:sz w:val="18"/>
                      <w:szCs w:val="18"/>
                    </w:rPr>
                    <w:t>0.306</w:t>
                  </w:r>
                </w:p>
              </w:tc>
              <w:tc>
                <w:tcPr>
                  <w:tcW w:w="825" w:type="dxa"/>
                  <w:shd w:val="clear" w:color="auto" w:fill="FFFFFF"/>
                  <w:tcMar>
                    <w:top w:w="0" w:type="dxa"/>
                    <w:left w:w="0" w:type="dxa"/>
                    <w:bottom w:w="0" w:type="dxa"/>
                    <w:right w:w="0" w:type="dxa"/>
                  </w:tcMar>
                  <w:vAlign w:val="center"/>
                </w:tcPr>
                <w:p w14:paraId="7AA15579" w14:textId="77777777" w:rsidR="001C22F9" w:rsidRDefault="001C22F9" w:rsidP="001C22F9">
                  <w:pPr>
                    <w:spacing w:before="100" w:after="100"/>
                    <w:ind w:left="100" w:right="100"/>
                  </w:pPr>
                  <w:r>
                    <w:rPr>
                      <w:rFonts w:ascii="Helvetica" w:eastAsia="Helvetica" w:hAnsi="Helvetica" w:cs="Helvetica"/>
                      <w:color w:val="000000"/>
                      <w:sz w:val="18"/>
                      <w:szCs w:val="18"/>
                    </w:rPr>
                    <w:t>0.592</w:t>
                  </w:r>
                </w:p>
              </w:tc>
            </w:tr>
            <w:tr w:rsidR="00DE3048" w14:paraId="51CFF538"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633CF4AD" w14:textId="1B2F5279" w:rsidR="001C22F9" w:rsidRDefault="001C22F9" w:rsidP="00C3372F">
                  <w:pPr>
                    <w:spacing w:before="100" w:after="100"/>
                    <w:ind w:left="100" w:right="100"/>
                  </w:pPr>
                  <w:r>
                    <w:rPr>
                      <w:rFonts w:ascii="Helvetica" w:eastAsia="Helvetica" w:hAnsi="Helvetica" w:cs="Helvetica"/>
                      <w:color w:val="000000"/>
                      <w:sz w:val="18"/>
                      <w:szCs w:val="18"/>
                    </w:rPr>
                    <w:t xml:space="preserve">Printing </w:t>
                  </w:r>
                  <w:r w:rsidR="00C3372F">
                    <w:rPr>
                      <w:rFonts w:ascii="Helvetica" w:eastAsia="Helvetica" w:hAnsi="Helvetica" w:cs="Helvetica"/>
                      <w:color w:val="000000"/>
                      <w:sz w:val="18"/>
                      <w:szCs w:val="18"/>
                    </w:rPr>
                    <w:t xml:space="preserve">speed </w:t>
                  </w:r>
                  <w:r>
                    <w:rPr>
                      <w:rFonts w:ascii="Helvetica" w:eastAsia="Helvetica" w:hAnsi="Helvetica" w:cs="Helvetica"/>
                      <w:color w:val="000000"/>
                      <w:sz w:val="18"/>
                      <w:szCs w:val="18"/>
                    </w:rPr>
                    <w:t>(mm/s)</w:t>
                  </w:r>
                </w:p>
              </w:tc>
              <w:tc>
                <w:tcPr>
                  <w:tcW w:w="567" w:type="dxa"/>
                  <w:tcBorders>
                    <w:left w:val="single" w:sz="8" w:space="0" w:color="666666"/>
                  </w:tcBorders>
                  <w:shd w:val="clear" w:color="auto" w:fill="EFEFEF"/>
                  <w:tcMar>
                    <w:top w:w="0" w:type="dxa"/>
                    <w:left w:w="0" w:type="dxa"/>
                    <w:bottom w:w="0" w:type="dxa"/>
                    <w:right w:w="0" w:type="dxa"/>
                  </w:tcMar>
                  <w:vAlign w:val="center"/>
                </w:tcPr>
                <w:p w14:paraId="34838D14"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EFEFEF"/>
                  <w:tcMar>
                    <w:top w:w="0" w:type="dxa"/>
                    <w:left w:w="0" w:type="dxa"/>
                    <w:bottom w:w="0" w:type="dxa"/>
                    <w:right w:w="0" w:type="dxa"/>
                  </w:tcMar>
                  <w:vAlign w:val="center"/>
                </w:tcPr>
                <w:p w14:paraId="35C81840" w14:textId="77777777" w:rsidR="001C22F9" w:rsidRDefault="001C22F9" w:rsidP="001C22F9">
                  <w:pPr>
                    <w:spacing w:before="100" w:after="100"/>
                    <w:ind w:left="100" w:right="100"/>
                  </w:pPr>
                  <w:r>
                    <w:rPr>
                      <w:rFonts w:ascii="Helvetica" w:eastAsia="Helvetica" w:hAnsi="Helvetica" w:cs="Helvetica"/>
                      <w:color w:val="000000"/>
                      <w:sz w:val="18"/>
                      <w:szCs w:val="18"/>
                    </w:rPr>
                    <w:t>0.209</w:t>
                  </w:r>
                </w:p>
              </w:tc>
              <w:tc>
                <w:tcPr>
                  <w:tcW w:w="851" w:type="dxa"/>
                  <w:shd w:val="clear" w:color="auto" w:fill="EFEFEF"/>
                  <w:tcMar>
                    <w:top w:w="0" w:type="dxa"/>
                    <w:left w:w="0" w:type="dxa"/>
                    <w:bottom w:w="0" w:type="dxa"/>
                    <w:right w:w="0" w:type="dxa"/>
                  </w:tcMar>
                  <w:vAlign w:val="center"/>
                </w:tcPr>
                <w:p w14:paraId="58571CE0" w14:textId="77777777" w:rsidR="001C22F9" w:rsidRDefault="001C22F9" w:rsidP="001C22F9">
                  <w:pPr>
                    <w:spacing w:before="100" w:after="100"/>
                    <w:ind w:left="100" w:right="100"/>
                  </w:pPr>
                  <w:r>
                    <w:rPr>
                      <w:rFonts w:ascii="Helvetica" w:eastAsia="Helvetica" w:hAnsi="Helvetica" w:cs="Helvetica"/>
                      <w:color w:val="000000"/>
                      <w:sz w:val="18"/>
                      <w:szCs w:val="18"/>
                    </w:rPr>
                    <w:t>0.209</w:t>
                  </w:r>
                </w:p>
              </w:tc>
              <w:tc>
                <w:tcPr>
                  <w:tcW w:w="851" w:type="dxa"/>
                  <w:shd w:val="clear" w:color="auto" w:fill="EFEFEF"/>
                  <w:tcMar>
                    <w:top w:w="0" w:type="dxa"/>
                    <w:left w:w="0" w:type="dxa"/>
                    <w:bottom w:w="0" w:type="dxa"/>
                    <w:right w:w="0" w:type="dxa"/>
                  </w:tcMar>
                  <w:vAlign w:val="center"/>
                </w:tcPr>
                <w:p w14:paraId="20FB9E1C" w14:textId="77777777" w:rsidR="001C22F9" w:rsidRDefault="001C22F9" w:rsidP="001C22F9">
                  <w:pPr>
                    <w:spacing w:before="100" w:after="100"/>
                    <w:ind w:left="100" w:right="100"/>
                  </w:pPr>
                  <w:r>
                    <w:rPr>
                      <w:rFonts w:ascii="Helvetica" w:eastAsia="Helvetica" w:hAnsi="Helvetica" w:cs="Helvetica"/>
                      <w:color w:val="000000"/>
                      <w:sz w:val="18"/>
                      <w:szCs w:val="18"/>
                    </w:rPr>
                    <w:t>0.091</w:t>
                  </w:r>
                </w:p>
              </w:tc>
              <w:tc>
                <w:tcPr>
                  <w:tcW w:w="944" w:type="dxa"/>
                  <w:tcBorders>
                    <w:right w:val="single" w:sz="8" w:space="0" w:color="666666"/>
                  </w:tcBorders>
                  <w:shd w:val="clear" w:color="auto" w:fill="EFEFEF"/>
                  <w:tcMar>
                    <w:top w:w="0" w:type="dxa"/>
                    <w:left w:w="0" w:type="dxa"/>
                    <w:bottom w:w="0" w:type="dxa"/>
                    <w:right w:w="0" w:type="dxa"/>
                  </w:tcMar>
                  <w:vAlign w:val="center"/>
                </w:tcPr>
                <w:p w14:paraId="6FED5EC0" w14:textId="267C3618" w:rsidR="001C22F9" w:rsidRDefault="0002771E" w:rsidP="001C22F9">
                  <w:pPr>
                    <w:spacing w:before="100" w:after="100"/>
                    <w:ind w:left="100" w:right="100"/>
                  </w:pPr>
                  <w:r w:rsidRPr="0002771E">
                    <w:rPr>
                      <w:rFonts w:ascii="Helvetica" w:eastAsia="Helvetica" w:hAnsi="Helvetica" w:cs="Helvetica"/>
                      <w:color w:val="000000"/>
                      <w:sz w:val="18"/>
                      <w:szCs w:val="18"/>
                    </w:rPr>
                    <w:t>0.769</w:t>
                  </w:r>
                </w:p>
              </w:tc>
              <w:tc>
                <w:tcPr>
                  <w:tcW w:w="474" w:type="dxa"/>
                  <w:tcBorders>
                    <w:left w:val="single" w:sz="8" w:space="0" w:color="666666"/>
                  </w:tcBorders>
                  <w:shd w:val="clear" w:color="auto" w:fill="EFEFEF"/>
                  <w:tcMar>
                    <w:top w:w="0" w:type="dxa"/>
                    <w:left w:w="0" w:type="dxa"/>
                    <w:bottom w:w="0" w:type="dxa"/>
                    <w:right w:w="0" w:type="dxa"/>
                  </w:tcMar>
                  <w:vAlign w:val="center"/>
                </w:tcPr>
                <w:p w14:paraId="0058F001"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EFEFEF"/>
                  <w:tcMar>
                    <w:top w:w="0" w:type="dxa"/>
                    <w:left w:w="0" w:type="dxa"/>
                    <w:bottom w:w="0" w:type="dxa"/>
                    <w:right w:w="0" w:type="dxa"/>
                  </w:tcMar>
                  <w:vAlign w:val="center"/>
                </w:tcPr>
                <w:p w14:paraId="6EFBFA67" w14:textId="77777777" w:rsidR="001C22F9" w:rsidRDefault="001C22F9" w:rsidP="001C22F9">
                  <w:pPr>
                    <w:spacing w:before="100" w:after="100"/>
                    <w:ind w:left="100" w:right="100"/>
                  </w:pPr>
                  <w:r>
                    <w:rPr>
                      <w:rFonts w:ascii="Helvetica" w:eastAsia="Helvetica" w:hAnsi="Helvetica" w:cs="Helvetica"/>
                      <w:color w:val="000000"/>
                      <w:sz w:val="18"/>
                      <w:szCs w:val="18"/>
                    </w:rPr>
                    <w:t>73.231</w:t>
                  </w:r>
                </w:p>
              </w:tc>
              <w:tc>
                <w:tcPr>
                  <w:tcW w:w="851" w:type="dxa"/>
                  <w:shd w:val="clear" w:color="auto" w:fill="EFEFEF"/>
                  <w:tcMar>
                    <w:top w:w="0" w:type="dxa"/>
                    <w:left w:w="0" w:type="dxa"/>
                    <w:bottom w:w="0" w:type="dxa"/>
                    <w:right w:w="0" w:type="dxa"/>
                  </w:tcMar>
                  <w:vAlign w:val="center"/>
                </w:tcPr>
                <w:p w14:paraId="53C2296B" w14:textId="77777777" w:rsidR="001C22F9" w:rsidRDefault="001C22F9" w:rsidP="001C22F9">
                  <w:pPr>
                    <w:spacing w:before="100" w:after="100"/>
                    <w:ind w:left="100" w:right="100"/>
                  </w:pPr>
                  <w:r>
                    <w:rPr>
                      <w:rFonts w:ascii="Helvetica" w:eastAsia="Helvetica" w:hAnsi="Helvetica" w:cs="Helvetica"/>
                      <w:color w:val="000000"/>
                      <w:sz w:val="18"/>
                      <w:szCs w:val="18"/>
                    </w:rPr>
                    <w:t>73.231</w:t>
                  </w:r>
                </w:p>
              </w:tc>
              <w:tc>
                <w:tcPr>
                  <w:tcW w:w="826" w:type="dxa"/>
                  <w:shd w:val="clear" w:color="auto" w:fill="EFEFEF"/>
                  <w:tcMar>
                    <w:top w:w="0" w:type="dxa"/>
                    <w:left w:w="0" w:type="dxa"/>
                    <w:bottom w:w="0" w:type="dxa"/>
                    <w:right w:w="0" w:type="dxa"/>
                  </w:tcMar>
                  <w:vAlign w:val="center"/>
                </w:tcPr>
                <w:p w14:paraId="5ABBDA97" w14:textId="77777777" w:rsidR="001C22F9" w:rsidRDefault="001C22F9" w:rsidP="001C22F9">
                  <w:pPr>
                    <w:spacing w:before="100" w:after="100"/>
                    <w:ind w:left="100" w:right="100"/>
                  </w:pPr>
                  <w:r>
                    <w:rPr>
                      <w:rFonts w:ascii="Helvetica" w:eastAsia="Helvetica" w:hAnsi="Helvetica" w:cs="Helvetica"/>
                      <w:color w:val="000000"/>
                      <w:sz w:val="18"/>
                      <w:szCs w:val="18"/>
                    </w:rPr>
                    <w:t>0.072</w:t>
                  </w:r>
                </w:p>
              </w:tc>
              <w:tc>
                <w:tcPr>
                  <w:tcW w:w="825" w:type="dxa"/>
                  <w:shd w:val="clear" w:color="auto" w:fill="EFEFEF"/>
                  <w:tcMar>
                    <w:top w:w="0" w:type="dxa"/>
                    <w:left w:w="0" w:type="dxa"/>
                    <w:bottom w:w="0" w:type="dxa"/>
                    <w:right w:w="0" w:type="dxa"/>
                  </w:tcMar>
                  <w:vAlign w:val="center"/>
                </w:tcPr>
                <w:p w14:paraId="73BDC232" w14:textId="77777777" w:rsidR="001C22F9" w:rsidRDefault="001C22F9" w:rsidP="001C22F9">
                  <w:pPr>
                    <w:spacing w:before="100" w:after="100"/>
                    <w:ind w:left="100" w:right="100"/>
                  </w:pPr>
                  <w:r>
                    <w:rPr>
                      <w:rFonts w:ascii="Helvetica" w:eastAsia="Helvetica" w:hAnsi="Helvetica" w:cs="Helvetica"/>
                      <w:color w:val="000000"/>
                      <w:sz w:val="18"/>
                      <w:szCs w:val="18"/>
                    </w:rPr>
                    <w:t>0.794</w:t>
                  </w:r>
                </w:p>
              </w:tc>
            </w:tr>
            <w:tr w:rsidR="00DE3048" w14:paraId="1EC30E29"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31FF4554" w14:textId="77777777" w:rsidR="001C22F9" w:rsidRDefault="001C22F9" w:rsidP="001C22F9">
                  <w:pPr>
                    <w:spacing w:before="100" w:after="100"/>
                    <w:ind w:left="100" w:right="100"/>
                  </w:pPr>
                  <w:r>
                    <w:rPr>
                      <w:rFonts w:ascii="Helvetica" w:eastAsia="Helvetica" w:hAnsi="Helvetica" w:cs="Helvetica"/>
                      <w:color w:val="000000"/>
                      <w:sz w:val="18"/>
                      <w:szCs w:val="18"/>
                    </w:rPr>
                    <w:t>Material</w:t>
                  </w:r>
                </w:p>
              </w:tc>
              <w:tc>
                <w:tcPr>
                  <w:tcW w:w="567" w:type="dxa"/>
                  <w:tcBorders>
                    <w:left w:val="single" w:sz="8" w:space="0" w:color="666666"/>
                  </w:tcBorders>
                  <w:shd w:val="clear" w:color="auto" w:fill="FFFFFF"/>
                  <w:tcMar>
                    <w:top w:w="0" w:type="dxa"/>
                    <w:left w:w="0" w:type="dxa"/>
                    <w:bottom w:w="0" w:type="dxa"/>
                    <w:right w:w="0" w:type="dxa"/>
                  </w:tcMar>
                  <w:vAlign w:val="center"/>
                </w:tcPr>
                <w:p w14:paraId="29137525"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6A81C6CF" w14:textId="77777777" w:rsidR="001C22F9" w:rsidRDefault="001C22F9" w:rsidP="001C22F9">
                  <w:pPr>
                    <w:spacing w:before="100" w:after="100"/>
                    <w:ind w:left="100" w:right="100"/>
                  </w:pPr>
                  <w:r>
                    <w:rPr>
                      <w:rFonts w:ascii="Helvetica" w:eastAsia="Helvetica" w:hAnsi="Helvetica" w:cs="Helvetica"/>
                      <w:color w:val="000000"/>
                      <w:sz w:val="18"/>
                      <w:szCs w:val="18"/>
                    </w:rPr>
                    <w:t>27.589</w:t>
                  </w:r>
                </w:p>
              </w:tc>
              <w:tc>
                <w:tcPr>
                  <w:tcW w:w="851" w:type="dxa"/>
                  <w:shd w:val="clear" w:color="auto" w:fill="FFFFFF"/>
                  <w:tcMar>
                    <w:top w:w="0" w:type="dxa"/>
                    <w:left w:w="0" w:type="dxa"/>
                    <w:bottom w:w="0" w:type="dxa"/>
                    <w:right w:w="0" w:type="dxa"/>
                  </w:tcMar>
                  <w:vAlign w:val="center"/>
                </w:tcPr>
                <w:p w14:paraId="0FB4E026" w14:textId="77777777" w:rsidR="001C22F9" w:rsidRDefault="001C22F9" w:rsidP="001C22F9">
                  <w:pPr>
                    <w:spacing w:before="100" w:after="100"/>
                    <w:ind w:left="100" w:right="100"/>
                  </w:pPr>
                  <w:r>
                    <w:rPr>
                      <w:rFonts w:ascii="Helvetica" w:eastAsia="Helvetica" w:hAnsi="Helvetica" w:cs="Helvetica"/>
                      <w:color w:val="000000"/>
                      <w:sz w:val="18"/>
                      <w:szCs w:val="18"/>
                    </w:rPr>
                    <w:t>27.589</w:t>
                  </w:r>
                </w:p>
              </w:tc>
              <w:tc>
                <w:tcPr>
                  <w:tcW w:w="851" w:type="dxa"/>
                  <w:shd w:val="clear" w:color="auto" w:fill="FFFFFF"/>
                  <w:tcMar>
                    <w:top w:w="0" w:type="dxa"/>
                    <w:left w:w="0" w:type="dxa"/>
                    <w:bottom w:w="0" w:type="dxa"/>
                    <w:right w:w="0" w:type="dxa"/>
                  </w:tcMar>
                  <w:vAlign w:val="center"/>
                </w:tcPr>
                <w:p w14:paraId="2907C954" w14:textId="77777777" w:rsidR="001C22F9" w:rsidRDefault="001C22F9" w:rsidP="001C22F9">
                  <w:pPr>
                    <w:spacing w:before="100" w:after="100"/>
                    <w:ind w:left="100" w:right="100"/>
                  </w:pPr>
                  <w:r>
                    <w:rPr>
                      <w:rFonts w:ascii="Helvetica" w:eastAsia="Helvetica" w:hAnsi="Helvetica" w:cs="Helvetica"/>
                      <w:color w:val="000000"/>
                      <w:sz w:val="18"/>
                      <w:szCs w:val="18"/>
                    </w:rPr>
                    <w:t>11.987</w:t>
                  </w:r>
                </w:p>
              </w:tc>
              <w:tc>
                <w:tcPr>
                  <w:tcW w:w="944" w:type="dxa"/>
                  <w:tcBorders>
                    <w:right w:val="single" w:sz="8" w:space="0" w:color="666666"/>
                  </w:tcBorders>
                  <w:shd w:val="clear" w:color="auto" w:fill="FFFFFF"/>
                  <w:tcMar>
                    <w:top w:w="0" w:type="dxa"/>
                    <w:left w:w="0" w:type="dxa"/>
                    <w:bottom w:w="0" w:type="dxa"/>
                    <w:right w:w="0" w:type="dxa"/>
                  </w:tcMar>
                  <w:vAlign w:val="center"/>
                </w:tcPr>
                <w:p w14:paraId="2AC365D9" w14:textId="308E877B" w:rsidR="001C22F9" w:rsidRDefault="001C22F9" w:rsidP="001C22F9">
                  <w:pPr>
                    <w:spacing w:before="100" w:after="100"/>
                    <w:ind w:left="100" w:right="100"/>
                  </w:pPr>
                  <w:r>
                    <w:rPr>
                      <w:rFonts w:ascii="Helvetica" w:eastAsia="Helvetica" w:hAnsi="Helvetica" w:cs="Helvetica"/>
                      <w:color w:val="000000"/>
                      <w:sz w:val="18"/>
                      <w:szCs w:val="18"/>
                    </w:rPr>
                    <w:t>0.006</w:t>
                  </w:r>
                  <w:r w:rsidR="0002771E">
                    <w:rPr>
                      <w:rFonts w:ascii="Helvetica" w:eastAsia="Helvetica" w:hAnsi="Helvetica" w:cs="Helvetica"/>
                      <w:color w:val="000000"/>
                      <w:sz w:val="18"/>
                      <w:szCs w:val="18"/>
                    </w:rPr>
                    <w:t>**</w:t>
                  </w:r>
                </w:p>
              </w:tc>
              <w:tc>
                <w:tcPr>
                  <w:tcW w:w="474" w:type="dxa"/>
                  <w:tcBorders>
                    <w:left w:val="single" w:sz="8" w:space="0" w:color="666666"/>
                  </w:tcBorders>
                  <w:shd w:val="clear" w:color="auto" w:fill="FFFFFF"/>
                  <w:tcMar>
                    <w:top w:w="0" w:type="dxa"/>
                    <w:left w:w="0" w:type="dxa"/>
                    <w:bottom w:w="0" w:type="dxa"/>
                    <w:right w:w="0" w:type="dxa"/>
                  </w:tcMar>
                  <w:vAlign w:val="center"/>
                </w:tcPr>
                <w:p w14:paraId="2526F081"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61E540F4" w14:textId="77777777" w:rsidR="001C22F9" w:rsidRDefault="001C22F9" w:rsidP="001C22F9">
                  <w:pPr>
                    <w:spacing w:before="100" w:after="100"/>
                    <w:ind w:left="100" w:right="100"/>
                  </w:pPr>
                  <w:r>
                    <w:rPr>
                      <w:rFonts w:ascii="Helvetica" w:eastAsia="Helvetica" w:hAnsi="Helvetica" w:cs="Helvetica"/>
                      <w:color w:val="000000"/>
                      <w:sz w:val="18"/>
                      <w:szCs w:val="18"/>
                    </w:rPr>
                    <w:t>287.726</w:t>
                  </w:r>
                </w:p>
              </w:tc>
              <w:tc>
                <w:tcPr>
                  <w:tcW w:w="851" w:type="dxa"/>
                  <w:shd w:val="clear" w:color="auto" w:fill="FFFFFF"/>
                  <w:tcMar>
                    <w:top w:w="0" w:type="dxa"/>
                    <w:left w:w="0" w:type="dxa"/>
                    <w:bottom w:w="0" w:type="dxa"/>
                    <w:right w:w="0" w:type="dxa"/>
                  </w:tcMar>
                  <w:vAlign w:val="center"/>
                </w:tcPr>
                <w:p w14:paraId="32F9C468" w14:textId="77777777" w:rsidR="001C22F9" w:rsidRDefault="001C22F9" w:rsidP="001C22F9">
                  <w:pPr>
                    <w:spacing w:before="100" w:after="100"/>
                    <w:ind w:left="100" w:right="100"/>
                  </w:pPr>
                  <w:r>
                    <w:rPr>
                      <w:rFonts w:ascii="Helvetica" w:eastAsia="Helvetica" w:hAnsi="Helvetica" w:cs="Helvetica"/>
                      <w:color w:val="000000"/>
                      <w:sz w:val="18"/>
                      <w:szCs w:val="18"/>
                    </w:rPr>
                    <w:t>287.726</w:t>
                  </w:r>
                </w:p>
              </w:tc>
              <w:tc>
                <w:tcPr>
                  <w:tcW w:w="826" w:type="dxa"/>
                  <w:shd w:val="clear" w:color="auto" w:fill="FFFFFF"/>
                  <w:tcMar>
                    <w:top w:w="0" w:type="dxa"/>
                    <w:left w:w="0" w:type="dxa"/>
                    <w:bottom w:w="0" w:type="dxa"/>
                    <w:right w:w="0" w:type="dxa"/>
                  </w:tcMar>
                  <w:vAlign w:val="center"/>
                </w:tcPr>
                <w:p w14:paraId="32F0959C" w14:textId="77777777" w:rsidR="001C22F9" w:rsidRDefault="001C22F9" w:rsidP="001C22F9">
                  <w:pPr>
                    <w:spacing w:before="100" w:after="100"/>
                    <w:ind w:left="100" w:right="100"/>
                  </w:pPr>
                  <w:r>
                    <w:rPr>
                      <w:rFonts w:ascii="Helvetica" w:eastAsia="Helvetica" w:hAnsi="Helvetica" w:cs="Helvetica"/>
                      <w:color w:val="000000"/>
                      <w:sz w:val="18"/>
                      <w:szCs w:val="18"/>
                    </w:rPr>
                    <w:t>0.283</w:t>
                  </w:r>
                </w:p>
              </w:tc>
              <w:tc>
                <w:tcPr>
                  <w:tcW w:w="825" w:type="dxa"/>
                  <w:shd w:val="clear" w:color="auto" w:fill="FFFFFF"/>
                  <w:tcMar>
                    <w:top w:w="0" w:type="dxa"/>
                    <w:left w:w="0" w:type="dxa"/>
                    <w:bottom w:w="0" w:type="dxa"/>
                    <w:right w:w="0" w:type="dxa"/>
                  </w:tcMar>
                  <w:vAlign w:val="center"/>
                </w:tcPr>
                <w:p w14:paraId="52A8549E" w14:textId="77777777" w:rsidR="001C22F9" w:rsidRDefault="001C22F9" w:rsidP="001C22F9">
                  <w:pPr>
                    <w:spacing w:before="100" w:after="100"/>
                    <w:ind w:left="100" w:right="100"/>
                  </w:pPr>
                  <w:r>
                    <w:rPr>
                      <w:rFonts w:ascii="Helvetica" w:eastAsia="Helvetica" w:hAnsi="Helvetica" w:cs="Helvetica"/>
                      <w:color w:val="000000"/>
                      <w:sz w:val="18"/>
                      <w:szCs w:val="18"/>
                    </w:rPr>
                    <w:t>0.607</w:t>
                  </w:r>
                </w:p>
              </w:tc>
            </w:tr>
            <w:tr w:rsidR="00DE3048" w14:paraId="27F7A9BC"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3C030FCA" w14:textId="77777777" w:rsidR="001C22F9" w:rsidRDefault="001C22F9" w:rsidP="001C22F9">
                  <w:pPr>
                    <w:spacing w:before="100" w:after="100"/>
                    <w:ind w:left="100" w:right="100"/>
                  </w:pPr>
                  <w:r>
                    <w:rPr>
                      <w:rFonts w:ascii="Helvetica" w:eastAsia="Helvetica" w:hAnsi="Helvetica" w:cs="Helvetica"/>
                      <w:color w:val="000000"/>
                      <w:sz w:val="18"/>
                      <w:szCs w:val="18"/>
                    </w:rPr>
                    <w:t>Residuals</w:t>
                  </w:r>
                </w:p>
              </w:tc>
              <w:tc>
                <w:tcPr>
                  <w:tcW w:w="567" w:type="dxa"/>
                  <w:tcBorders>
                    <w:left w:val="single" w:sz="8" w:space="0" w:color="666666"/>
                  </w:tcBorders>
                  <w:shd w:val="clear" w:color="auto" w:fill="EFEFEF"/>
                  <w:tcMar>
                    <w:top w:w="0" w:type="dxa"/>
                    <w:left w:w="0" w:type="dxa"/>
                    <w:bottom w:w="0" w:type="dxa"/>
                    <w:right w:w="0" w:type="dxa"/>
                  </w:tcMar>
                  <w:vAlign w:val="center"/>
                </w:tcPr>
                <w:p w14:paraId="5C818A81" w14:textId="77777777" w:rsidR="001C22F9" w:rsidRDefault="001C22F9" w:rsidP="001C22F9">
                  <w:pPr>
                    <w:spacing w:before="100" w:after="100"/>
                    <w:ind w:left="100" w:right="100"/>
                  </w:pPr>
                  <w:r>
                    <w:rPr>
                      <w:rFonts w:ascii="Helvetica" w:eastAsia="Helvetica" w:hAnsi="Helvetica" w:cs="Helvetica"/>
                      <w:color w:val="000000"/>
                      <w:sz w:val="18"/>
                      <w:szCs w:val="18"/>
                    </w:rPr>
                    <w:t>10</w:t>
                  </w:r>
                </w:p>
              </w:tc>
              <w:tc>
                <w:tcPr>
                  <w:tcW w:w="851" w:type="dxa"/>
                  <w:shd w:val="clear" w:color="auto" w:fill="EFEFEF"/>
                  <w:tcMar>
                    <w:top w:w="0" w:type="dxa"/>
                    <w:left w:w="0" w:type="dxa"/>
                    <w:bottom w:w="0" w:type="dxa"/>
                    <w:right w:w="0" w:type="dxa"/>
                  </w:tcMar>
                  <w:vAlign w:val="center"/>
                </w:tcPr>
                <w:p w14:paraId="70AB53B2" w14:textId="77777777" w:rsidR="001C22F9" w:rsidRDefault="001C22F9" w:rsidP="001C22F9">
                  <w:pPr>
                    <w:spacing w:before="100" w:after="100"/>
                    <w:ind w:left="100" w:right="100"/>
                  </w:pPr>
                  <w:r>
                    <w:rPr>
                      <w:rFonts w:ascii="Helvetica" w:eastAsia="Helvetica" w:hAnsi="Helvetica" w:cs="Helvetica"/>
                      <w:color w:val="000000"/>
                      <w:sz w:val="18"/>
                      <w:szCs w:val="18"/>
                    </w:rPr>
                    <w:t>23.016</w:t>
                  </w:r>
                </w:p>
              </w:tc>
              <w:tc>
                <w:tcPr>
                  <w:tcW w:w="851" w:type="dxa"/>
                  <w:shd w:val="clear" w:color="auto" w:fill="EFEFEF"/>
                  <w:tcMar>
                    <w:top w:w="0" w:type="dxa"/>
                    <w:left w:w="0" w:type="dxa"/>
                    <w:bottom w:w="0" w:type="dxa"/>
                    <w:right w:w="0" w:type="dxa"/>
                  </w:tcMar>
                  <w:vAlign w:val="center"/>
                </w:tcPr>
                <w:p w14:paraId="77B6D5E3" w14:textId="77777777" w:rsidR="001C22F9" w:rsidRDefault="001C22F9" w:rsidP="001C22F9">
                  <w:pPr>
                    <w:spacing w:before="100" w:after="100"/>
                    <w:ind w:left="100" w:right="100"/>
                  </w:pPr>
                  <w:r>
                    <w:rPr>
                      <w:rFonts w:ascii="Helvetica" w:eastAsia="Helvetica" w:hAnsi="Helvetica" w:cs="Helvetica"/>
                      <w:color w:val="000000"/>
                      <w:sz w:val="18"/>
                      <w:szCs w:val="18"/>
                    </w:rPr>
                    <w:t>2.302</w:t>
                  </w:r>
                </w:p>
              </w:tc>
              <w:tc>
                <w:tcPr>
                  <w:tcW w:w="851" w:type="dxa"/>
                  <w:shd w:val="clear" w:color="auto" w:fill="EFEFEF"/>
                  <w:tcMar>
                    <w:top w:w="0" w:type="dxa"/>
                    <w:left w:w="0" w:type="dxa"/>
                    <w:bottom w:w="0" w:type="dxa"/>
                    <w:right w:w="0" w:type="dxa"/>
                  </w:tcMar>
                  <w:vAlign w:val="center"/>
                </w:tcPr>
                <w:p w14:paraId="3C3859FB" w14:textId="77777777" w:rsidR="001C22F9" w:rsidRDefault="001C22F9" w:rsidP="001C22F9">
                  <w:pPr>
                    <w:spacing w:before="100" w:after="100"/>
                    <w:ind w:left="100" w:right="100"/>
                  </w:pPr>
                </w:p>
              </w:tc>
              <w:tc>
                <w:tcPr>
                  <w:tcW w:w="944" w:type="dxa"/>
                  <w:tcBorders>
                    <w:right w:val="single" w:sz="8" w:space="0" w:color="666666"/>
                  </w:tcBorders>
                  <w:shd w:val="clear" w:color="auto" w:fill="EFEFEF"/>
                  <w:tcMar>
                    <w:top w:w="0" w:type="dxa"/>
                    <w:left w:w="0" w:type="dxa"/>
                    <w:bottom w:w="0" w:type="dxa"/>
                    <w:right w:w="0" w:type="dxa"/>
                  </w:tcMar>
                  <w:vAlign w:val="center"/>
                </w:tcPr>
                <w:p w14:paraId="58E0B70B" w14:textId="77777777" w:rsidR="001C22F9" w:rsidRDefault="001C22F9" w:rsidP="001C22F9">
                  <w:pPr>
                    <w:spacing w:before="100" w:after="100"/>
                    <w:ind w:left="100" w:right="100"/>
                  </w:pPr>
                </w:p>
              </w:tc>
              <w:tc>
                <w:tcPr>
                  <w:tcW w:w="474" w:type="dxa"/>
                  <w:tcBorders>
                    <w:left w:val="single" w:sz="8" w:space="0" w:color="666666"/>
                  </w:tcBorders>
                  <w:shd w:val="clear" w:color="auto" w:fill="EFEFEF"/>
                  <w:tcMar>
                    <w:top w:w="0" w:type="dxa"/>
                    <w:left w:w="0" w:type="dxa"/>
                    <w:bottom w:w="0" w:type="dxa"/>
                    <w:right w:w="0" w:type="dxa"/>
                  </w:tcMar>
                  <w:vAlign w:val="center"/>
                </w:tcPr>
                <w:p w14:paraId="3FDAF810" w14:textId="77777777" w:rsidR="001C22F9" w:rsidRDefault="001C22F9" w:rsidP="001C22F9">
                  <w:pPr>
                    <w:spacing w:before="100" w:after="100"/>
                    <w:ind w:left="100" w:right="100"/>
                  </w:pPr>
                  <w:r>
                    <w:rPr>
                      <w:rFonts w:ascii="Helvetica" w:eastAsia="Helvetica" w:hAnsi="Helvetica" w:cs="Helvetica"/>
                      <w:color w:val="000000"/>
                      <w:sz w:val="18"/>
                      <w:szCs w:val="18"/>
                    </w:rPr>
                    <w:t>10</w:t>
                  </w:r>
                </w:p>
              </w:tc>
              <w:tc>
                <w:tcPr>
                  <w:tcW w:w="851" w:type="dxa"/>
                  <w:shd w:val="clear" w:color="auto" w:fill="EFEFEF"/>
                  <w:tcMar>
                    <w:top w:w="0" w:type="dxa"/>
                    <w:left w:w="0" w:type="dxa"/>
                    <w:bottom w:w="0" w:type="dxa"/>
                    <w:right w:w="0" w:type="dxa"/>
                  </w:tcMar>
                  <w:vAlign w:val="center"/>
                </w:tcPr>
                <w:p w14:paraId="4E6B5A33" w14:textId="77777777" w:rsidR="001C22F9" w:rsidRDefault="001C22F9" w:rsidP="001C22F9">
                  <w:pPr>
                    <w:spacing w:before="100" w:after="100"/>
                    <w:ind w:left="100" w:right="100"/>
                  </w:pPr>
                  <w:r>
                    <w:rPr>
                      <w:rFonts w:ascii="Helvetica" w:eastAsia="Helvetica" w:hAnsi="Helvetica" w:cs="Helvetica"/>
                      <w:color w:val="000000"/>
                      <w:sz w:val="18"/>
                      <w:szCs w:val="18"/>
                    </w:rPr>
                    <w:t>10176</w:t>
                  </w:r>
                </w:p>
              </w:tc>
              <w:tc>
                <w:tcPr>
                  <w:tcW w:w="851" w:type="dxa"/>
                  <w:shd w:val="clear" w:color="auto" w:fill="EFEFEF"/>
                  <w:tcMar>
                    <w:top w:w="0" w:type="dxa"/>
                    <w:left w:w="0" w:type="dxa"/>
                    <w:bottom w:w="0" w:type="dxa"/>
                    <w:right w:w="0" w:type="dxa"/>
                  </w:tcMar>
                  <w:vAlign w:val="center"/>
                </w:tcPr>
                <w:p w14:paraId="07702EF2" w14:textId="77777777" w:rsidR="001C22F9" w:rsidRDefault="001C22F9" w:rsidP="001C22F9">
                  <w:pPr>
                    <w:spacing w:before="100" w:after="100"/>
                    <w:ind w:left="100" w:right="100"/>
                  </w:pPr>
                  <w:r>
                    <w:rPr>
                      <w:rFonts w:ascii="Helvetica" w:eastAsia="Helvetica" w:hAnsi="Helvetica" w:cs="Helvetica"/>
                      <w:color w:val="000000"/>
                      <w:sz w:val="18"/>
                      <w:szCs w:val="18"/>
                    </w:rPr>
                    <w:t>1017.6</w:t>
                  </w:r>
                </w:p>
              </w:tc>
              <w:tc>
                <w:tcPr>
                  <w:tcW w:w="826" w:type="dxa"/>
                  <w:shd w:val="clear" w:color="auto" w:fill="EFEFEF"/>
                  <w:tcMar>
                    <w:top w:w="0" w:type="dxa"/>
                    <w:left w:w="0" w:type="dxa"/>
                    <w:bottom w:w="0" w:type="dxa"/>
                    <w:right w:w="0" w:type="dxa"/>
                  </w:tcMar>
                  <w:vAlign w:val="center"/>
                </w:tcPr>
                <w:p w14:paraId="75C5BA46" w14:textId="77777777" w:rsidR="001C22F9" w:rsidRDefault="001C22F9" w:rsidP="001C22F9">
                  <w:pPr>
                    <w:spacing w:before="100" w:after="100"/>
                    <w:ind w:left="100" w:right="100"/>
                  </w:pPr>
                </w:p>
              </w:tc>
              <w:tc>
                <w:tcPr>
                  <w:tcW w:w="825" w:type="dxa"/>
                  <w:shd w:val="clear" w:color="auto" w:fill="EFEFEF"/>
                  <w:tcMar>
                    <w:top w:w="0" w:type="dxa"/>
                    <w:left w:w="0" w:type="dxa"/>
                    <w:bottom w:w="0" w:type="dxa"/>
                    <w:right w:w="0" w:type="dxa"/>
                  </w:tcMar>
                  <w:vAlign w:val="center"/>
                </w:tcPr>
                <w:p w14:paraId="3D8810C2" w14:textId="77777777" w:rsidR="001C22F9" w:rsidRDefault="001C22F9" w:rsidP="001C22F9">
                  <w:pPr>
                    <w:spacing w:before="100" w:after="100"/>
                    <w:ind w:left="100" w:right="100"/>
                  </w:pPr>
                </w:p>
              </w:tc>
            </w:tr>
            <w:tr w:rsidR="001C22F9" w:rsidRPr="001C22F9" w14:paraId="5E97A096" w14:textId="77777777" w:rsidTr="0062204B">
              <w:trPr>
                <w:cantSplit/>
                <w:jc w:val="center"/>
              </w:trPr>
              <w:tc>
                <w:tcPr>
                  <w:tcW w:w="9025" w:type="dxa"/>
                  <w:gridSpan w:val="11"/>
                  <w:shd w:val="clear" w:color="auto" w:fill="FFFFFF"/>
                  <w:tcMar>
                    <w:top w:w="0" w:type="dxa"/>
                    <w:left w:w="0" w:type="dxa"/>
                    <w:bottom w:w="0" w:type="dxa"/>
                    <w:right w:w="0" w:type="dxa"/>
                  </w:tcMar>
                  <w:vAlign w:val="center"/>
                </w:tcPr>
                <w:p w14:paraId="6337612B" w14:textId="77777777" w:rsidR="001C22F9" w:rsidRPr="00716EB6" w:rsidRDefault="001C22F9" w:rsidP="001C22F9">
                  <w:pPr>
                    <w:spacing w:before="100" w:after="100"/>
                    <w:ind w:left="100" w:right="100"/>
                    <w:rPr>
                      <w:sz w:val="16"/>
                      <w:szCs w:val="16"/>
                      <w:lang w:val="fr-FR"/>
                    </w:rPr>
                  </w:pPr>
                  <w:r w:rsidRPr="00716EB6">
                    <w:rPr>
                      <w:rFonts w:ascii="Helvetica" w:eastAsia="Helvetica" w:hAnsi="Helvetica" w:cs="Helvetica"/>
                      <w:color w:val="000000"/>
                      <w:sz w:val="16"/>
                      <w:szCs w:val="16"/>
                      <w:vertAlign w:val="superscript"/>
                      <w:lang w:val="fr-FR"/>
                    </w:rPr>
                    <w:t>1</w:t>
                  </w:r>
                  <w:r w:rsidRPr="00716EB6">
                    <w:rPr>
                      <w:rFonts w:ascii="Helvetica" w:eastAsia="Helvetica" w:hAnsi="Helvetica" w:cs="Helvetica"/>
                      <w:color w:val="000000"/>
                      <w:sz w:val="16"/>
                      <w:szCs w:val="16"/>
                      <w:lang w:val="fr-FR"/>
                    </w:rPr>
                    <w:t>Signif. codes:  0 ‘***’ 0.001 ‘**’ 0.01 ‘*’ 0.05 ‘.’ 0.1 ‘ ’ 1</w:t>
                  </w:r>
                </w:p>
              </w:tc>
            </w:tr>
          </w:tbl>
          <w:p w14:paraId="195182A1" w14:textId="234C14E7" w:rsidR="00BD4A80" w:rsidRPr="001C22F9" w:rsidRDefault="00BD4A80" w:rsidP="001C22F9">
            <w:pPr>
              <w:rPr>
                <w:lang w:val="fr-FR"/>
              </w:rPr>
            </w:pPr>
          </w:p>
        </w:tc>
      </w:tr>
    </w:tbl>
    <w:p w14:paraId="590BD7BA" w14:textId="6FC43352" w:rsidR="00BD4A80" w:rsidRDefault="00A0411C">
      <w:pPr>
        <w:pStyle w:val="Titre2"/>
      </w:pPr>
      <w:bookmarkStart w:id="11" w:name="phase-ii-focusing"/>
      <w:bookmarkEnd w:id="8"/>
      <w:r>
        <w:rPr>
          <w:rStyle w:val="SectionNumber"/>
        </w:rPr>
        <w:t>3.2</w:t>
      </w:r>
      <w:r>
        <w:tab/>
        <w:t>Phase II: Focusing</w:t>
      </w:r>
    </w:p>
    <w:p w14:paraId="5B645806" w14:textId="0C00BB78" w:rsidR="00176CAF" w:rsidRDefault="00176CAF" w:rsidP="00176CAF">
      <w:pPr>
        <w:pStyle w:val="Corpsdetexte"/>
      </w:pPr>
      <w:r>
        <w:t xml:space="preserve">The main goal </w:t>
      </w:r>
      <w:r w:rsidRPr="00CD6347">
        <w:t xml:space="preserve">of </w:t>
      </w:r>
      <w:r w:rsidRPr="00CD6347">
        <w:rPr>
          <w:i/>
          <w:iCs/>
        </w:rPr>
        <w:t>Phase II</w:t>
      </w:r>
      <w:r w:rsidRPr="00CD6347">
        <w:t xml:space="preserve"> is to evaluate in more detail the influence of </w:t>
      </w:r>
      <w:r w:rsidR="00BF78A5" w:rsidRPr="009C23D2">
        <w:rPr>
          <w:color w:val="FF0000"/>
        </w:rPr>
        <w:t xml:space="preserve">the </w:t>
      </w:r>
      <w:r w:rsidRPr="009C23D2">
        <w:rPr>
          <w:color w:val="FF0000"/>
        </w:rPr>
        <w:t xml:space="preserve">infill density on the </w:t>
      </w:r>
      <w:r w:rsidR="00716EB6">
        <w:rPr>
          <w:color w:val="FF0000"/>
        </w:rPr>
        <w:t>tensile strength</w:t>
      </w:r>
      <w:r w:rsidR="00337AD1" w:rsidRPr="009C23D2">
        <w:rPr>
          <w:color w:val="FF0000"/>
        </w:rPr>
        <w:t xml:space="preserve"> </w:t>
      </w:r>
      <w:r w:rsidRPr="009C23D2">
        <w:rPr>
          <w:color w:val="FF0000"/>
        </w:rPr>
        <w:t>based on</w:t>
      </w:r>
      <w:r w:rsidR="00BF78A5" w:rsidRPr="009C23D2">
        <w:rPr>
          <w:color w:val="FF0000"/>
        </w:rPr>
        <w:t xml:space="preserve"> the results of</w:t>
      </w:r>
      <w:r w:rsidRPr="009C23D2">
        <w:rPr>
          <w:color w:val="FF0000"/>
        </w:rPr>
        <w:t xml:space="preserve"> </w:t>
      </w:r>
      <w:r w:rsidRPr="00E90B58">
        <w:rPr>
          <w:i/>
        </w:rPr>
        <w:t>Phase I</w:t>
      </w:r>
      <w:r w:rsidRPr="00CD6347">
        <w:t xml:space="preserve">. Therefore, five levels of the infill density were chosen: 40, 55, 70, 85 and 100 %. Regarding the selection of the other printing parameters, the main criterion was the reduction </w:t>
      </w:r>
      <w:r>
        <w:t xml:space="preserve">of the printing time. </w:t>
      </w:r>
      <w:r w:rsidR="00BF78A5" w:rsidRPr="00BF78A5">
        <w:rPr>
          <w:color w:val="FF0000"/>
        </w:rPr>
        <w:t>Thus</w:t>
      </w:r>
      <w:r>
        <w:t>, the experimental conditions were layer height of 0.3 mm, tri-hexagonal infill pattern and printing speed of</w:t>
      </w:r>
      <w:r w:rsidR="005311C4">
        <w:t xml:space="preserve"> 80 </w:t>
      </w:r>
      <w:r w:rsidR="005311C4" w:rsidRPr="005311C4">
        <w:rPr>
          <w:color w:val="FF0000"/>
        </w:rPr>
        <w:t>mm/s</w:t>
      </w:r>
      <w:r w:rsidRPr="005311C4">
        <w:rPr>
          <w:color w:val="FF0000"/>
        </w:rPr>
        <w:t xml:space="preserve"> </w:t>
      </w:r>
      <w:r>
        <w:t xml:space="preserve">with an estimated printing time of 20 min. A total of 10 </w:t>
      </w:r>
      <w:r w:rsidR="00793FD0" w:rsidRPr="008D22FE">
        <w:rPr>
          <w:color w:val="FF0000"/>
        </w:rPr>
        <w:t>specimens</w:t>
      </w:r>
      <w:r>
        <w:t xml:space="preserve"> were manufactured.</w:t>
      </w:r>
    </w:p>
    <w:p w14:paraId="6908AAF6" w14:textId="2471C496" w:rsidR="00BF78A5" w:rsidRPr="008D22FE" w:rsidRDefault="00BF78A5" w:rsidP="00BF78A5">
      <w:pPr>
        <w:pStyle w:val="Corpsdetexte"/>
        <w:rPr>
          <w:color w:val="FF0000"/>
        </w:rPr>
      </w:pPr>
      <w:r w:rsidRPr="00CD6347">
        <w:t xml:space="preserve">Figure 4a shows the fracture of the specimens tested in </w:t>
      </w:r>
      <w:r w:rsidRPr="00CD6347">
        <w:rPr>
          <w:i/>
          <w:iCs/>
        </w:rPr>
        <w:t>Phase II</w:t>
      </w:r>
      <w:r w:rsidRPr="00CD6347">
        <w:t xml:space="preserve">. Regarding the fracture, the results were similar to those of the </w:t>
      </w:r>
      <w:r w:rsidRPr="00CD6347">
        <w:rPr>
          <w:i/>
          <w:iCs/>
        </w:rPr>
        <w:t>Phase I</w:t>
      </w:r>
      <w:r w:rsidRPr="00CD6347">
        <w:t xml:space="preserve"> (i.e., more ductile behavior for the recycled PLA specimens). The interesting element in this phase is presented in </w:t>
      </w:r>
      <w:r w:rsidRPr="00BF78A5">
        <w:rPr>
          <w:color w:val="FF0000"/>
        </w:rPr>
        <w:t xml:space="preserve">Figure </w:t>
      </w:r>
      <w:r w:rsidRPr="00CD6347">
        <w:t xml:space="preserve">4b where the maximum load </w:t>
      </w:r>
      <w:r w:rsidR="00C3372F" w:rsidRPr="008D22FE">
        <w:rPr>
          <w:color w:val="FF0000"/>
        </w:rPr>
        <w:t xml:space="preserve">(left) and the tensile strength (right) </w:t>
      </w:r>
      <w:r w:rsidRPr="008D22FE">
        <w:rPr>
          <w:color w:val="FF0000"/>
        </w:rPr>
        <w:t xml:space="preserve">versus infill density for both materials </w:t>
      </w:r>
      <w:r w:rsidR="00C3372F" w:rsidRPr="008D22FE">
        <w:rPr>
          <w:color w:val="FF0000"/>
        </w:rPr>
        <w:t>are</w:t>
      </w:r>
      <w:r w:rsidRPr="008D22FE">
        <w:rPr>
          <w:color w:val="FF0000"/>
        </w:rPr>
        <w:t xml:space="preserve"> illustrated.</w:t>
      </w:r>
    </w:p>
    <w:p w14:paraId="4D26ABEB" w14:textId="77777777" w:rsidR="00176CAF" w:rsidRDefault="00A0411C" w:rsidP="00176CAF">
      <w:pPr>
        <w:pStyle w:val="FirstParagraph"/>
        <w:jc w:val="center"/>
      </w:pPr>
      <w:r>
        <w:rPr>
          <w:noProof/>
          <w:lang w:val="es-ES" w:eastAsia="es-ES"/>
        </w:rPr>
        <w:lastRenderedPageBreak/>
        <w:drawing>
          <wp:inline distT="0" distB="0" distL="0" distR="0" wp14:anchorId="7D9EBFF1" wp14:editId="20840D6A">
            <wp:extent cx="3235158" cy="3352800"/>
            <wp:effectExtent l="0" t="0" r="3810" b="0"/>
            <wp:docPr id="5" name="Picture" descr="Figure 3.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2"/>
                    <a:stretch>
                      <a:fillRect/>
                    </a:stretch>
                  </pic:blipFill>
                  <pic:spPr bwMode="auto">
                    <a:xfrm>
                      <a:off x="0" y="0"/>
                      <a:ext cx="3253650" cy="3371964"/>
                    </a:xfrm>
                    <a:prstGeom prst="rect">
                      <a:avLst/>
                    </a:prstGeom>
                    <a:noFill/>
                    <a:ln w="9525">
                      <a:noFill/>
                      <a:headEnd/>
                      <a:tailEnd/>
                    </a:ln>
                  </pic:spPr>
                </pic:pic>
              </a:graphicData>
            </a:graphic>
          </wp:inline>
        </w:drawing>
      </w:r>
    </w:p>
    <w:p w14:paraId="4F73D131" w14:textId="2597D72D" w:rsidR="00176CAF" w:rsidRDefault="00176CAF" w:rsidP="00176CAF">
      <w:pPr>
        <w:pStyle w:val="FirstParagraph"/>
        <w:jc w:val="center"/>
      </w:pPr>
      <w:r>
        <w:t>(a)</w:t>
      </w:r>
    </w:p>
    <w:p w14:paraId="2A134E18" w14:textId="77777777" w:rsidR="00176CAF" w:rsidRDefault="00A0411C" w:rsidP="00176CAF">
      <w:pPr>
        <w:pStyle w:val="FirstParagraph"/>
        <w:jc w:val="center"/>
      </w:pPr>
      <w:r>
        <w:rPr>
          <w:noProof/>
          <w:lang w:val="es-ES" w:eastAsia="es-ES"/>
        </w:rPr>
        <w:drawing>
          <wp:inline distT="0" distB="0" distL="0" distR="0" wp14:anchorId="18BD42E8" wp14:editId="7D35D7D0">
            <wp:extent cx="5649746" cy="2813684"/>
            <wp:effectExtent l="0" t="0" r="1905" b="635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rcRect t="198" b="198"/>
                    <a:stretch>
                      <a:fillRect/>
                    </a:stretch>
                  </pic:blipFill>
                  <pic:spPr bwMode="auto">
                    <a:xfrm>
                      <a:off x="0" y="0"/>
                      <a:ext cx="5649746" cy="2813684"/>
                    </a:xfrm>
                    <a:prstGeom prst="rect">
                      <a:avLst/>
                    </a:prstGeom>
                    <a:noFill/>
                    <a:ln>
                      <a:noFill/>
                    </a:ln>
                    <a:extLst>
                      <a:ext uri="{53640926-AAD7-44D8-BBD7-CCE9431645EC}">
                        <a14:shadowObscured xmlns:a14="http://schemas.microsoft.com/office/drawing/2010/main"/>
                      </a:ext>
                    </a:extLst>
                  </pic:spPr>
                </pic:pic>
              </a:graphicData>
            </a:graphic>
          </wp:inline>
        </w:drawing>
      </w:r>
    </w:p>
    <w:p w14:paraId="365FE964" w14:textId="41A7BE85" w:rsidR="00BD4A80" w:rsidRDefault="00176CAF" w:rsidP="00176CAF">
      <w:pPr>
        <w:pStyle w:val="FirstParagraph"/>
        <w:jc w:val="center"/>
      </w:pPr>
      <w:r>
        <w:t>(b)</w:t>
      </w:r>
    </w:p>
    <w:p w14:paraId="124FA7B2" w14:textId="4957C591" w:rsidR="00176CAF" w:rsidRPr="008D22FE" w:rsidRDefault="00176CAF" w:rsidP="0005721F">
      <w:pPr>
        <w:pStyle w:val="TableCaption"/>
        <w:rPr>
          <w:color w:val="FF0000"/>
        </w:rPr>
      </w:pPr>
      <w:r w:rsidRPr="0005721F">
        <w:rPr>
          <w:color w:val="FF0000"/>
        </w:rPr>
        <w:t xml:space="preserve">Figure 4: Phase II: Evaluation of the infill density in the mechanical load. a) </w:t>
      </w:r>
      <w:r w:rsidR="00793FD0">
        <w:rPr>
          <w:color w:val="FF0000"/>
        </w:rPr>
        <w:t>Testing specimens</w:t>
      </w:r>
      <w:r w:rsidRPr="0005721F">
        <w:rPr>
          <w:color w:val="FF0000"/>
        </w:rPr>
        <w:t xml:space="preserve"> used in Phase II. b) </w:t>
      </w:r>
      <w:r w:rsidR="008F007D" w:rsidRPr="0005721F">
        <w:rPr>
          <w:color w:val="FF0000"/>
        </w:rPr>
        <w:t>Adjustment of the data to two models</w:t>
      </w:r>
      <w:r w:rsidR="00C3372F" w:rsidRPr="0058501E">
        <w:rPr>
          <w:color w:val="FF0000"/>
        </w:rPr>
        <w:t xml:space="preserve">: left, maximum load; </w:t>
      </w:r>
      <w:r w:rsidR="0058501E" w:rsidRPr="0058501E">
        <w:rPr>
          <w:color w:val="FF0000"/>
        </w:rPr>
        <w:t xml:space="preserve">right, tensile </w:t>
      </w:r>
      <w:r w:rsidR="0058501E" w:rsidRPr="008D22FE">
        <w:rPr>
          <w:color w:val="FF0000"/>
        </w:rPr>
        <w:t>strength</w:t>
      </w:r>
      <w:r w:rsidR="008F007D" w:rsidRPr="008D22FE">
        <w:rPr>
          <w:color w:val="FF0000"/>
        </w:rPr>
        <w:t>.</w:t>
      </w:r>
    </w:p>
    <w:p w14:paraId="77C40F7A" w14:textId="78926D23" w:rsidR="0058501E" w:rsidRPr="008D22FE" w:rsidRDefault="00A0411C">
      <w:pPr>
        <w:pStyle w:val="Corpsdetexte"/>
        <w:rPr>
          <w:color w:val="FF0000"/>
        </w:rPr>
      </w:pPr>
      <w:r w:rsidRPr="00CD6347">
        <w:t xml:space="preserve">From Figure </w:t>
      </w:r>
      <w:r w:rsidR="00C5796C" w:rsidRPr="00BF78A5">
        <w:rPr>
          <w:color w:val="FF0000"/>
        </w:rPr>
        <w:t>4</w:t>
      </w:r>
      <w:r w:rsidR="00BF78A5" w:rsidRPr="00BF78A5">
        <w:rPr>
          <w:color w:val="FF0000"/>
        </w:rPr>
        <w:t>b</w:t>
      </w:r>
      <w:r w:rsidRPr="00CD6347">
        <w:t xml:space="preserve">, the experimental data </w:t>
      </w:r>
      <w:r w:rsidR="001024BC" w:rsidRPr="00CD6347">
        <w:t xml:space="preserve">was used to create two </w:t>
      </w:r>
      <w:r w:rsidR="0058501E" w:rsidRPr="008D22FE">
        <w:rPr>
          <w:color w:val="FF0000"/>
        </w:rPr>
        <w:t>regions</w:t>
      </w:r>
      <w:r w:rsidR="001024BC" w:rsidRPr="008D22FE">
        <w:rPr>
          <w:color w:val="FF0000"/>
        </w:rPr>
        <w:t xml:space="preserve">. </w:t>
      </w:r>
      <w:r w:rsidR="0058501E" w:rsidRPr="008D22FE">
        <w:rPr>
          <w:color w:val="FF0000"/>
        </w:rPr>
        <w:t>For the maximum load</w:t>
      </w:r>
      <w:r w:rsidR="0058501E">
        <w:rPr>
          <w:color w:val="FF0000"/>
        </w:rPr>
        <w:t xml:space="preserve"> (Figure 4b left)</w:t>
      </w:r>
      <w:r w:rsidR="0058501E" w:rsidRPr="008D22FE">
        <w:rPr>
          <w:color w:val="FF0000"/>
        </w:rPr>
        <w:t>, i</w:t>
      </w:r>
      <w:r w:rsidRPr="008D22FE">
        <w:rPr>
          <w:color w:val="FF0000"/>
        </w:rPr>
        <w:t xml:space="preserve">n </w:t>
      </w:r>
      <w:r w:rsidRPr="00CD6347">
        <w:t xml:space="preserve">the A region, which comprises infill densities ranging from 40 to 85 %, the slope of the curve grows slowly with an approximately linear trend. In the B region, from </w:t>
      </w:r>
      <w:r w:rsidR="00BF78A5" w:rsidRPr="00BF78A5">
        <w:rPr>
          <w:color w:val="FF0000"/>
        </w:rPr>
        <w:t>85</w:t>
      </w:r>
      <w:r w:rsidRPr="00CD6347">
        <w:t xml:space="preserve"> </w:t>
      </w:r>
      <w:r w:rsidRPr="00CD6347">
        <w:lastRenderedPageBreak/>
        <w:t xml:space="preserve">to 100 %, the increase of the tensile strength becomes more pronounced </w:t>
      </w:r>
      <w:r w:rsidR="00510250" w:rsidRPr="00510250">
        <w:rPr>
          <w:color w:val="FF0000"/>
        </w:rPr>
        <w:t>resembling</w:t>
      </w:r>
      <w:r w:rsidRPr="00CD6347">
        <w:t xml:space="preserve"> a quadratic </w:t>
      </w:r>
      <w:r w:rsidRPr="00BF78A5">
        <w:rPr>
          <w:color w:val="FF0000"/>
        </w:rPr>
        <w:t xml:space="preserve">function. Regarding </w:t>
      </w:r>
      <w:r w:rsidRPr="00CD6347">
        <w:t xml:space="preserve">the type of material, </w:t>
      </w:r>
      <w:r w:rsidR="0058501E">
        <w:t xml:space="preserve">in general, the </w:t>
      </w:r>
      <w:r w:rsidRPr="00CD6347">
        <w:t>virgin PLA moderately outperforms recycled PLA. .</w:t>
      </w:r>
      <w:r w:rsidR="0058501E">
        <w:t xml:space="preserve"> </w:t>
      </w:r>
      <w:r w:rsidRPr="00CD6347">
        <w:t>Based on the results</w:t>
      </w:r>
      <w:r w:rsidR="000E076F">
        <w:t xml:space="preserve"> in Figure 4b</w:t>
      </w:r>
      <w:r w:rsidRPr="00CD6347">
        <w:t>, it appears that a reduction from 100 to 40 % of the infill density implies a reduction</w:t>
      </w:r>
      <w:r w:rsidRPr="009C23D2">
        <w:rPr>
          <w:color w:val="FF0000"/>
        </w:rPr>
        <w:t xml:space="preserve"> </w:t>
      </w:r>
      <w:r w:rsidR="0058501E" w:rsidRPr="0058501E">
        <w:rPr>
          <w:color w:val="FF0000"/>
        </w:rPr>
        <w:t xml:space="preserve">of the maximum load of 41.9 %, </w:t>
      </w:r>
      <w:r w:rsidR="002D59BD" w:rsidRPr="0058501E">
        <w:rPr>
          <w:color w:val="FF0000"/>
        </w:rPr>
        <w:t xml:space="preserve">from 3.16 </w:t>
      </w:r>
      <w:proofErr w:type="spellStart"/>
      <w:r w:rsidR="002D59BD" w:rsidRPr="0058501E">
        <w:rPr>
          <w:color w:val="FF0000"/>
        </w:rPr>
        <w:t>kN</w:t>
      </w:r>
      <w:proofErr w:type="spellEnd"/>
      <w:r w:rsidR="002D59BD" w:rsidRPr="0058501E">
        <w:rPr>
          <w:color w:val="FF0000"/>
        </w:rPr>
        <w:t xml:space="preserve"> to 1.84 </w:t>
      </w:r>
      <w:proofErr w:type="spellStart"/>
      <w:r w:rsidR="002D59BD" w:rsidRPr="0058501E">
        <w:rPr>
          <w:color w:val="FF0000"/>
        </w:rPr>
        <w:t>kN</w:t>
      </w:r>
      <w:proofErr w:type="spellEnd"/>
      <w:r w:rsidR="002D59BD" w:rsidRPr="0058501E">
        <w:rPr>
          <w:color w:val="FF0000"/>
        </w:rPr>
        <w:t xml:space="preserve"> (</w:t>
      </w:r>
      <w:r w:rsidRPr="008D22FE">
        <w:rPr>
          <w:color w:val="FF0000"/>
        </w:rPr>
        <w:t>on average</w:t>
      </w:r>
      <w:r w:rsidR="002D59BD" w:rsidRPr="008D22FE">
        <w:rPr>
          <w:color w:val="FF0000"/>
        </w:rPr>
        <w:t xml:space="preserve"> for both materials)</w:t>
      </w:r>
      <w:r w:rsidRPr="008D22FE">
        <w:rPr>
          <w:color w:val="FF0000"/>
        </w:rPr>
        <w:t>.</w:t>
      </w:r>
    </w:p>
    <w:p w14:paraId="5A3BD04C" w14:textId="5894D8F6" w:rsidR="0058501E" w:rsidRDefault="000E076F">
      <w:pPr>
        <w:pStyle w:val="Corpsdetexte"/>
        <w:rPr>
          <w:color w:val="FF0000"/>
        </w:rPr>
      </w:pPr>
      <w:r>
        <w:rPr>
          <w:color w:val="FF0000"/>
        </w:rPr>
        <w:t>On the other hand, regarding the tensile strength</w:t>
      </w:r>
      <w:r w:rsidR="0058501E">
        <w:rPr>
          <w:color w:val="FF0000"/>
        </w:rPr>
        <w:t xml:space="preserve"> (Figure 4b right)</w:t>
      </w:r>
      <w:r>
        <w:rPr>
          <w:color w:val="FF0000"/>
        </w:rPr>
        <w:t xml:space="preserve">, it is possible to observe that the tensile strength remains </w:t>
      </w:r>
      <w:r w:rsidR="0058501E">
        <w:rPr>
          <w:color w:val="FF0000"/>
        </w:rPr>
        <w:t>mainly</w:t>
      </w:r>
      <w:r>
        <w:rPr>
          <w:color w:val="FF0000"/>
        </w:rPr>
        <w:t xml:space="preserve"> constant</w:t>
      </w:r>
      <w:r w:rsidR="0058501E">
        <w:rPr>
          <w:color w:val="FF0000"/>
        </w:rPr>
        <w:t xml:space="preserve"> in the A region</w:t>
      </w:r>
      <w:r>
        <w:rPr>
          <w:color w:val="FF0000"/>
        </w:rPr>
        <w:t xml:space="preserve">. This is explained by the </w:t>
      </w:r>
      <w:r w:rsidR="00D56BE3">
        <w:rPr>
          <w:color w:val="FF0000"/>
        </w:rPr>
        <w:t>effect of the perimeter</w:t>
      </w:r>
      <w:r w:rsidR="0058501E">
        <w:rPr>
          <w:color w:val="FF0000"/>
        </w:rPr>
        <w:t xml:space="preserve">. Thus, it should be note that </w:t>
      </w:r>
      <w:r w:rsidR="00D56BE3">
        <w:rPr>
          <w:color w:val="FF0000"/>
        </w:rPr>
        <w:t xml:space="preserve">the area in the cross-section depending on the perimeter is notably high (wall thickness of 1 mm). So, when evaluating the tensile strength the result mainly depend on the resistance provided by the perimeter, which is the same for all the specimens. However, in the B region, the effect of the infill density is more evident when approaching to 100 % and the tensile strength sharply increases as </w:t>
      </w:r>
      <w:r w:rsidR="00793FD0">
        <w:rPr>
          <w:color w:val="FF0000"/>
        </w:rPr>
        <w:t>shown for the maximum load</w:t>
      </w:r>
      <w:r w:rsidR="00D56BE3">
        <w:rPr>
          <w:color w:val="FF0000"/>
        </w:rPr>
        <w:t>.</w:t>
      </w:r>
      <w:r w:rsidR="00793FD0">
        <w:rPr>
          <w:color w:val="FF0000"/>
        </w:rPr>
        <w:t xml:space="preserve"> </w:t>
      </w:r>
      <w:r w:rsidR="00793FD0" w:rsidRPr="00CD6347">
        <w:t xml:space="preserve">The results obtained closely match those presented by Wang </w:t>
      </w:r>
      <w:r w:rsidR="00793FD0" w:rsidRPr="00447E2D">
        <w:rPr>
          <w:i/>
        </w:rPr>
        <w:t>et al.</w:t>
      </w:r>
      <w:r w:rsidR="00793FD0">
        <w:rPr>
          <w:color w:val="FF0000"/>
          <w:vertAlign w:val="superscript"/>
        </w:rPr>
        <w:t xml:space="preserve">52 </w:t>
      </w:r>
      <w:r w:rsidR="00793FD0">
        <w:rPr>
          <w:color w:val="FF0000"/>
        </w:rPr>
        <w:t xml:space="preserve">. The authors studied infill densities from 20 to 100 % and identified an increasing trend for the tensile strength with a sharp increase from 80 to 100 %. Regarding the material, </w:t>
      </w:r>
      <w:r w:rsidR="00793FD0">
        <w:t>t</w:t>
      </w:r>
      <w:r w:rsidR="0058501E" w:rsidRPr="00CD6347">
        <w:t xml:space="preserve">he results </w:t>
      </w:r>
      <w:proofErr w:type="gramStart"/>
      <w:r w:rsidR="0058501E" w:rsidRPr="00CD6347">
        <w:t>are in agreement</w:t>
      </w:r>
      <w:proofErr w:type="gramEnd"/>
      <w:r w:rsidR="0058501E" w:rsidRPr="00CD6347">
        <w:t xml:space="preserve"> with studies on the comparison of the performance of recycled and virgin PLA</w:t>
      </w:r>
      <w:hyperlink w:anchor="ref-CruzSanchez2017">
        <w:r w:rsidR="0058501E" w:rsidRPr="00CD6347">
          <w:rPr>
            <w:rStyle w:val="Lienhypertexte"/>
            <w:color w:val="auto"/>
            <w:vertAlign w:val="superscript"/>
          </w:rPr>
          <w:t>32</w:t>
        </w:r>
      </w:hyperlink>
      <w:r w:rsidR="0058501E" w:rsidRPr="00CD6347">
        <w:t xml:space="preserve"> in which there was found to be a difference of about 10 % in the tensile strength in the first recycling cycles. However, the difference notably increased as the infill density approached 100 %. </w:t>
      </w:r>
    </w:p>
    <w:p w14:paraId="4C47E404" w14:textId="77777777" w:rsidR="00BD4A80" w:rsidRDefault="00A0411C">
      <w:pPr>
        <w:pStyle w:val="Titre2"/>
      </w:pPr>
      <w:bookmarkStart w:id="12" w:name="Xa0345c686217135428fadf859140848356c8c39"/>
      <w:bookmarkEnd w:id="11"/>
      <w:r>
        <w:rPr>
          <w:rStyle w:val="SectionNumber"/>
        </w:rPr>
        <w:t>3.3</w:t>
      </w:r>
      <w:r>
        <w:tab/>
        <w:t>Phase III: Study on the printing orientation</w:t>
      </w:r>
    </w:p>
    <w:p w14:paraId="7D0341E5" w14:textId="66D6E725" w:rsidR="00BD4A80" w:rsidRDefault="00A0411C">
      <w:pPr>
        <w:pStyle w:val="FirstParagraph"/>
      </w:pPr>
      <w:r>
        <w:t>In this final phase, the main goal is to test the influence of the building orientation according to the UNE 116005:2012</w:t>
      </w:r>
      <w:r w:rsidR="00447E2D">
        <w:rPr>
          <w:color w:val="FF0000"/>
          <w:vertAlign w:val="superscript"/>
        </w:rPr>
        <w:t>49,53</w:t>
      </w:r>
      <w:r>
        <w:t xml:space="preserve"> standard.</w:t>
      </w:r>
    </w:p>
    <w:p w14:paraId="0D311DC9" w14:textId="27D2E173" w:rsidR="00BD4A80" w:rsidRPr="00CD6347" w:rsidRDefault="00A0411C">
      <w:pPr>
        <w:pStyle w:val="Corpsdetexte"/>
      </w:pPr>
      <w:r>
        <w:t xml:space="preserve">Five specimens for each of the orientations (edgewise, horizontal and vertical) for both materials were manufactured. </w:t>
      </w:r>
      <w:r w:rsidRPr="00CD6347">
        <w:t xml:space="preserve">The selected printing conditions were infill density of 50 %, printing speed of 80 mm/s, tri-hexagonal infill pattern and layer height of 0.3 mm, with the objective of limiting the use of material and the time required for printing. A total of 30 </w:t>
      </w:r>
      <w:r w:rsidR="00793FD0" w:rsidRPr="008D22FE">
        <w:rPr>
          <w:color w:val="FF0000"/>
        </w:rPr>
        <w:t xml:space="preserve">specimens </w:t>
      </w:r>
      <w:r w:rsidRPr="00CD6347">
        <w:t>were tested.</w:t>
      </w:r>
    </w:p>
    <w:p w14:paraId="17E0FCA5" w14:textId="501D27D7" w:rsidR="00BD4A80" w:rsidRPr="008F47C5" w:rsidRDefault="00A0411C">
      <w:pPr>
        <w:pStyle w:val="Corpsdetexte"/>
      </w:pPr>
      <w:r w:rsidRPr="00CD6347">
        <w:t xml:space="preserve">Figure 5a shows the images of the tested specimens displaying the same type of fracture as in the first two phases. It is interesting to evaluate the reduction in the </w:t>
      </w:r>
      <w:r w:rsidR="000E076F">
        <w:t>tensile strength</w:t>
      </w:r>
      <w:r w:rsidR="000E076F" w:rsidRPr="00CD6347">
        <w:t xml:space="preserve"> </w:t>
      </w:r>
      <w:r w:rsidRPr="00CD6347">
        <w:t>depending on the type of material and the orientation in which the specimens were printed.</w:t>
      </w:r>
      <w:r w:rsidR="008F47C5">
        <w:t xml:space="preserve"> Thus, </w:t>
      </w:r>
      <w:r w:rsidRPr="00CD6347">
        <w:t xml:space="preserve">Figure 5b details the </w:t>
      </w:r>
      <w:r w:rsidR="00793FD0" w:rsidRPr="008D22FE">
        <w:rPr>
          <w:color w:val="FF0000"/>
        </w:rPr>
        <w:t xml:space="preserve">tensile strength </w:t>
      </w:r>
      <w:del w:id="13" w:author="Fabio Alberto Cruz Sanchez" w:date="2021-11-22T09:41:00Z">
        <w:r w:rsidR="00793FD0" w:rsidRPr="008D22FE" w:rsidDel="00AD109F">
          <w:rPr>
            <w:color w:val="FF0000"/>
          </w:rPr>
          <w:delText xml:space="preserve">by </w:delText>
        </w:r>
      </w:del>
      <w:ins w:id="14" w:author="Fabio Alberto Cruz Sanchez" w:date="2021-11-22T09:41:00Z">
        <w:r w:rsidR="00AD109F">
          <w:rPr>
            <w:color w:val="FF0000"/>
          </w:rPr>
          <w:t>of samples including a</w:t>
        </w:r>
      </w:ins>
      <w:del w:id="15" w:author="Fabio Alberto Cruz Sanchez" w:date="2021-11-22T09:41:00Z">
        <w:r w:rsidR="00793FD0" w:rsidRPr="008D22FE" w:rsidDel="00AD109F">
          <w:rPr>
            <w:color w:val="FF0000"/>
          </w:rPr>
          <w:delText>means of</w:delText>
        </w:r>
      </w:del>
      <w:r w:rsidR="00793FD0" w:rsidRPr="008D22FE">
        <w:rPr>
          <w:color w:val="FF0000"/>
        </w:rPr>
        <w:t xml:space="preserve"> the</w:t>
      </w:r>
      <w:r w:rsidRPr="00CD6347">
        <w:t xml:space="preserve"> mean values for the five specimens at each orientation. From the results, </w:t>
      </w:r>
      <w:proofErr w:type="gramStart"/>
      <w:r w:rsidRPr="00CD6347">
        <w:t>it is clear that the</w:t>
      </w:r>
      <w:proofErr w:type="gramEnd"/>
      <w:r w:rsidRPr="00CD6347">
        <w:t xml:space="preserve"> horizontal orientation is the one that provided the higher tensile strength</w:t>
      </w:r>
      <w:r w:rsidR="001B636D">
        <w:t xml:space="preserve"> </w:t>
      </w:r>
      <w:r w:rsidR="001B636D" w:rsidRPr="001B636D">
        <w:rPr>
          <w:color w:val="FF0000"/>
        </w:rPr>
        <w:t xml:space="preserve">as found by Corapi </w:t>
      </w:r>
      <w:r w:rsidR="001B636D" w:rsidRPr="001B636D">
        <w:rPr>
          <w:i/>
          <w:color w:val="FF0000"/>
        </w:rPr>
        <w:t>et al.</w:t>
      </w:r>
      <w:hyperlink w:anchor="ref-Corapi2019">
        <w:r w:rsidR="001B636D" w:rsidRPr="001B636D">
          <w:rPr>
            <w:rStyle w:val="Lienhypertexte"/>
            <w:color w:val="FF0000"/>
            <w:vertAlign w:val="superscript"/>
          </w:rPr>
          <w:t>54</w:t>
        </w:r>
      </w:hyperlink>
      <w:r w:rsidRPr="00CD6347">
        <w:t xml:space="preserve">, followed by the edgewise orientation. Likewise, the virgin </w:t>
      </w:r>
      <w:r w:rsidR="00793FD0">
        <w:t>specimens</w:t>
      </w:r>
      <w:r w:rsidRPr="00CD6347">
        <w:t xml:space="preserve"> performed better than the recycled </w:t>
      </w:r>
      <w:r w:rsidR="008D22FE" w:rsidRPr="008D22FE">
        <w:rPr>
          <w:color w:val="FF0000"/>
        </w:rPr>
        <w:t>ones</w:t>
      </w:r>
      <w:r w:rsidRPr="00CD6347">
        <w:t>.</w:t>
      </w:r>
      <w:r w:rsidR="001B636D">
        <w:t xml:space="preserve"> </w:t>
      </w:r>
      <w:r w:rsidR="001B636D" w:rsidRPr="001B636D">
        <w:rPr>
          <w:color w:val="FF0000"/>
        </w:rPr>
        <w:t xml:space="preserve">According to </w:t>
      </w:r>
      <w:proofErr w:type="spellStart"/>
      <w:r w:rsidR="001B636D" w:rsidRPr="001B636D">
        <w:rPr>
          <w:color w:val="FF0000"/>
        </w:rPr>
        <w:t>Kiendl</w:t>
      </w:r>
      <w:proofErr w:type="spellEnd"/>
      <w:r w:rsidR="001B636D" w:rsidRPr="001B636D">
        <w:rPr>
          <w:color w:val="FF0000"/>
        </w:rPr>
        <w:t xml:space="preserve"> and Gao</w:t>
      </w:r>
      <w:r w:rsidR="001B636D" w:rsidRPr="001B636D">
        <w:rPr>
          <w:color w:val="FF0000"/>
          <w:vertAlign w:val="superscript"/>
        </w:rPr>
        <w:t>55</w:t>
      </w:r>
      <w:r w:rsidR="00E16A61">
        <w:rPr>
          <w:color w:val="FF0000"/>
        </w:rPr>
        <w:t xml:space="preserve">, </w:t>
      </w:r>
      <w:r w:rsidR="001B636D" w:rsidRPr="001B636D">
        <w:rPr>
          <w:color w:val="FF0000"/>
        </w:rPr>
        <w:t xml:space="preserve">for unidirectional layups, </w:t>
      </w:r>
      <w:r w:rsidR="00E16A61">
        <w:rPr>
          <w:color w:val="FF0000"/>
        </w:rPr>
        <w:t xml:space="preserve">when the fibers </w:t>
      </w:r>
      <w:r w:rsidR="008F47C5">
        <w:rPr>
          <w:color w:val="FF0000"/>
        </w:rPr>
        <w:t xml:space="preserve">are </w:t>
      </w:r>
      <w:r w:rsidR="00E16A61" w:rsidRPr="001B636D">
        <w:rPr>
          <w:color w:val="FF0000"/>
        </w:rPr>
        <w:t>aligned with the loading direction</w:t>
      </w:r>
      <w:r w:rsidR="00E16A61">
        <w:rPr>
          <w:color w:val="FF0000"/>
        </w:rPr>
        <w:t>,</w:t>
      </w:r>
      <w:r w:rsidR="00E16A61" w:rsidRPr="001B636D">
        <w:rPr>
          <w:color w:val="FF0000"/>
        </w:rPr>
        <w:t xml:space="preserve"> </w:t>
      </w:r>
      <w:r w:rsidR="00E16A61">
        <w:rPr>
          <w:color w:val="FF0000"/>
        </w:rPr>
        <w:t xml:space="preserve">toughness, </w:t>
      </w:r>
      <w:proofErr w:type="gramStart"/>
      <w:r w:rsidR="00E16A61">
        <w:rPr>
          <w:color w:val="FF0000"/>
        </w:rPr>
        <w:t>strength</w:t>
      </w:r>
      <w:proofErr w:type="gramEnd"/>
      <w:r w:rsidR="001B636D" w:rsidRPr="001B636D">
        <w:rPr>
          <w:color w:val="FF0000"/>
        </w:rPr>
        <w:t xml:space="preserve"> and </w:t>
      </w:r>
      <w:r w:rsidR="008F47C5">
        <w:rPr>
          <w:color w:val="FF0000"/>
        </w:rPr>
        <w:t>stiffness attain the</w:t>
      </w:r>
      <w:r w:rsidR="001B636D" w:rsidRPr="001B636D">
        <w:rPr>
          <w:color w:val="FF0000"/>
        </w:rPr>
        <w:t xml:space="preserve"> highest</w:t>
      </w:r>
      <w:r w:rsidR="008F47C5">
        <w:rPr>
          <w:color w:val="FF0000"/>
        </w:rPr>
        <w:t xml:space="preserve"> values</w:t>
      </w:r>
      <w:r w:rsidR="00E16A61">
        <w:rPr>
          <w:color w:val="FF0000"/>
        </w:rPr>
        <w:t>.</w:t>
      </w:r>
    </w:p>
    <w:p w14:paraId="2D4914BB" w14:textId="77B02635" w:rsidR="00BD4A80" w:rsidRPr="00557469" w:rsidRDefault="00BB422F">
      <w:pPr>
        <w:pStyle w:val="Corpsdetexte"/>
        <w:rPr>
          <w:color w:val="FF0000"/>
        </w:rPr>
      </w:pPr>
      <w:r w:rsidRPr="00557469">
        <w:rPr>
          <w:color w:val="FF0000"/>
        </w:rPr>
        <w:t>Comparing the inter</w:t>
      </w:r>
      <w:r w:rsidR="000E076F">
        <w:rPr>
          <w:color w:val="FF0000"/>
        </w:rPr>
        <w:t>-</w:t>
      </w:r>
      <w:r w:rsidRPr="00557469">
        <w:rPr>
          <w:color w:val="FF0000"/>
        </w:rPr>
        <w:t xml:space="preserve">variation between materials, the results proved that the </w:t>
      </w:r>
      <w:r w:rsidR="00A0411C" w:rsidRPr="00557469">
        <w:rPr>
          <w:color w:val="FF0000"/>
        </w:rPr>
        <w:t xml:space="preserve">vertical orientation </w:t>
      </w:r>
      <w:r w:rsidR="00337AD1" w:rsidRPr="00557469">
        <w:rPr>
          <w:color w:val="FF0000"/>
        </w:rPr>
        <w:t xml:space="preserve">had </w:t>
      </w:r>
      <w:r w:rsidR="00A0411C" w:rsidRPr="00557469">
        <w:rPr>
          <w:color w:val="FF0000"/>
        </w:rPr>
        <w:t>the worst results due to the deposition of the layers perpendicular to the tensile direction</w:t>
      </w:r>
      <w:r w:rsidR="007E1F9A" w:rsidRPr="00557469">
        <w:rPr>
          <w:color w:val="FF0000"/>
        </w:rPr>
        <w:t xml:space="preserve"> </w:t>
      </w:r>
      <w:r w:rsidR="00164DF3" w:rsidRPr="00557469">
        <w:rPr>
          <w:color w:val="FF0000"/>
        </w:rPr>
        <w:t xml:space="preserve">which was </w:t>
      </w:r>
      <w:r w:rsidR="000E076F" w:rsidRPr="000E076F">
        <w:rPr>
          <w:color w:val="FF0000"/>
        </w:rPr>
        <w:t>31.0</w:t>
      </w:r>
      <w:r w:rsidR="002A1BFC" w:rsidRPr="00557469">
        <w:rPr>
          <w:color w:val="FF0000"/>
        </w:rPr>
        <w:t xml:space="preserve"> </w:t>
      </w:r>
      <w:r w:rsidR="000E076F">
        <w:rPr>
          <w:color w:val="FF0000"/>
        </w:rPr>
        <w:t>MPa</w:t>
      </w:r>
      <w:r w:rsidR="000E076F" w:rsidRPr="00557469">
        <w:rPr>
          <w:color w:val="FF0000"/>
        </w:rPr>
        <w:t xml:space="preserve"> </w:t>
      </w:r>
      <w:r w:rsidR="007E1F9A" w:rsidRPr="00557469">
        <w:rPr>
          <w:color w:val="FF0000"/>
        </w:rPr>
        <w:t>(average virgin)</w:t>
      </w:r>
      <w:r w:rsidR="00164DF3" w:rsidRPr="00557469">
        <w:rPr>
          <w:color w:val="FF0000"/>
        </w:rPr>
        <w:t xml:space="preserve"> and </w:t>
      </w:r>
      <w:r w:rsidR="000E076F" w:rsidRPr="000E076F">
        <w:rPr>
          <w:color w:val="FF0000"/>
        </w:rPr>
        <w:t>27.0</w:t>
      </w:r>
      <w:r w:rsidR="002A1BFC" w:rsidRPr="00557469">
        <w:rPr>
          <w:color w:val="FF0000"/>
        </w:rPr>
        <w:t xml:space="preserve"> </w:t>
      </w:r>
      <w:r w:rsidR="000E076F">
        <w:rPr>
          <w:color w:val="FF0000"/>
        </w:rPr>
        <w:t>MPa</w:t>
      </w:r>
      <w:r w:rsidR="000E076F" w:rsidRPr="00557469">
        <w:rPr>
          <w:color w:val="FF0000"/>
        </w:rPr>
        <w:t xml:space="preserve"> </w:t>
      </w:r>
      <w:r w:rsidR="00164DF3" w:rsidRPr="00557469">
        <w:rPr>
          <w:color w:val="FF0000"/>
        </w:rPr>
        <w:t>(average recycled)</w:t>
      </w:r>
      <w:r w:rsidR="000E076F">
        <w:rPr>
          <w:color w:val="FF0000"/>
        </w:rPr>
        <w:t>, representing a reduction of 13%</w:t>
      </w:r>
      <w:r w:rsidR="00001724">
        <w:rPr>
          <w:color w:val="FF0000"/>
        </w:rPr>
        <w:t xml:space="preserve"> </w:t>
      </w:r>
      <w:r w:rsidR="008D22FE">
        <w:rPr>
          <w:color w:val="FF0000"/>
        </w:rPr>
        <w:t>for the</w:t>
      </w:r>
      <w:r w:rsidR="00001724">
        <w:rPr>
          <w:color w:val="FF0000"/>
        </w:rPr>
        <w:t xml:space="preserve"> recycled material with respect to </w:t>
      </w:r>
      <w:r w:rsidR="008D22FE">
        <w:rPr>
          <w:color w:val="FF0000"/>
        </w:rPr>
        <w:t xml:space="preserve">the </w:t>
      </w:r>
      <w:r w:rsidR="00001724">
        <w:rPr>
          <w:color w:val="FF0000"/>
        </w:rPr>
        <w:t xml:space="preserve">virgin </w:t>
      </w:r>
      <w:r w:rsidR="008D22FE">
        <w:rPr>
          <w:color w:val="FF0000"/>
        </w:rPr>
        <w:t>one</w:t>
      </w:r>
      <w:r w:rsidR="007E1F9A" w:rsidRPr="00557469">
        <w:rPr>
          <w:color w:val="FF0000"/>
        </w:rPr>
        <w:t>.</w:t>
      </w:r>
      <w:r w:rsidR="00A0411C" w:rsidRPr="00557469">
        <w:rPr>
          <w:color w:val="FF0000"/>
        </w:rPr>
        <w:t xml:space="preserve"> </w:t>
      </w:r>
      <w:r w:rsidR="00A0411C" w:rsidRPr="00353B34">
        <w:t xml:space="preserve">These results correspond to those by </w:t>
      </w:r>
      <w:proofErr w:type="spellStart"/>
      <w:r w:rsidR="00F204A7" w:rsidRPr="00353B34">
        <w:rPr>
          <w:color w:val="FF0000"/>
        </w:rPr>
        <w:t>Chacón</w:t>
      </w:r>
      <w:proofErr w:type="spellEnd"/>
      <w:r w:rsidR="00F204A7" w:rsidRPr="00353B34">
        <w:rPr>
          <w:color w:val="FF0000"/>
        </w:rPr>
        <w:t xml:space="preserve"> </w:t>
      </w:r>
      <w:r w:rsidR="00447E2D" w:rsidRPr="00353B34">
        <w:rPr>
          <w:i/>
          <w:color w:val="FF0000"/>
        </w:rPr>
        <w:t>et al.</w:t>
      </w:r>
      <w:r w:rsidR="00F204A7" w:rsidRPr="00353B34">
        <w:rPr>
          <w:color w:val="FF0000"/>
          <w:vertAlign w:val="superscript"/>
        </w:rPr>
        <w:t>43</w:t>
      </w:r>
      <w:r w:rsidR="00F204A7" w:rsidRPr="00353B34">
        <w:rPr>
          <w:color w:val="FF0000"/>
        </w:rPr>
        <w:t xml:space="preserve">, </w:t>
      </w:r>
      <w:r w:rsidR="00A0411C" w:rsidRPr="00353B34">
        <w:t xml:space="preserve">Corapi </w:t>
      </w:r>
      <w:r w:rsidR="00A0411C" w:rsidRPr="00353B34">
        <w:rPr>
          <w:i/>
        </w:rPr>
        <w:t>et al</w:t>
      </w:r>
      <w:r w:rsidR="001B636D" w:rsidRPr="00353B34">
        <w:rPr>
          <w:i/>
        </w:rPr>
        <w:t>.</w:t>
      </w:r>
      <w:hyperlink w:anchor="ref-Corapi2019">
        <w:r w:rsidR="00447E2D" w:rsidRPr="00353B34">
          <w:rPr>
            <w:rStyle w:val="Lienhypertexte"/>
            <w:color w:val="FF0000"/>
            <w:vertAlign w:val="superscript"/>
          </w:rPr>
          <w:t>54</w:t>
        </w:r>
      </w:hyperlink>
      <w:r w:rsidR="00A0411C" w:rsidRPr="00353B34">
        <w:t xml:space="preserve"> and Wang </w:t>
      </w:r>
      <w:r w:rsidR="00447E2D" w:rsidRPr="00353B34">
        <w:rPr>
          <w:i/>
        </w:rPr>
        <w:t>et al.</w:t>
      </w:r>
      <w:hyperlink w:anchor="ref-Wang2020h">
        <w:r w:rsidR="00336F5F" w:rsidRPr="00353B34">
          <w:rPr>
            <w:rStyle w:val="Lienhypertexte"/>
            <w:color w:val="FF0000"/>
            <w:vertAlign w:val="superscript"/>
          </w:rPr>
          <w:t>5</w:t>
        </w:r>
      </w:hyperlink>
      <w:r w:rsidR="00447E2D" w:rsidRPr="00353B34">
        <w:rPr>
          <w:rStyle w:val="Lienhypertexte"/>
          <w:color w:val="FF0000"/>
          <w:vertAlign w:val="superscript"/>
        </w:rPr>
        <w:t>2</w:t>
      </w:r>
      <w:r w:rsidR="00A0411C" w:rsidRPr="00CD6347">
        <w:t xml:space="preserve"> For</w:t>
      </w:r>
      <w:r w:rsidR="00001724">
        <w:t xml:space="preserve"> the </w:t>
      </w:r>
      <w:ins w:id="16" w:author="Fabio Alberto Cruz Sanchez" w:date="2021-11-22T09:32:00Z">
        <w:r w:rsidR="009F31FF">
          <w:t>edgewise</w:t>
        </w:r>
      </w:ins>
      <w:del w:id="17" w:author="Fabio Alberto Cruz Sanchez" w:date="2021-11-22T09:32:00Z">
        <w:r w:rsidR="00001724" w:rsidDel="009F31FF">
          <w:delText>others</w:delText>
        </w:r>
      </w:del>
      <w:r w:rsidR="00001724">
        <w:t xml:space="preserve"> orientation</w:t>
      </w:r>
      <w:del w:id="18" w:author="Fabio Alberto Cruz Sanchez" w:date="2021-11-22T09:32:00Z">
        <w:r w:rsidR="00001724" w:rsidDel="009F31FF">
          <w:delText>s</w:delText>
        </w:r>
      </w:del>
      <w:r w:rsidR="00001724">
        <w:t>,</w:t>
      </w:r>
      <w:ins w:id="19" w:author="Fabio Alberto Cruz Sanchez" w:date="2021-11-22T09:33:00Z">
        <w:r w:rsidR="009F31FF">
          <w:t xml:space="preserve"> </w:t>
        </w:r>
      </w:ins>
      <w:ins w:id="20" w:author="Fabio Alberto Cruz Sanchez" w:date="2021-11-22T09:34:00Z">
        <w:r w:rsidR="009F31FF">
          <w:t>a</w:t>
        </w:r>
      </w:ins>
      <w:ins w:id="21" w:author="Fabio Alberto Cruz Sanchez" w:date="2021-11-22T09:57:00Z">
        <w:r w:rsidR="006B5F56">
          <w:t xml:space="preserve"> </w:t>
        </w:r>
      </w:ins>
      <w:ins w:id="22" w:author="Fabio Alberto Cruz Sanchez" w:date="2021-11-22T09:34:00Z">
        <w:r w:rsidR="009F31FF" w:rsidRPr="00CD6347">
          <w:t>decrease</w:t>
        </w:r>
      </w:ins>
      <w:ins w:id="23" w:author="Fabio Alberto Cruz Sanchez" w:date="2021-11-22T09:57:00Z">
        <w:r w:rsidR="006B5F56">
          <w:t xml:space="preserve"> of </w:t>
        </w:r>
        <w:r w:rsidR="006B5F56">
          <w:t xml:space="preserve"> </w:t>
        </w:r>
        <w:commentRangeStart w:id="24"/>
        <w:r w:rsidR="006B5F56" w:rsidRPr="00557469">
          <w:rPr>
            <w:color w:val="FF0000"/>
          </w:rPr>
          <w:t>6.71</w:t>
        </w:r>
        <w:commentRangeEnd w:id="24"/>
        <w:r w:rsidR="006B5F56">
          <w:rPr>
            <w:rStyle w:val="Marquedecommentaire"/>
          </w:rPr>
          <w:commentReference w:id="24"/>
        </w:r>
        <w:commentRangeStart w:id="25"/>
        <w:commentRangeEnd w:id="25"/>
        <w:r w:rsidR="006B5F56">
          <w:rPr>
            <w:rStyle w:val="Marquedecommentaire"/>
          </w:rPr>
          <w:commentReference w:id="25"/>
        </w:r>
        <w:r w:rsidR="006B5F56" w:rsidRPr="00CD6347">
          <w:t xml:space="preserve"> </w:t>
        </w:r>
        <w:r w:rsidR="006B5F56">
          <w:t xml:space="preserve">% </w:t>
        </w:r>
      </w:ins>
      <w:ins w:id="26" w:author="Fabio Alberto Cruz Sanchez" w:date="2021-11-22T09:34:00Z">
        <w:r w:rsidR="009F31FF">
          <w:t xml:space="preserve">was evidenced </w:t>
        </w:r>
      </w:ins>
      <w:del w:id="27" w:author="Fabio Alberto Cruz Sanchez" w:date="2021-11-22T09:34:00Z">
        <w:r w:rsidR="00A0411C" w:rsidRPr="00CD6347" w:rsidDel="009F31FF">
          <w:delText xml:space="preserve"> the </w:delText>
        </w:r>
      </w:del>
      <w:ins w:id="28" w:author="Fabio Alberto Cruz Sanchez" w:date="2021-11-22T09:35:00Z">
        <w:r w:rsidR="009F31FF">
          <w:t xml:space="preserve">from </w:t>
        </w:r>
      </w:ins>
      <w:ins w:id="29" w:author="Fabio Alberto Cruz Sanchez" w:date="2021-11-22T09:31:00Z">
        <w:r w:rsidR="009F31FF">
          <w:t xml:space="preserve">35.9 </w:t>
        </w:r>
      </w:ins>
      <w:proofErr w:type="spellStart"/>
      <w:ins w:id="30" w:author="Fabio Alberto Cruz Sanchez" w:date="2021-11-22T09:30:00Z">
        <w:r w:rsidR="009F31FF">
          <w:t>Mpa</w:t>
        </w:r>
        <w:proofErr w:type="spellEnd"/>
        <w:r w:rsidR="009F31FF">
          <w:t xml:space="preserve"> </w:t>
        </w:r>
      </w:ins>
      <w:ins w:id="31" w:author="Fabio Alberto Cruz Sanchez" w:date="2021-11-22T09:31:00Z">
        <w:r w:rsidR="009F31FF">
          <w:t xml:space="preserve">(Virgin) </w:t>
        </w:r>
      </w:ins>
      <w:ins w:id="32" w:author="Fabio Alberto Cruz Sanchez" w:date="2021-11-22T09:35:00Z">
        <w:r w:rsidR="009F31FF">
          <w:t>to</w:t>
        </w:r>
      </w:ins>
      <w:ins w:id="33" w:author="Fabio Alberto Cruz Sanchez" w:date="2021-11-22T09:31:00Z">
        <w:r w:rsidR="009F31FF">
          <w:t xml:space="preserve"> 33.5MPa </w:t>
        </w:r>
        <w:r w:rsidR="009F31FF">
          <w:lastRenderedPageBreak/>
          <w:t>(recycled)</w:t>
        </w:r>
      </w:ins>
      <w:ins w:id="34" w:author="Fabio Alberto Cruz Sanchez" w:date="2021-11-22T09:35:00Z">
        <w:r w:rsidR="009F31FF">
          <w:t>. Likewise</w:t>
        </w:r>
      </w:ins>
      <w:ins w:id="35" w:author="Fabio Alberto Cruz Sanchez" w:date="2021-11-22T09:37:00Z">
        <w:r w:rsidR="009F31FF">
          <w:t>,</w:t>
        </w:r>
      </w:ins>
      <w:ins w:id="36" w:author="Fabio Alberto Cruz Sanchez" w:date="2021-11-22T09:35:00Z">
        <w:r w:rsidR="009F31FF">
          <w:t xml:space="preserve"> </w:t>
        </w:r>
      </w:ins>
      <w:ins w:id="37" w:author="Fabio Alberto Cruz Sanchez" w:date="2021-11-22T09:32:00Z">
        <w:r w:rsidR="009F31FF">
          <w:t>a</w:t>
        </w:r>
      </w:ins>
      <w:ins w:id="38" w:author="Fabio Alberto Cruz Sanchez" w:date="2021-11-22T09:39:00Z">
        <w:r w:rsidR="009F31FF">
          <w:t xml:space="preserve"> decrease of</w:t>
        </w:r>
      </w:ins>
      <w:ins w:id="39" w:author="Fabio Alberto Cruz Sanchez" w:date="2021-11-22T09:30:00Z">
        <w:r w:rsidR="009F31FF">
          <w:t xml:space="preserve"> </w:t>
        </w:r>
      </w:ins>
      <w:del w:id="40" w:author="Fabio Alberto Cruz Sanchez" w:date="2021-11-22T09:37:00Z">
        <w:r w:rsidR="00A0411C" w:rsidRPr="00CD6347" w:rsidDel="009F31FF">
          <w:delText xml:space="preserve">decrease in the </w:delText>
        </w:r>
        <w:r w:rsidR="00001724" w:rsidDel="009F31FF">
          <w:delText xml:space="preserve">tensile strength </w:delText>
        </w:r>
      </w:del>
      <w:del w:id="41" w:author="Fabio Alberto Cruz Sanchez" w:date="2021-11-22T09:39:00Z">
        <w:r w:rsidR="00001724" w:rsidDel="009F31FF">
          <w:delText xml:space="preserve">were </w:delText>
        </w:r>
        <w:commentRangeStart w:id="42"/>
        <w:r w:rsidR="00A0411C" w:rsidRPr="00557469" w:rsidDel="009F31FF">
          <w:rPr>
            <w:color w:val="FF0000"/>
          </w:rPr>
          <w:delText>6.71</w:delText>
        </w:r>
        <w:r w:rsidR="0057387A" w:rsidDel="009F31FF">
          <w:rPr>
            <w:color w:val="FF0000"/>
          </w:rPr>
          <w:delText xml:space="preserve"> </w:delText>
        </w:r>
        <w:commentRangeEnd w:id="42"/>
        <w:r w:rsidR="00E70F67" w:rsidDel="009F31FF">
          <w:rPr>
            <w:rStyle w:val="Marquedecommentaire"/>
          </w:rPr>
          <w:commentReference w:id="42"/>
        </w:r>
        <w:r w:rsidR="00E755DD" w:rsidRPr="00557469" w:rsidDel="009F31FF">
          <w:rPr>
            <w:color w:val="FF0000"/>
          </w:rPr>
          <w:delText xml:space="preserve"> </w:delText>
        </w:r>
        <w:r w:rsidR="008D22FE" w:rsidDel="009F31FF">
          <w:rPr>
            <w:color w:val="FF0000"/>
          </w:rPr>
          <w:delText xml:space="preserve">and </w:delText>
        </w:r>
      </w:del>
      <w:commentRangeStart w:id="43"/>
      <w:r w:rsidR="008D22FE">
        <w:rPr>
          <w:color w:val="FF0000"/>
        </w:rPr>
        <w:t xml:space="preserve">7.91 </w:t>
      </w:r>
      <w:commentRangeEnd w:id="43"/>
      <w:r w:rsidR="008D22FE">
        <w:rPr>
          <w:rStyle w:val="Marquedecommentaire"/>
        </w:rPr>
        <w:commentReference w:id="43"/>
      </w:r>
      <w:r w:rsidR="008D22FE">
        <w:rPr>
          <w:color w:val="FF0000"/>
        </w:rPr>
        <w:t xml:space="preserve">% </w:t>
      </w:r>
      <w:ins w:id="44" w:author="Fabio Alberto Cruz Sanchez" w:date="2021-11-22T09:39:00Z">
        <w:r w:rsidR="009F31FF">
          <w:rPr>
            <w:color w:val="FF0000"/>
          </w:rPr>
          <w:t xml:space="preserve">for </w:t>
        </w:r>
      </w:ins>
      <w:del w:id="45" w:author="Fabio Alberto Cruz Sanchez" w:date="2021-11-22T09:39:00Z">
        <w:r w:rsidR="008D22FE" w:rsidDel="009F31FF">
          <w:rPr>
            <w:color w:val="FF0000"/>
          </w:rPr>
          <w:delText xml:space="preserve">for </w:delText>
        </w:r>
        <w:r w:rsidR="00557469" w:rsidRPr="00557469" w:rsidDel="009F31FF">
          <w:rPr>
            <w:color w:val="FF0000"/>
          </w:rPr>
          <w:delText>e</w:delText>
        </w:r>
        <w:r w:rsidR="00E755DD" w:rsidRPr="00557469" w:rsidDel="009F31FF">
          <w:rPr>
            <w:color w:val="FF0000"/>
          </w:rPr>
          <w:delText>dgewise</w:delText>
        </w:r>
        <w:r w:rsidR="008D22FE" w:rsidDel="009F31FF">
          <w:rPr>
            <w:color w:val="FF0000"/>
          </w:rPr>
          <w:delText xml:space="preserve"> and </w:delText>
        </w:r>
      </w:del>
      <w:r w:rsidR="008D22FE">
        <w:rPr>
          <w:color w:val="FF0000"/>
        </w:rPr>
        <w:t>horizontal</w:t>
      </w:r>
      <w:del w:id="46" w:author="Fabio Alberto Cruz Sanchez" w:date="2021-11-22T09:39:00Z">
        <w:r w:rsidR="008D22FE" w:rsidDel="009F31FF">
          <w:rPr>
            <w:color w:val="FF0000"/>
          </w:rPr>
          <w:delText>, respectively</w:delText>
        </w:r>
      </w:del>
      <w:ins w:id="47" w:author="Fabio Alberto Cruz Sanchez" w:date="2021-11-22T09:39:00Z">
        <w:r w:rsidR="009F31FF">
          <w:rPr>
            <w:color w:val="FF0000"/>
          </w:rPr>
          <w:t xml:space="preserve"> o</w:t>
        </w:r>
      </w:ins>
      <w:ins w:id="48" w:author="Fabio Alberto Cruz Sanchez" w:date="2021-11-22T09:40:00Z">
        <w:r w:rsidR="009F31FF">
          <w:rPr>
            <w:color w:val="FF0000"/>
          </w:rPr>
          <w:t>rientation</w:t>
        </w:r>
        <w:r w:rsidR="00AD109F">
          <w:rPr>
            <w:color w:val="FF0000"/>
          </w:rPr>
          <w:t xml:space="preserve"> (from 41.3MPa virgin to 38.1Mpa recycle)</w:t>
        </w:r>
      </w:ins>
      <w:r w:rsidR="00A0411C" w:rsidRPr="00CD6347">
        <w:t>.</w:t>
      </w:r>
      <w:ins w:id="49" w:author="Fabio Alberto Cruz Sanchez" w:date="2021-11-22T09:42:00Z">
        <w:r w:rsidR="00AD109F">
          <w:t xml:space="preserve"> </w:t>
        </w:r>
      </w:ins>
      <w:ins w:id="50" w:author="Fabio Alberto Cruz Sanchez" w:date="2021-11-22T09:40:00Z">
        <w:r w:rsidR="00AD109F">
          <w:t xml:space="preserve">On the other hand, comparing </w:t>
        </w:r>
      </w:ins>
      <w:del w:id="51" w:author="Fabio Alberto Cruz Sanchez" w:date="2021-11-22T09:40:00Z">
        <w:r w:rsidR="00A0411C" w:rsidRPr="00CD6347" w:rsidDel="00AD109F">
          <w:delText xml:space="preserve"> </w:delText>
        </w:r>
        <w:r w:rsidR="00337AD1" w:rsidRPr="00557469" w:rsidDel="00AD109F">
          <w:rPr>
            <w:color w:val="FF0000"/>
          </w:rPr>
          <w:delText>Regarding</w:delText>
        </w:r>
        <w:r w:rsidRPr="00557469" w:rsidDel="00AD109F">
          <w:rPr>
            <w:color w:val="FF0000"/>
          </w:rPr>
          <w:delText xml:space="preserve"> </w:delText>
        </w:r>
      </w:del>
      <w:r w:rsidRPr="00557469">
        <w:rPr>
          <w:color w:val="FF0000"/>
        </w:rPr>
        <w:t xml:space="preserve">the </w:t>
      </w:r>
      <w:proofErr w:type="spellStart"/>
      <w:r w:rsidRPr="00557469">
        <w:rPr>
          <w:color w:val="FF0000"/>
        </w:rPr>
        <w:t>intravariation</w:t>
      </w:r>
      <w:proofErr w:type="spellEnd"/>
      <w:r w:rsidRPr="00557469">
        <w:rPr>
          <w:color w:val="FF0000"/>
        </w:rPr>
        <w:t xml:space="preserve"> </w:t>
      </w:r>
      <w:ins w:id="52" w:author="Fabio Alberto Cruz Sanchez" w:date="2021-11-22T09:43:00Z">
        <w:r w:rsidR="00AD109F">
          <w:rPr>
            <w:color w:val="FF0000"/>
          </w:rPr>
          <w:t xml:space="preserve">of the </w:t>
        </w:r>
      </w:ins>
      <w:ins w:id="53" w:author="Fabio Alberto Cruz Sanchez" w:date="2021-11-22T09:46:00Z">
        <w:r w:rsidR="00AD109F">
          <w:rPr>
            <w:color w:val="FF0000"/>
          </w:rPr>
          <w:t xml:space="preserve">vertical </w:t>
        </w:r>
      </w:ins>
      <w:ins w:id="54" w:author="Fabio Alberto Cruz Sanchez" w:date="2021-11-22T09:43:00Z">
        <w:r w:rsidR="00AD109F">
          <w:rPr>
            <w:color w:val="FF0000"/>
          </w:rPr>
          <w:t xml:space="preserve">with respect to the horizontal </w:t>
        </w:r>
      </w:ins>
      <w:ins w:id="55" w:author="Fabio Alberto Cruz Sanchez" w:date="2021-11-22T09:46:00Z">
        <w:r w:rsidR="00AD109F">
          <w:rPr>
            <w:color w:val="FF0000"/>
          </w:rPr>
          <w:t xml:space="preserve">orientation </w:t>
        </w:r>
      </w:ins>
      <w:ins w:id="56" w:author="Fabio Alberto Cruz Sanchez" w:date="2021-11-22T09:43:00Z">
        <w:r w:rsidR="00AD109F">
          <w:rPr>
            <w:color w:val="FF0000"/>
          </w:rPr>
          <w:t>in</w:t>
        </w:r>
      </w:ins>
      <w:ins w:id="57" w:author="Fabio Alberto Cruz Sanchez" w:date="2021-11-22T09:44:00Z">
        <w:r w:rsidR="00AD109F">
          <w:rPr>
            <w:color w:val="FF0000"/>
          </w:rPr>
          <w:t xml:space="preserve"> both materials, </w:t>
        </w:r>
      </w:ins>
      <w:del w:id="58" w:author="Fabio Alberto Cruz Sanchez" w:date="2021-11-22T09:44:00Z">
        <w:r w:rsidR="00337AD1" w:rsidRPr="00557469" w:rsidDel="00AD109F">
          <w:rPr>
            <w:color w:val="FF0000"/>
          </w:rPr>
          <w:delText>among</w:delText>
        </w:r>
        <w:r w:rsidRPr="00557469" w:rsidDel="00AD109F">
          <w:rPr>
            <w:color w:val="FF0000"/>
          </w:rPr>
          <w:delText xml:space="preserve"> the three build</w:delText>
        </w:r>
        <w:r w:rsidR="008D22FE" w:rsidDel="00AD109F">
          <w:rPr>
            <w:color w:val="FF0000"/>
          </w:rPr>
          <w:delText>ing</w:delText>
        </w:r>
        <w:r w:rsidRPr="00557469" w:rsidDel="00AD109F">
          <w:rPr>
            <w:color w:val="FF0000"/>
          </w:rPr>
          <w:delText xml:space="preserve"> orientations</w:delText>
        </w:r>
      </w:del>
      <w:del w:id="59" w:author="Fabio Alberto Cruz Sanchez" w:date="2021-11-22T09:47:00Z">
        <w:r w:rsidRPr="00557469" w:rsidDel="00AD109F">
          <w:rPr>
            <w:color w:val="FF0000"/>
          </w:rPr>
          <w:delText xml:space="preserve">, </w:delText>
        </w:r>
      </w:del>
      <w:r w:rsidRPr="00557469">
        <w:rPr>
          <w:color w:val="FF0000"/>
        </w:rPr>
        <w:t xml:space="preserve">it was found that there was a reduction of </w:t>
      </w:r>
      <w:commentRangeStart w:id="60"/>
      <w:r w:rsidRPr="00557469">
        <w:rPr>
          <w:color w:val="FF0000"/>
        </w:rPr>
        <w:t>33.14</w:t>
      </w:r>
      <w:r w:rsidR="00557469" w:rsidRPr="00557469">
        <w:rPr>
          <w:color w:val="FF0000"/>
        </w:rPr>
        <w:t xml:space="preserve"> </w:t>
      </w:r>
      <w:commentRangeEnd w:id="60"/>
      <w:r w:rsidR="00E70F67">
        <w:rPr>
          <w:rStyle w:val="Marquedecommentaire"/>
        </w:rPr>
        <w:commentReference w:id="60"/>
      </w:r>
      <w:r w:rsidRPr="00557469">
        <w:rPr>
          <w:color w:val="FF0000"/>
        </w:rPr>
        <w:t xml:space="preserve">% and </w:t>
      </w:r>
      <w:commentRangeStart w:id="61"/>
      <w:r w:rsidRPr="00557469">
        <w:rPr>
          <w:color w:val="FF0000"/>
        </w:rPr>
        <w:t>40.</w:t>
      </w:r>
      <w:r w:rsidR="00001724" w:rsidRPr="00557469">
        <w:rPr>
          <w:color w:val="FF0000"/>
        </w:rPr>
        <w:t>8</w:t>
      </w:r>
      <w:r w:rsidR="00001724">
        <w:rPr>
          <w:color w:val="FF0000"/>
        </w:rPr>
        <w:t>8</w:t>
      </w:r>
      <w:r w:rsidR="00001724" w:rsidRPr="00557469">
        <w:rPr>
          <w:color w:val="FF0000"/>
        </w:rPr>
        <w:t xml:space="preserve"> </w:t>
      </w:r>
      <w:commentRangeEnd w:id="61"/>
      <w:r w:rsidR="00E70F67">
        <w:rPr>
          <w:rStyle w:val="Marquedecommentaire"/>
        </w:rPr>
        <w:commentReference w:id="61"/>
      </w:r>
      <w:r w:rsidRPr="00557469">
        <w:rPr>
          <w:color w:val="FF0000"/>
        </w:rPr>
        <w:t xml:space="preserve">% </w:t>
      </w:r>
      <w:del w:id="62" w:author="Fabio Alberto Cruz Sanchez" w:date="2021-11-22T09:47:00Z">
        <w:r w:rsidRPr="00557469" w:rsidDel="00AD109F">
          <w:rPr>
            <w:color w:val="FF0000"/>
          </w:rPr>
          <w:delText xml:space="preserve">from </w:delText>
        </w:r>
        <w:r w:rsidR="00557469" w:rsidRPr="00557469" w:rsidDel="00AD109F">
          <w:rPr>
            <w:color w:val="FF0000"/>
          </w:rPr>
          <w:delText xml:space="preserve">the </w:delText>
        </w:r>
        <w:r w:rsidRPr="00557469" w:rsidDel="00AD109F">
          <w:rPr>
            <w:color w:val="FF0000"/>
          </w:rPr>
          <w:delText xml:space="preserve">horizontal to </w:delText>
        </w:r>
        <w:r w:rsidR="00557469" w:rsidRPr="00557469" w:rsidDel="00AD109F">
          <w:rPr>
            <w:color w:val="FF0000"/>
          </w:rPr>
          <w:delText xml:space="preserve">the </w:delText>
        </w:r>
        <w:r w:rsidRPr="00557469" w:rsidDel="00AD109F">
          <w:rPr>
            <w:color w:val="FF0000"/>
          </w:rPr>
          <w:delText>vertical</w:delText>
        </w:r>
        <w:r w:rsidR="00557469" w:rsidRPr="00557469" w:rsidDel="00AD109F">
          <w:rPr>
            <w:color w:val="FF0000"/>
          </w:rPr>
          <w:delText xml:space="preserve"> orientation</w:delText>
        </w:r>
        <w:r w:rsidRPr="00557469" w:rsidDel="00AD109F">
          <w:rPr>
            <w:color w:val="FF0000"/>
          </w:rPr>
          <w:delText xml:space="preserve">, </w:delText>
        </w:r>
      </w:del>
      <w:r w:rsidRPr="00557469">
        <w:rPr>
          <w:color w:val="FF0000"/>
        </w:rPr>
        <w:t>for virgin and recycled</w:t>
      </w:r>
      <w:r w:rsidR="00557469" w:rsidRPr="00557469">
        <w:rPr>
          <w:color w:val="FF0000"/>
        </w:rPr>
        <w:t>,</w:t>
      </w:r>
      <w:r w:rsidRPr="00557469">
        <w:rPr>
          <w:color w:val="FF0000"/>
        </w:rPr>
        <w:t xml:space="preserve"> respectively. </w:t>
      </w:r>
      <w:ins w:id="63" w:author="Fabio Alberto Cruz Sanchez" w:date="2021-11-22T09:47:00Z">
        <w:r w:rsidR="00AD109F">
          <w:rPr>
            <w:color w:val="FF0000"/>
          </w:rPr>
          <w:t xml:space="preserve">This demonstrates </w:t>
        </w:r>
      </w:ins>
      <w:ins w:id="64" w:author="Fabio Alberto Cruz Sanchez" w:date="2021-11-22T09:51:00Z">
        <w:r w:rsidR="006B5F56">
          <w:rPr>
            <w:color w:val="FF0000"/>
          </w:rPr>
          <w:t xml:space="preserve">the influence on the mechanical resistance. Nevertheless,  </w:t>
        </w:r>
      </w:ins>
      <w:ins w:id="65" w:author="Fabio Alberto Cruz Sanchez" w:date="2021-11-22T09:52:00Z">
        <w:r w:rsidR="006B5F56">
          <w:rPr>
            <w:color w:val="FF0000"/>
          </w:rPr>
          <w:t xml:space="preserve">this reduction </w:t>
        </w:r>
      </w:ins>
      <w:ins w:id="66" w:author="Fabio Alberto Cruz Sanchez" w:date="2021-11-22T09:51:00Z">
        <w:r w:rsidR="006B5F56">
          <w:rPr>
            <w:color w:val="FF0000"/>
          </w:rPr>
          <w:t>for recycled material remains in the same order of magnitude</w:t>
        </w:r>
      </w:ins>
      <w:ins w:id="67" w:author="Fabio Alberto Cruz Sanchez" w:date="2021-11-22T09:52:00Z">
        <w:r w:rsidR="006B5F56">
          <w:rPr>
            <w:color w:val="FF0000"/>
          </w:rPr>
          <w:t xml:space="preserve"> and comparable. </w:t>
        </w:r>
      </w:ins>
      <w:r w:rsidRPr="00557469">
        <w:rPr>
          <w:color w:val="FF0000"/>
        </w:rPr>
        <w:t>These results give an estimat</w:t>
      </w:r>
      <w:r w:rsidR="00557469" w:rsidRPr="00557469">
        <w:rPr>
          <w:color w:val="FF0000"/>
        </w:rPr>
        <w:t>e</w:t>
      </w:r>
      <w:r w:rsidR="00337AD1" w:rsidRPr="00557469">
        <w:rPr>
          <w:color w:val="FF0000"/>
        </w:rPr>
        <w:t xml:space="preserve"> of </w:t>
      </w:r>
      <w:r w:rsidR="00557469" w:rsidRPr="00557469">
        <w:rPr>
          <w:color w:val="FF0000"/>
        </w:rPr>
        <w:t xml:space="preserve">the </w:t>
      </w:r>
      <w:r w:rsidR="00337AD1" w:rsidRPr="00557469">
        <w:rPr>
          <w:color w:val="FF0000"/>
        </w:rPr>
        <w:t>substituti</w:t>
      </w:r>
      <w:r w:rsidR="00557469" w:rsidRPr="00557469">
        <w:rPr>
          <w:color w:val="FF0000"/>
        </w:rPr>
        <w:t>on</w:t>
      </w:r>
      <w:r w:rsidR="00337AD1" w:rsidRPr="00557469">
        <w:rPr>
          <w:color w:val="FF0000"/>
        </w:rPr>
        <w:t xml:space="preserve"> </w:t>
      </w:r>
      <w:r w:rsidR="00557469" w:rsidRPr="00557469">
        <w:rPr>
          <w:color w:val="FF0000"/>
        </w:rPr>
        <w:t xml:space="preserve">of </w:t>
      </w:r>
      <w:r w:rsidR="00337AD1" w:rsidRPr="00557469">
        <w:rPr>
          <w:color w:val="FF0000"/>
        </w:rPr>
        <w:t xml:space="preserve">a virgin material for </w:t>
      </w:r>
      <w:r w:rsidR="00557469" w:rsidRPr="00557469">
        <w:rPr>
          <w:color w:val="FF0000"/>
        </w:rPr>
        <w:t>a</w:t>
      </w:r>
      <w:r w:rsidR="00337AD1" w:rsidRPr="00557469">
        <w:rPr>
          <w:color w:val="FF0000"/>
        </w:rPr>
        <w:t xml:space="preserve"> recycled one, in terms of</w:t>
      </w:r>
      <w:r w:rsidRPr="00557469">
        <w:rPr>
          <w:color w:val="FF0000"/>
        </w:rPr>
        <w:t xml:space="preserve"> </w:t>
      </w:r>
      <w:r w:rsidR="00557469" w:rsidRPr="00557469">
        <w:rPr>
          <w:color w:val="FF0000"/>
        </w:rPr>
        <w:t xml:space="preserve">resistance </w:t>
      </w:r>
      <w:r w:rsidRPr="00557469">
        <w:rPr>
          <w:color w:val="FF0000"/>
        </w:rPr>
        <w:t xml:space="preserve">reduction </w:t>
      </w:r>
      <w:del w:id="68" w:author="Fabio Alberto Cruz Sanchez" w:date="2021-11-22T09:48:00Z">
        <w:r w:rsidR="00557469" w:rsidRPr="00557469" w:rsidDel="00AD109F">
          <w:rPr>
            <w:color w:val="FF0000"/>
          </w:rPr>
          <w:delText>through</w:delText>
        </w:r>
        <w:r w:rsidR="00337AD1" w:rsidRPr="00557469" w:rsidDel="00AD109F">
          <w:rPr>
            <w:color w:val="FF0000"/>
          </w:rPr>
          <w:delText xml:space="preserve"> </w:delText>
        </w:r>
      </w:del>
      <w:ins w:id="69" w:author="Fabio Alberto Cruz Sanchez" w:date="2021-11-22T09:48:00Z">
        <w:r w:rsidR="00AD109F">
          <w:rPr>
            <w:color w:val="FF0000"/>
          </w:rPr>
          <w:t>using printing parameters that can be considered as ‘draft mode</w:t>
        </w:r>
      </w:ins>
      <w:ins w:id="70" w:author="Fabio Alberto Cruz Sanchez" w:date="2021-11-22T09:49:00Z">
        <w:r w:rsidR="00AD109F">
          <w:rPr>
            <w:color w:val="FF0000"/>
          </w:rPr>
          <w:t xml:space="preserve">’, which are usable </w:t>
        </w:r>
      </w:ins>
      <w:del w:id="71" w:author="Fabio Alberto Cruz Sanchez" w:date="2021-11-22T09:49:00Z">
        <w:r w:rsidRPr="00557469" w:rsidDel="00AD109F">
          <w:rPr>
            <w:color w:val="FF0000"/>
          </w:rPr>
          <w:delText>printing</w:delText>
        </w:r>
        <w:r w:rsidR="00337AD1" w:rsidRPr="00557469" w:rsidDel="00AD109F">
          <w:rPr>
            <w:color w:val="FF0000"/>
          </w:rPr>
          <w:delText xml:space="preserve"> </w:delText>
        </w:r>
        <w:r w:rsidR="00557469" w:rsidRPr="00557469" w:rsidDel="00AD109F">
          <w:rPr>
            <w:color w:val="FF0000"/>
          </w:rPr>
          <w:delText>under</w:delText>
        </w:r>
        <w:r w:rsidR="00337AD1" w:rsidRPr="00557469" w:rsidDel="00AD109F">
          <w:rPr>
            <w:color w:val="FF0000"/>
          </w:rPr>
          <w:delText xml:space="preserve"> </w:delText>
        </w:r>
        <w:r w:rsidR="00557469" w:rsidRPr="00557469" w:rsidDel="00AD109F">
          <w:rPr>
            <w:color w:val="FF0000"/>
          </w:rPr>
          <w:delText xml:space="preserve">applications such </w:delText>
        </w:r>
      </w:del>
      <w:r w:rsidR="00557469" w:rsidRPr="00557469">
        <w:rPr>
          <w:color w:val="FF0000"/>
        </w:rPr>
        <w:t>as</w:t>
      </w:r>
      <w:r w:rsidR="008D22FE">
        <w:rPr>
          <w:color w:val="FF0000"/>
        </w:rPr>
        <w:t xml:space="preserve"> </w:t>
      </w:r>
      <w:ins w:id="72" w:author="Fabio Alberto Cruz Sanchez" w:date="2021-11-22T09:50:00Z">
        <w:r w:rsidR="006B5F56">
          <w:rPr>
            <w:color w:val="FF0000"/>
          </w:rPr>
          <w:t xml:space="preserve">a </w:t>
        </w:r>
      </w:ins>
      <w:r w:rsidR="00337AD1" w:rsidRPr="00557469">
        <w:rPr>
          <w:color w:val="FF0000"/>
        </w:rPr>
        <w:t>prototyping</w:t>
      </w:r>
      <w:ins w:id="73" w:author="Fabio Alberto Cruz Sanchez" w:date="2021-11-22T09:50:00Z">
        <w:r w:rsidR="006B5F56">
          <w:rPr>
            <w:color w:val="FF0000"/>
          </w:rPr>
          <w:t xml:space="preserve"> setup</w:t>
        </w:r>
      </w:ins>
      <w:r w:rsidR="00337AD1" w:rsidRPr="00557469">
        <w:rPr>
          <w:color w:val="FF0000"/>
        </w:rPr>
        <w:t>.</w:t>
      </w:r>
    </w:p>
    <w:p w14:paraId="089FC0F9" w14:textId="77777777" w:rsidR="008F47C5" w:rsidRDefault="008F47C5" w:rsidP="008F47C5">
      <w:pPr>
        <w:pStyle w:val="Corpsdetexte"/>
      </w:pPr>
      <w:r>
        <w:rPr>
          <w:noProof/>
          <w:lang w:val="es-ES" w:eastAsia="es-ES"/>
        </w:rPr>
        <w:drawing>
          <wp:inline distT="0" distB="0" distL="0" distR="0" wp14:anchorId="399B6A6C" wp14:editId="1A4E9617">
            <wp:extent cx="2976282" cy="1953185"/>
            <wp:effectExtent l="0" t="0" r="0" b="3175"/>
            <wp:docPr id="7" name="Picture" descr="Figure 3.5: 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8"/>
                    <a:stretch>
                      <a:fillRect/>
                    </a:stretch>
                  </pic:blipFill>
                  <pic:spPr bwMode="auto">
                    <a:xfrm>
                      <a:off x="0" y="0"/>
                      <a:ext cx="2994018" cy="1964824"/>
                    </a:xfrm>
                    <a:prstGeom prst="rect">
                      <a:avLst/>
                    </a:prstGeom>
                    <a:noFill/>
                    <a:ln w="9525">
                      <a:noFill/>
                      <a:headEnd/>
                      <a:tailEnd/>
                    </a:ln>
                  </pic:spPr>
                </pic:pic>
              </a:graphicData>
            </a:graphic>
          </wp:inline>
        </w:drawing>
      </w:r>
      <w:r>
        <w:rPr>
          <w:noProof/>
          <w:lang w:val="es-ES" w:eastAsia="es-ES"/>
        </w:rPr>
        <w:drawing>
          <wp:inline distT="0" distB="0" distL="0" distR="0" wp14:anchorId="53E0B690" wp14:editId="40EF3F18">
            <wp:extent cx="2751221" cy="2261937"/>
            <wp:effectExtent l="0" t="0" r="5080" b="0"/>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cstate="print">
                      <a:extLst>
                        <a:ext uri="{28A0092B-C50C-407E-A947-70E740481C1C}">
                          <a14:useLocalDpi xmlns:a14="http://schemas.microsoft.com/office/drawing/2010/main" val="0"/>
                        </a:ext>
                      </a:extLst>
                    </a:blip>
                    <a:srcRect t="7349" b="7349"/>
                    <a:stretch>
                      <a:fillRect/>
                    </a:stretch>
                  </pic:blipFill>
                  <pic:spPr bwMode="auto">
                    <a:xfrm>
                      <a:off x="0" y="0"/>
                      <a:ext cx="2759248" cy="2268537"/>
                    </a:xfrm>
                    <a:prstGeom prst="rect">
                      <a:avLst/>
                    </a:prstGeom>
                    <a:noFill/>
                    <a:ln>
                      <a:noFill/>
                    </a:ln>
                    <a:extLst>
                      <a:ext uri="{53640926-AAD7-44D8-BBD7-CCE9431645EC}">
                        <a14:shadowObscured xmlns:a14="http://schemas.microsoft.com/office/drawing/2010/main"/>
                      </a:ext>
                    </a:extLst>
                  </pic:spPr>
                </pic:pic>
              </a:graphicData>
            </a:graphic>
          </wp:inline>
        </w:drawing>
      </w:r>
    </w:p>
    <w:p w14:paraId="73BAB7B7" w14:textId="77777777" w:rsidR="008F47C5" w:rsidRPr="00336FEE" w:rsidRDefault="008F47C5" w:rsidP="008F47C5">
      <w:pPr>
        <w:pStyle w:val="FirstParagraph"/>
        <w:jc w:val="center"/>
        <w:rPr>
          <w:color w:val="FF0000"/>
        </w:rPr>
      </w:pPr>
      <w:r w:rsidRPr="00336FEE">
        <w:rPr>
          <w:color w:val="FF0000"/>
        </w:rPr>
        <w:t>(a)                                                                                     (b)</w:t>
      </w:r>
    </w:p>
    <w:p w14:paraId="5D26EE93" w14:textId="77777777" w:rsidR="008F47C5" w:rsidRPr="0005721F" w:rsidRDefault="008F47C5" w:rsidP="008F47C5">
      <w:pPr>
        <w:pStyle w:val="Corpsdetexte"/>
        <w:rPr>
          <w:i/>
          <w:color w:val="FF0000"/>
        </w:rPr>
      </w:pPr>
      <w:r w:rsidRPr="0005721F">
        <w:rPr>
          <w:i/>
          <w:color w:val="FF0000"/>
        </w:rPr>
        <w:t>Figure 5: Phase III: Evaluation of the anisotropy. a) Specimens after tensile test in Phase III.</w:t>
      </w:r>
      <w:r w:rsidRPr="00C5796C">
        <w:t xml:space="preserve"> </w:t>
      </w:r>
      <w:r w:rsidRPr="0005721F">
        <w:rPr>
          <w:i/>
          <w:color w:val="FF0000"/>
        </w:rPr>
        <w:t>b)Average of the maximum load obtained for each build orientation.</w:t>
      </w:r>
    </w:p>
    <w:p w14:paraId="67AD1067" w14:textId="77777777" w:rsidR="00BD4A80" w:rsidRDefault="00A0411C">
      <w:pPr>
        <w:pStyle w:val="Titre1"/>
      </w:pPr>
      <w:bookmarkStart w:id="74" w:name="section:discussion"/>
      <w:bookmarkEnd w:id="7"/>
      <w:bookmarkEnd w:id="12"/>
      <w:r>
        <w:rPr>
          <w:rStyle w:val="SectionNumber"/>
        </w:rPr>
        <w:t>4</w:t>
      </w:r>
      <w:r>
        <w:tab/>
        <w:t>Discussion and limits of the results</w:t>
      </w:r>
    </w:p>
    <w:p w14:paraId="755B2608" w14:textId="36F25FD5" w:rsidR="00BD4A80" w:rsidRDefault="00A0411C">
      <w:pPr>
        <w:pStyle w:val="FirstParagraph"/>
      </w:pPr>
      <w:r>
        <w:t xml:space="preserve">One of the systemic problems of plastic waste involves dependency of the indiscriminate disposal </w:t>
      </w:r>
      <w:r w:rsidRPr="00CD6347">
        <w:t xml:space="preserve">of plastics, which carries multiple risks because many plastic products contain additives that modify their </w:t>
      </w:r>
      <w:proofErr w:type="spellStart"/>
      <w:r w:rsidRPr="00CD6347">
        <w:t>physico</w:t>
      </w:r>
      <w:proofErr w:type="spellEnd"/>
      <w:r w:rsidRPr="00CD6347">
        <w:t>-mechanical properties, making recycling/reuse difficult.</w:t>
      </w:r>
      <w:hyperlink w:anchor="ref-Wagner2020">
        <w:r w:rsidR="001B636D">
          <w:rPr>
            <w:rStyle w:val="Lienhypertexte"/>
            <w:color w:val="FF0000"/>
            <w:vertAlign w:val="superscript"/>
          </w:rPr>
          <w:t>56</w:t>
        </w:r>
      </w:hyperlink>
      <w:r w:rsidRPr="00CD6347">
        <w:t xml:space="preserve"> The use of 3D printing technology for prototyping is not exempt from this societal issue. The main purpose of this article is to assess the extent to which the influence of printing parameters affects the tensile </w:t>
      </w:r>
      <w:r w:rsidR="001F2ECE" w:rsidRPr="001F2ECE">
        <w:rPr>
          <w:color w:val="FF0000"/>
          <w:rPrChange w:id="75" w:author="Diego" w:date="2021-11-19T17:29:00Z">
            <w:rPr/>
          </w:rPrChange>
        </w:rPr>
        <w:t>strength</w:t>
      </w:r>
      <w:r w:rsidRPr="00CD6347">
        <w:t>. While a large body of literature is focused on the optimization of the parameters for obtaining functional printed objects using 100 % of the printed material, the approach taken here is to observe the influence of a wide range of factors that are critical within conventional printing ranges. This type of approach enables designers and users to utilize printing setups that are designed for object prototypes, providing certainty about the quality of the printed products.</w:t>
      </w:r>
    </w:p>
    <w:p w14:paraId="3F030FD8" w14:textId="448DA48D" w:rsidR="009172ED" w:rsidRPr="0057387A" w:rsidRDefault="00D819B7" w:rsidP="00DB1860">
      <w:pPr>
        <w:pStyle w:val="Corpsdetexte"/>
        <w:rPr>
          <w:color w:val="FF0000"/>
        </w:rPr>
      </w:pPr>
      <w:r w:rsidRPr="0057387A">
        <w:rPr>
          <w:color w:val="FF0000"/>
        </w:rPr>
        <w:t>One main point to highli</w:t>
      </w:r>
      <w:r w:rsidR="009172ED" w:rsidRPr="0057387A">
        <w:rPr>
          <w:color w:val="FF0000"/>
        </w:rPr>
        <w:t>gh</w:t>
      </w:r>
      <w:r w:rsidRPr="0057387A">
        <w:rPr>
          <w:color w:val="FF0000"/>
        </w:rPr>
        <w:t xml:space="preserve">t from Phase I is that among the parameters tested, </w:t>
      </w:r>
      <w:r w:rsidR="0057387A" w:rsidRPr="0057387A">
        <w:rPr>
          <w:color w:val="FF0000"/>
        </w:rPr>
        <w:t>it was</w:t>
      </w:r>
      <w:r w:rsidRPr="0057387A">
        <w:rPr>
          <w:color w:val="FF0000"/>
        </w:rPr>
        <w:t xml:space="preserve"> found that </w:t>
      </w:r>
      <w:r w:rsidR="0057387A" w:rsidRPr="0057387A">
        <w:rPr>
          <w:color w:val="FF0000"/>
        </w:rPr>
        <w:t xml:space="preserve">the </w:t>
      </w:r>
      <w:r w:rsidRPr="0057387A">
        <w:rPr>
          <w:color w:val="FF0000"/>
        </w:rPr>
        <w:t xml:space="preserve">infill density </w:t>
      </w:r>
      <w:r w:rsidR="00DB1860" w:rsidRPr="0057387A">
        <w:rPr>
          <w:color w:val="FF0000"/>
        </w:rPr>
        <w:t>is</w:t>
      </w:r>
      <w:r w:rsidRPr="0057387A">
        <w:rPr>
          <w:color w:val="FF0000"/>
        </w:rPr>
        <w:t xml:space="preserve"> a central parameter to characterize the resistance of the printed part </w:t>
      </w:r>
      <w:r w:rsidR="001F2ECE">
        <w:rPr>
          <w:color w:val="FF0000"/>
        </w:rPr>
        <w:t xml:space="preserve">for both </w:t>
      </w:r>
      <w:r w:rsidRPr="0057387A">
        <w:rPr>
          <w:color w:val="FF0000"/>
        </w:rPr>
        <w:t>virgin and recycled</w:t>
      </w:r>
      <w:r w:rsidR="001F2ECE">
        <w:rPr>
          <w:color w:val="FF0000"/>
        </w:rPr>
        <w:t xml:space="preserve"> materials</w:t>
      </w:r>
      <w:r w:rsidRPr="0057387A">
        <w:rPr>
          <w:color w:val="FF0000"/>
        </w:rPr>
        <w:t xml:space="preserve">. </w:t>
      </w:r>
      <w:r w:rsidR="009172ED" w:rsidRPr="0057387A">
        <w:rPr>
          <w:color w:val="FF0000"/>
        </w:rPr>
        <w:t xml:space="preserve">Certainly, more experimental data is needed to have a robust comprehensive understanding given the fact that fractional experimental designs </w:t>
      </w:r>
      <w:r w:rsidR="009172ED" w:rsidRPr="0057387A">
        <w:rPr>
          <w:color w:val="FF0000"/>
        </w:rPr>
        <w:lastRenderedPageBreak/>
        <w:t>were used in this study. Nevertheless, one interesting perspective from here is to be able to construct conservative failure models for FFF</w:t>
      </w:r>
      <w:r w:rsidR="00AC2D53" w:rsidRPr="0057387A">
        <w:rPr>
          <w:color w:val="FF0000"/>
        </w:rPr>
        <w:t>.</w:t>
      </w:r>
      <w:hyperlink w:anchor="ref-Schwarz2021">
        <w:r w:rsidR="00AC2D53" w:rsidRPr="0057387A">
          <w:rPr>
            <w:rStyle w:val="Lienhypertexte"/>
            <w:color w:val="FF0000"/>
            <w:vertAlign w:val="superscript"/>
          </w:rPr>
          <w:t>57</w:t>
        </w:r>
      </w:hyperlink>
      <w:r w:rsidR="00DA4E51" w:rsidRPr="0057387A">
        <w:rPr>
          <w:rFonts w:ascii="Calibri" w:hAnsi="Calibri" w:cs="Calibri"/>
          <w:color w:val="FF0000"/>
        </w:rPr>
        <w:t xml:space="preserve"> </w:t>
      </w:r>
      <w:r w:rsidR="009172ED" w:rsidRPr="0057387A">
        <w:rPr>
          <w:color w:val="FF0000"/>
        </w:rPr>
        <w:t>Promoting the design efficiency of FFF products needs a</w:t>
      </w:r>
      <w:r w:rsidR="0057387A" w:rsidRPr="0057387A">
        <w:rPr>
          <w:color w:val="FF0000"/>
        </w:rPr>
        <w:t>n</w:t>
      </w:r>
      <w:r w:rsidR="009172ED" w:rsidRPr="0057387A">
        <w:rPr>
          <w:color w:val="FF0000"/>
        </w:rPr>
        <w:t xml:space="preserve"> accurate modeling and better failure criteria for predicting the mechanical strength properties.</w:t>
      </w:r>
      <w:r w:rsidR="001F2ECE">
        <w:rPr>
          <w:color w:val="FF0000"/>
        </w:rPr>
        <w:t xml:space="preserve"> </w:t>
      </w:r>
      <w:r w:rsidR="00DB1860" w:rsidRPr="0057387A">
        <w:rPr>
          <w:color w:val="FF0000"/>
        </w:rPr>
        <w:t xml:space="preserve">The fracture of the specimens in this study confirms that in-layer and interlayer failure modes are present, and this </w:t>
      </w:r>
      <w:proofErr w:type="spellStart"/>
      <w:r w:rsidR="00DB1860" w:rsidRPr="0057387A">
        <w:rPr>
          <w:color w:val="FF0000"/>
        </w:rPr>
        <w:t>behaviour</w:t>
      </w:r>
      <w:proofErr w:type="spellEnd"/>
      <w:r w:rsidR="00DB1860" w:rsidRPr="0057387A">
        <w:rPr>
          <w:color w:val="FF0000"/>
        </w:rPr>
        <w:t xml:space="preserve"> might lead to errors and inconsistency in the predictions of </w:t>
      </w:r>
      <w:r w:rsidR="0057387A" w:rsidRPr="0057387A">
        <w:rPr>
          <w:color w:val="FF0000"/>
        </w:rPr>
        <w:t>the tensile properties</w:t>
      </w:r>
      <w:r w:rsidR="0057387A">
        <w:rPr>
          <w:color w:val="FF0000"/>
        </w:rPr>
        <w:t xml:space="preserve"> given by the model</w:t>
      </w:r>
      <w:r w:rsidR="00DB1860" w:rsidRPr="0057387A">
        <w:rPr>
          <w:color w:val="FF0000"/>
        </w:rPr>
        <w:t>.</w:t>
      </w:r>
      <w:r w:rsidR="0057387A">
        <w:rPr>
          <w:color w:val="FF0000"/>
        </w:rPr>
        <w:t xml:space="preserve"> </w:t>
      </w:r>
      <w:r w:rsidR="00AC2D53" w:rsidRPr="0057387A">
        <w:rPr>
          <w:color w:val="FF0000"/>
        </w:rPr>
        <w:t xml:space="preserve">A conservative model needs to be explored in more detail for </w:t>
      </w:r>
      <w:r w:rsidR="001F2ECE">
        <w:rPr>
          <w:color w:val="FF0000"/>
        </w:rPr>
        <w:t xml:space="preserve">the </w:t>
      </w:r>
      <w:r w:rsidR="00AC2D53" w:rsidRPr="0057387A">
        <w:rPr>
          <w:color w:val="FF0000"/>
        </w:rPr>
        <w:t>infill density parameter and recycling assets to provide a safety margin for designers in their products</w:t>
      </w:r>
      <w:r w:rsidR="0057387A" w:rsidRPr="0057387A">
        <w:rPr>
          <w:color w:val="FF0000"/>
        </w:rPr>
        <w:t>.</w:t>
      </w:r>
    </w:p>
    <w:p w14:paraId="25242299" w14:textId="227C3A25" w:rsidR="00001724" w:rsidRPr="001565DC" w:rsidRDefault="005539D7">
      <w:pPr>
        <w:pStyle w:val="Corpsdetexte"/>
        <w:rPr>
          <w:color w:val="FF0000"/>
        </w:rPr>
      </w:pPr>
      <w:r w:rsidRPr="009C23D2">
        <w:rPr>
          <w:color w:val="FF0000"/>
        </w:rPr>
        <w:t xml:space="preserve">Another </w:t>
      </w:r>
      <w:r w:rsidR="00A0411C" w:rsidRPr="009C23D2">
        <w:rPr>
          <w:color w:val="FF0000"/>
        </w:rPr>
        <w:t xml:space="preserve">main result of this study </w:t>
      </w:r>
      <w:r w:rsidR="009172ED" w:rsidRPr="009C23D2">
        <w:rPr>
          <w:color w:val="FF0000"/>
        </w:rPr>
        <w:t xml:space="preserve">is </w:t>
      </w:r>
      <w:r w:rsidR="00A0411C" w:rsidRPr="00CD6347">
        <w:t xml:space="preserve">that there is a reduction about </w:t>
      </w:r>
      <w:r w:rsidR="00A0411C" w:rsidRPr="009C23D2">
        <w:rPr>
          <w:color w:val="FF0000"/>
        </w:rPr>
        <w:t>41.</w:t>
      </w:r>
      <w:r w:rsidRPr="009C23D2">
        <w:rPr>
          <w:color w:val="FF0000"/>
        </w:rPr>
        <w:t>9</w:t>
      </w:r>
      <w:r w:rsidR="009C23D2">
        <w:t xml:space="preserve"> </w:t>
      </w:r>
      <w:r w:rsidR="00A0411C" w:rsidRPr="00CD6347">
        <w:t>% (on average) in the maximum load supported for PLA (virgin and recycled) when the infill density changes from 100 to 40 %</w:t>
      </w:r>
      <w:r w:rsidR="001565DC">
        <w:t xml:space="preserve"> </w:t>
      </w:r>
      <w:r w:rsidR="001565DC" w:rsidRPr="001565DC">
        <w:rPr>
          <w:color w:val="FF0000"/>
        </w:rPr>
        <w:t>as identified in Phase II</w:t>
      </w:r>
      <w:r w:rsidR="00A0411C" w:rsidRPr="001565DC">
        <w:rPr>
          <w:color w:val="FF0000"/>
        </w:rPr>
        <w:t xml:space="preserve">. </w:t>
      </w:r>
      <w:r w:rsidR="00A0411C" w:rsidRPr="00CD6347">
        <w:t xml:space="preserve">Moreover, it could be inferred from the results that an infill density of 40 % retained 58.1 % of the </w:t>
      </w:r>
      <w:r w:rsidR="00E50460" w:rsidRPr="0057387A">
        <w:rPr>
          <w:color w:val="FF0000"/>
        </w:rPr>
        <w:t>maximal load</w:t>
      </w:r>
      <w:r w:rsidR="00A0411C" w:rsidRPr="0057387A">
        <w:rPr>
          <w:color w:val="FF0000"/>
        </w:rPr>
        <w:t>.</w:t>
      </w:r>
      <w:r w:rsidR="007E1F9A" w:rsidRPr="0057387A">
        <w:rPr>
          <w:color w:val="FF0000"/>
        </w:rPr>
        <w:t xml:space="preserve"> </w:t>
      </w:r>
      <w:ins w:id="76" w:author="Diego" w:date="2021-11-19T17:57:00Z">
        <w:r w:rsidR="00380257">
          <w:rPr>
            <w:color w:val="FF0000"/>
          </w:rPr>
          <w:t xml:space="preserve">The results are even closer when attending to the tensile </w:t>
        </w:r>
      </w:ins>
      <w:ins w:id="77" w:author="Diego" w:date="2021-11-19T17:58:00Z">
        <w:r w:rsidR="00380257">
          <w:rPr>
            <w:color w:val="FF0000"/>
          </w:rPr>
          <w:t>strength</w:t>
        </w:r>
      </w:ins>
      <w:ins w:id="78" w:author="Diego" w:date="2021-11-19T17:57:00Z">
        <w:r w:rsidR="00380257">
          <w:rPr>
            <w:color w:val="FF0000"/>
          </w:rPr>
          <w:t xml:space="preserve"> but, they</w:t>
        </w:r>
      </w:ins>
      <w:del w:id="79" w:author="Diego" w:date="2021-11-19T17:58:00Z">
        <w:r w:rsidR="00001724" w:rsidDel="00380257">
          <w:rPr>
            <w:color w:val="FF0000"/>
          </w:rPr>
          <w:delText xml:space="preserve">However, on the tensile strength </w:delText>
        </w:r>
        <w:r w:rsidR="00001724" w:rsidRPr="001565DC" w:rsidDel="00380257">
          <w:rPr>
            <w:color w:val="FF0000"/>
          </w:rPr>
          <w:delText>perspective</w:delText>
        </w:r>
        <w:r w:rsidR="001565DC" w:rsidRPr="001565DC" w:rsidDel="00380257">
          <w:rPr>
            <w:color w:val="FF0000"/>
          </w:rPr>
          <w:delText>, the results</w:delText>
        </w:r>
      </w:del>
      <w:r w:rsidR="001565DC" w:rsidRPr="001565DC">
        <w:rPr>
          <w:color w:val="FF0000"/>
        </w:rPr>
        <w:t xml:space="preserve"> did not show the same trend as </w:t>
      </w:r>
      <w:del w:id="80" w:author="Diego" w:date="2021-11-19T17:58:00Z">
        <w:r w:rsidR="001565DC" w:rsidRPr="001565DC" w:rsidDel="00380257">
          <w:rPr>
            <w:color w:val="FF0000"/>
          </w:rPr>
          <w:delText xml:space="preserve">for </w:delText>
        </w:r>
      </w:del>
      <w:r w:rsidR="001565DC" w:rsidRPr="001565DC">
        <w:rPr>
          <w:color w:val="FF0000"/>
        </w:rPr>
        <w:t>the maximum load. In this sense, it seems clear that the cross-section related to the perimeter may play a major role on the resistance and, thus, it brings additional opportunities to attain the minimum required resistance while diminishing the material usage.</w:t>
      </w:r>
    </w:p>
    <w:p w14:paraId="44CEE490" w14:textId="24A33B3C" w:rsidR="00BD4A80" w:rsidRPr="00CD6347" w:rsidRDefault="007E1F9A">
      <w:pPr>
        <w:pStyle w:val="Corpsdetexte"/>
      </w:pPr>
      <w:r w:rsidRPr="0057387A">
        <w:rPr>
          <w:color w:val="FF0000"/>
        </w:rPr>
        <w:t xml:space="preserve">Indeed, from Phase III, </w:t>
      </w:r>
      <w:r w:rsidR="002A1BFC" w:rsidRPr="0057387A">
        <w:rPr>
          <w:color w:val="FF0000"/>
        </w:rPr>
        <w:t xml:space="preserve">even in </w:t>
      </w:r>
      <w:r w:rsidRPr="0057387A">
        <w:rPr>
          <w:color w:val="FF0000"/>
        </w:rPr>
        <w:t xml:space="preserve">the worst scenario </w:t>
      </w:r>
      <w:r w:rsidR="002A1BFC" w:rsidRPr="0057387A">
        <w:rPr>
          <w:color w:val="FF0000"/>
        </w:rPr>
        <w:t>(</w:t>
      </w:r>
      <w:r w:rsidRPr="0057387A">
        <w:rPr>
          <w:color w:val="FF0000"/>
        </w:rPr>
        <w:t xml:space="preserve">vertical </w:t>
      </w:r>
      <w:r w:rsidR="002A1BFC" w:rsidRPr="0057387A">
        <w:rPr>
          <w:color w:val="FF0000"/>
        </w:rPr>
        <w:t xml:space="preserve">building </w:t>
      </w:r>
      <w:r w:rsidRPr="0057387A">
        <w:rPr>
          <w:color w:val="FF0000"/>
        </w:rPr>
        <w:t>orientation</w:t>
      </w:r>
      <w:r w:rsidR="002A1BFC" w:rsidRPr="0057387A">
        <w:rPr>
          <w:color w:val="FF0000"/>
        </w:rPr>
        <w:t>)</w:t>
      </w:r>
      <w:r w:rsidRPr="0057387A">
        <w:rPr>
          <w:color w:val="FF0000"/>
        </w:rPr>
        <w:t>, a</w:t>
      </w:r>
      <w:r w:rsidR="002A1BFC" w:rsidRPr="0057387A">
        <w:rPr>
          <w:color w:val="FF0000"/>
        </w:rPr>
        <w:t xml:space="preserve"> </w:t>
      </w:r>
      <w:r w:rsidRPr="0057387A">
        <w:rPr>
          <w:color w:val="FF0000"/>
        </w:rPr>
        <w:t>reduction of the 13</w:t>
      </w:r>
      <w:r w:rsidR="0057387A">
        <w:rPr>
          <w:color w:val="FF0000"/>
        </w:rPr>
        <w:t xml:space="preserve"> </w:t>
      </w:r>
      <w:r w:rsidRPr="0057387A">
        <w:rPr>
          <w:color w:val="FF0000"/>
        </w:rPr>
        <w:t>%</w:t>
      </w:r>
      <w:r w:rsidR="002A1BFC" w:rsidRPr="0057387A">
        <w:rPr>
          <w:color w:val="FF0000"/>
        </w:rPr>
        <w:t xml:space="preserve"> was estimated from virgin to recycled. </w:t>
      </w:r>
      <w:proofErr w:type="gramStart"/>
      <w:r w:rsidR="002A1BFC" w:rsidRPr="0057387A">
        <w:rPr>
          <w:color w:val="FF0000"/>
        </w:rPr>
        <w:t>These order of magnitudes</w:t>
      </w:r>
      <w:proofErr w:type="gramEnd"/>
      <w:r w:rsidR="002A1BFC" w:rsidRPr="0057387A">
        <w:rPr>
          <w:color w:val="FF0000"/>
        </w:rPr>
        <w:t xml:space="preserve"> are </w:t>
      </w:r>
      <w:r w:rsidR="00A0411C" w:rsidRPr="0057387A">
        <w:rPr>
          <w:color w:val="FF0000"/>
        </w:rPr>
        <w:t>relevant insight</w:t>
      </w:r>
      <w:r w:rsidR="002A1BFC" w:rsidRPr="0057387A">
        <w:rPr>
          <w:color w:val="FF0000"/>
        </w:rPr>
        <w:t>s</w:t>
      </w:r>
      <w:r w:rsidR="00A0411C" w:rsidRPr="0057387A">
        <w:rPr>
          <w:color w:val="FF0000"/>
        </w:rPr>
        <w:t xml:space="preserve"> for prescriptions of minimal conditions for 3D printing. </w:t>
      </w:r>
      <w:r w:rsidR="00A0411C" w:rsidRPr="00CD6347">
        <w:t xml:space="preserve">Moreover, the use of recycled assets in the printing process may be a relevant method, considering the current priorities of the European Union </w:t>
      </w:r>
      <w:proofErr w:type="gramStart"/>
      <w:r w:rsidR="00A0411C" w:rsidRPr="00CD6347">
        <w:t>in regard to</w:t>
      </w:r>
      <w:proofErr w:type="gramEnd"/>
      <w:r w:rsidR="00A0411C" w:rsidRPr="00CD6347">
        <w:t xml:space="preserve"> circular economy and carbon-neutral strategy ambitions.</w:t>
      </w:r>
      <w:hyperlink w:anchor="ref-Schwarz2021">
        <w:r w:rsidR="001B636D">
          <w:rPr>
            <w:rStyle w:val="Lienhypertexte"/>
            <w:color w:val="FF0000"/>
            <w:vertAlign w:val="superscript"/>
          </w:rPr>
          <w:t>5</w:t>
        </w:r>
        <w:r w:rsidR="00AC2D53">
          <w:rPr>
            <w:rStyle w:val="Lienhypertexte"/>
            <w:color w:val="FF0000"/>
            <w:vertAlign w:val="superscript"/>
          </w:rPr>
          <w:t>8</w:t>
        </w:r>
      </w:hyperlink>
      <w:r w:rsidR="00A0411C" w:rsidRPr="00CD6347">
        <w:t xml:space="preserve"> Also, there is great development in applications using distributed recycling approaches. For instance, Nur-A-</w:t>
      </w:r>
      <w:proofErr w:type="spellStart"/>
      <w:r w:rsidR="00A0411C" w:rsidRPr="00CD6347">
        <w:t>Tomal</w:t>
      </w:r>
      <w:proofErr w:type="spellEnd"/>
      <w:r w:rsidR="00A0411C" w:rsidRPr="00CD6347">
        <w:t xml:space="preserve"> </w:t>
      </w:r>
      <w:r w:rsidR="00447E2D" w:rsidRPr="00447E2D">
        <w:rPr>
          <w:i/>
        </w:rPr>
        <w:t>et al.</w:t>
      </w:r>
      <w:hyperlink w:anchor="ref-Nur-A-Tomal2020">
        <w:r w:rsidR="001B636D">
          <w:rPr>
            <w:rStyle w:val="Lienhypertexte"/>
            <w:color w:val="FF0000"/>
            <w:vertAlign w:val="superscript"/>
          </w:rPr>
          <w:t>5</w:t>
        </w:r>
        <w:r w:rsidR="00AC2D53">
          <w:rPr>
            <w:rStyle w:val="Lienhypertexte"/>
            <w:color w:val="FF0000"/>
            <w:vertAlign w:val="superscript"/>
          </w:rPr>
          <w:t>9</w:t>
        </w:r>
      </w:hyperlink>
      <w:r w:rsidR="00A0411C" w:rsidRPr="00CD6347">
        <w:t xml:space="preserve"> presented a valuable example of waste-to-wealth to use waste plastic toys retaining the original color of waste plastic to fabricate new products. </w:t>
      </w:r>
      <w:proofErr w:type="gramStart"/>
      <w:r w:rsidR="00A0411C" w:rsidRPr="00CD6347">
        <w:t>Certainly</w:t>
      </w:r>
      <w:proofErr w:type="gramEnd"/>
      <w:r w:rsidR="00A0411C" w:rsidRPr="00CD6347">
        <w:t xml:space="preserve"> more research is required for the development of complete closed-loop case studies for prototyping purposes based on </w:t>
      </w:r>
      <w:r w:rsidR="005A3FBD">
        <w:t xml:space="preserve">the </w:t>
      </w:r>
      <w:r w:rsidR="005A3FBD" w:rsidRPr="005A3FBD">
        <w:rPr>
          <w:color w:val="FF0000"/>
        </w:rPr>
        <w:t xml:space="preserve">type of </w:t>
      </w:r>
      <w:r w:rsidR="00A0411C" w:rsidRPr="005A3FBD">
        <w:rPr>
          <w:color w:val="FF0000"/>
        </w:rPr>
        <w:t>material</w:t>
      </w:r>
      <w:r w:rsidR="00A0411C" w:rsidRPr="00CD6347">
        <w:t>, validating technical, ecological and economic feasibility.</w:t>
      </w:r>
      <w:hyperlink w:anchor="ref-CruzSanchez2020">
        <w:r w:rsidR="00A0411C" w:rsidRPr="00CD6347">
          <w:rPr>
            <w:rStyle w:val="Lienhypertexte"/>
            <w:color w:val="auto"/>
            <w:vertAlign w:val="superscript"/>
          </w:rPr>
          <w:t>17</w:t>
        </w:r>
      </w:hyperlink>
      <w:r w:rsidR="00A0411C" w:rsidRPr="00CD6347">
        <w:rPr>
          <w:vertAlign w:val="superscript"/>
        </w:rPr>
        <w:t>,</w:t>
      </w:r>
      <w:r w:rsidR="00AC2D53" w:rsidRPr="007261DF">
        <w:rPr>
          <w:color w:val="FF0000"/>
          <w:vertAlign w:val="superscript"/>
        </w:rPr>
        <w:t>60</w:t>
      </w:r>
    </w:p>
    <w:p w14:paraId="50233244" w14:textId="75C2382F" w:rsidR="00BD4A80" w:rsidRPr="00CD6347" w:rsidRDefault="00A0411C">
      <w:pPr>
        <w:pStyle w:val="Corpsdetexte"/>
      </w:pPr>
      <w:r w:rsidRPr="00CD6347">
        <w:t xml:space="preserve">There are certain limitations to this work in the perspective of materials and parameters tested. </w:t>
      </w:r>
      <w:proofErr w:type="spellStart"/>
      <w:r w:rsidR="001565DC" w:rsidRPr="001565DC">
        <w:rPr>
          <w:color w:val="FF0000"/>
        </w:rPr>
        <w:t>Fon</w:t>
      </w:r>
      <w:proofErr w:type="spellEnd"/>
      <w:r w:rsidR="001565DC" w:rsidRPr="001565DC">
        <w:rPr>
          <w:color w:val="FF0000"/>
        </w:rPr>
        <w:t xml:space="preserve"> instance</w:t>
      </w:r>
      <w:r w:rsidRPr="00CD6347">
        <w:t xml:space="preserve">, the use of other materials is needed to confirm the main findings. Moreover, other factors are needed </w:t>
      </w:r>
      <w:proofErr w:type="gramStart"/>
      <w:r w:rsidRPr="00CD6347">
        <w:t>in order to</w:t>
      </w:r>
      <w:proofErr w:type="gramEnd"/>
      <w:r w:rsidRPr="00CD6347">
        <w:t xml:space="preserve"> consider the quality of a prototype. Clearly, other variables, such as aesthetic design, dimensional accuracy and surface </w:t>
      </w:r>
      <w:r w:rsidR="00AC2D53" w:rsidRPr="00CD6347">
        <w:t>quality</w:t>
      </w:r>
      <w:r w:rsidR="00AC2D53">
        <w:rPr>
          <w:color w:val="FF0000"/>
          <w:vertAlign w:val="superscript"/>
        </w:rPr>
        <w:t>61</w:t>
      </w:r>
      <w:r w:rsidR="00AC2D53" w:rsidRPr="00CD6347">
        <w:t xml:space="preserve"> </w:t>
      </w:r>
      <w:r w:rsidRPr="00CD6347">
        <w:t xml:space="preserve">are also </w:t>
      </w:r>
      <w:r w:rsidRPr="001565DC">
        <w:rPr>
          <w:color w:val="FF0000"/>
        </w:rPr>
        <w:t xml:space="preserve">key to </w:t>
      </w:r>
      <w:r w:rsidR="001565DC" w:rsidRPr="001565DC">
        <w:rPr>
          <w:color w:val="FF0000"/>
        </w:rPr>
        <w:t>analyze</w:t>
      </w:r>
      <w:r w:rsidRPr="001565DC">
        <w:rPr>
          <w:color w:val="FF0000"/>
        </w:rPr>
        <w:t xml:space="preserve"> </w:t>
      </w:r>
      <w:r w:rsidRPr="00CD6347">
        <w:t>for the printed objects in addition to the mechanical properties in the prototypes where the main goal is user acceptability.</w:t>
      </w:r>
      <w:hyperlink w:anchor="ref-Sauer2009">
        <w:r w:rsidR="00AC2D53">
          <w:rPr>
            <w:rStyle w:val="Lienhypertexte"/>
            <w:color w:val="FF0000"/>
            <w:vertAlign w:val="superscript"/>
          </w:rPr>
          <w:t>62</w:t>
        </w:r>
      </w:hyperlink>
      <w:r w:rsidRPr="00C4507C">
        <w:rPr>
          <w:color w:val="FF0000"/>
          <w:vertAlign w:val="superscript"/>
        </w:rPr>
        <w:t>,</w:t>
      </w:r>
      <w:hyperlink w:anchor="ref-Sauer2010">
        <w:r w:rsidR="00AC2D53">
          <w:rPr>
            <w:rStyle w:val="Lienhypertexte"/>
            <w:color w:val="FF0000"/>
            <w:vertAlign w:val="superscript"/>
          </w:rPr>
          <w:t>63</w:t>
        </w:r>
      </w:hyperlink>
      <w:r w:rsidR="00AC2D53" w:rsidRPr="00CD6347">
        <w:t xml:space="preserve"> </w:t>
      </w:r>
      <w:r w:rsidRPr="00CD6347">
        <w:t>Nevertheless, this is an ongoing study in which the main purpose is the statistical validation of the minimal conditions to promote the use of recycled materials in prototyping.</w:t>
      </w:r>
    </w:p>
    <w:p w14:paraId="714C3F41" w14:textId="77777777" w:rsidR="00BD4A80" w:rsidRDefault="00A0411C">
      <w:pPr>
        <w:pStyle w:val="Titre1"/>
      </w:pPr>
      <w:bookmarkStart w:id="81" w:name="section:conclusions"/>
      <w:bookmarkEnd w:id="74"/>
      <w:r>
        <w:rPr>
          <w:rStyle w:val="SectionNumber"/>
        </w:rPr>
        <w:t>5</w:t>
      </w:r>
      <w:r>
        <w:tab/>
        <w:t>Conclusions</w:t>
      </w:r>
    </w:p>
    <w:p w14:paraId="152397AD" w14:textId="06437827" w:rsidR="00BD4A80" w:rsidRPr="00CD6347" w:rsidRDefault="00A0411C">
      <w:pPr>
        <w:pStyle w:val="FirstParagraph"/>
      </w:pPr>
      <w:r>
        <w:t xml:space="preserve">The present study proposes a comprehensive experimental program to analyze the Fused Filament </w:t>
      </w:r>
      <w:r w:rsidRPr="00CD6347">
        <w:t xml:space="preserve">Fabrication process based on the </w:t>
      </w:r>
      <w:ins w:id="82" w:author="Diego" w:date="2021-11-19T17:52:00Z">
        <w:r w:rsidR="001565DC" w:rsidRPr="00380257">
          <w:rPr>
            <w:color w:val="FF0000"/>
            <w:rPrChange w:id="83" w:author="Diego" w:date="2021-11-19T17:52:00Z">
              <w:rPr/>
            </w:rPrChange>
          </w:rPr>
          <w:t>tensile strength and Young’s modulus</w:t>
        </w:r>
      </w:ins>
      <w:del w:id="84" w:author="Diego" w:date="2021-11-19T17:52:00Z">
        <w:r w:rsidR="00DA4E51" w:rsidRPr="00380257" w:rsidDel="001565DC">
          <w:rPr>
            <w:color w:val="FF0000"/>
          </w:rPr>
          <w:delText>maximal load</w:delText>
        </w:r>
      </w:del>
      <w:r w:rsidR="00DA4E51" w:rsidRPr="00380257">
        <w:rPr>
          <w:color w:val="FF0000"/>
        </w:rPr>
        <w:t xml:space="preserve"> </w:t>
      </w:r>
      <w:r w:rsidR="00ED1DA4" w:rsidRPr="00380257">
        <w:rPr>
          <w:color w:val="FF0000"/>
        </w:rPr>
        <w:t>usin</w:t>
      </w:r>
      <w:r w:rsidR="00ED1DA4" w:rsidRPr="009C23D2">
        <w:rPr>
          <w:color w:val="FF0000"/>
        </w:rPr>
        <w:t xml:space="preserve">g </w:t>
      </w:r>
      <w:r w:rsidR="00DA4E51" w:rsidRPr="009C23D2">
        <w:rPr>
          <w:color w:val="FF0000"/>
        </w:rPr>
        <w:t xml:space="preserve">commercial </w:t>
      </w:r>
      <w:r w:rsidR="00ED1DA4" w:rsidRPr="009C23D2">
        <w:rPr>
          <w:color w:val="FF0000"/>
        </w:rPr>
        <w:t xml:space="preserve">virgin </w:t>
      </w:r>
      <w:r w:rsidRPr="009C23D2">
        <w:rPr>
          <w:color w:val="FF0000"/>
        </w:rPr>
        <w:t xml:space="preserve">and </w:t>
      </w:r>
      <w:r w:rsidRPr="00CD6347">
        <w:t xml:space="preserve">recycled PLA. The paper aims to improve the sustainability of the 3D printing process, proposing a methodology based on Design of Experiments approach to assess the technical feasibility of </w:t>
      </w:r>
      <w:r w:rsidRPr="00A46EA9">
        <w:rPr>
          <w:color w:val="FF0000"/>
        </w:rPr>
        <w:t xml:space="preserve">the substitution of </w:t>
      </w:r>
      <w:r w:rsidR="00A46EA9" w:rsidRPr="00A46EA9">
        <w:rPr>
          <w:color w:val="FF0000"/>
        </w:rPr>
        <w:t xml:space="preserve">virgin materials for </w:t>
      </w:r>
      <w:r w:rsidRPr="00A46EA9">
        <w:rPr>
          <w:color w:val="FF0000"/>
        </w:rPr>
        <w:t xml:space="preserve">recycled ones </w:t>
      </w:r>
      <w:r w:rsidRPr="00CD6347">
        <w:t xml:space="preserve">by </w:t>
      </w:r>
      <w:r w:rsidRPr="00CD6347">
        <w:lastRenderedPageBreak/>
        <w:t>means of a better knowledge on the influence of the printing conditions. The final purpose in the long term is to recognize the technology affordance of prototyping side of additive manufacturing as a design tool to better ensure consumer acceptance and less waste</w:t>
      </w:r>
      <w:r w:rsidRPr="00C4507C">
        <w:rPr>
          <w:color w:val="FF0000"/>
        </w:rPr>
        <w:t>.</w:t>
      </w:r>
      <w:r w:rsidR="00DA4E51">
        <w:rPr>
          <w:color w:val="FF0000"/>
          <w:vertAlign w:val="superscript"/>
        </w:rPr>
        <w:t>64</w:t>
      </w:r>
      <w:r w:rsidR="00DA4E51" w:rsidRPr="00CD6347">
        <w:t xml:space="preserve"> </w:t>
      </w:r>
    </w:p>
    <w:p w14:paraId="117E9374" w14:textId="63A07971" w:rsidR="00BD4A80" w:rsidRPr="00CD6347" w:rsidRDefault="00A0411C">
      <w:pPr>
        <w:pStyle w:val="Corpsdetexte"/>
      </w:pPr>
      <w:proofErr w:type="gramStart"/>
      <w:r w:rsidRPr="00CD6347">
        <w:t>To a great extent,</w:t>
      </w:r>
      <w:proofErr w:type="gramEnd"/>
      <w:r w:rsidRPr="00CD6347">
        <w:t xml:space="preserve"> the printing conditions determined the </w:t>
      </w:r>
      <w:r w:rsidR="00DA4E51" w:rsidRPr="009C23D2">
        <w:rPr>
          <w:color w:val="FF0000"/>
        </w:rPr>
        <w:t>resistance</w:t>
      </w:r>
      <w:r w:rsidRPr="009C23D2">
        <w:rPr>
          <w:color w:val="FF0000"/>
        </w:rPr>
        <w:t xml:space="preserve"> </w:t>
      </w:r>
      <w:r w:rsidRPr="00CD6347">
        <w:t xml:space="preserve">of the specimens. Specifically, the factor that most influenced the </w:t>
      </w:r>
      <w:r w:rsidR="00380257" w:rsidRPr="00380257">
        <w:rPr>
          <w:color w:val="FF0000"/>
          <w:rPrChange w:id="85" w:author="Diego" w:date="2021-11-19T17:53:00Z">
            <w:rPr/>
          </w:rPrChange>
        </w:rPr>
        <w:t xml:space="preserve">tensile strength </w:t>
      </w:r>
      <w:r w:rsidRPr="00CD6347">
        <w:t xml:space="preserve">was the infill density. The influence of the infill density on the maximum load made it possible to identify two different regions: from </w:t>
      </w:r>
      <w:r w:rsidR="00ED1DA4" w:rsidRPr="00ED1DA4">
        <w:rPr>
          <w:color w:val="FF0000"/>
        </w:rPr>
        <w:t>40 to 85</w:t>
      </w:r>
      <w:r w:rsidRPr="00ED1DA4">
        <w:rPr>
          <w:color w:val="FF0000"/>
        </w:rPr>
        <w:t xml:space="preserve"> %, </w:t>
      </w:r>
      <w:r w:rsidRPr="00CD6347">
        <w:t xml:space="preserve">linear behavior </w:t>
      </w:r>
      <w:r w:rsidR="00ED1DA4">
        <w:t xml:space="preserve">with a slight slope, and </w:t>
      </w:r>
      <w:r w:rsidR="00ED1DA4" w:rsidRPr="00ED1DA4">
        <w:rPr>
          <w:color w:val="FF0000"/>
        </w:rPr>
        <w:t>from 85</w:t>
      </w:r>
      <w:r w:rsidRPr="00ED1DA4">
        <w:rPr>
          <w:color w:val="FF0000"/>
        </w:rPr>
        <w:t xml:space="preserve"> to 100 % </w:t>
      </w:r>
      <w:r w:rsidRPr="00CD6347">
        <w:t xml:space="preserve">where the maximum load notably increases to a greater extent. </w:t>
      </w:r>
      <w:r w:rsidR="00380257" w:rsidRPr="00380257">
        <w:rPr>
          <w:color w:val="FF0000"/>
        </w:rPr>
        <w:t>When attending to the tensile strength, in the A region, the results were found to be mainly constant, not following any trend</w:t>
      </w:r>
      <w:r w:rsidR="00380257">
        <w:rPr>
          <w:color w:val="FF0000"/>
        </w:rPr>
        <w:t>; while, in the B region, again the tensile strength sharply increased.</w:t>
      </w:r>
      <w:r w:rsidR="00380257">
        <w:t xml:space="preserve"> </w:t>
      </w:r>
      <w:r w:rsidRPr="00CD6347">
        <w:t>In general, the fracture of the virgin material corresponded to that of a fragile material, while the fracture of the recycled material showed more ductile behavior.</w:t>
      </w:r>
    </w:p>
    <w:p w14:paraId="3FEB872E" w14:textId="1E5FCC34" w:rsidR="00BD4A80" w:rsidRPr="00CD6347" w:rsidRDefault="00A0411C">
      <w:pPr>
        <w:pStyle w:val="Corpsdetexte"/>
      </w:pPr>
      <w:r w:rsidRPr="00CD6347">
        <w:t xml:space="preserve">The selected orientation for printing is of great importance because of the anisotropy. The horizontal orientation allowed to attain a higher </w:t>
      </w:r>
      <w:r w:rsidR="00380257">
        <w:t>tensile strength</w:t>
      </w:r>
      <w:r w:rsidRPr="00CD6347">
        <w:t xml:space="preserve">, while the vertical orientation provided a lower value </w:t>
      </w:r>
      <w:proofErr w:type="gramStart"/>
      <w:r w:rsidRPr="00CD6347">
        <w:t>due to the fact that</w:t>
      </w:r>
      <w:proofErr w:type="gramEnd"/>
      <w:r w:rsidRPr="00CD6347">
        <w:t xml:space="preserve"> no layers were deposited in the tensile direction. Our results support the main argument </w:t>
      </w:r>
      <w:r w:rsidRPr="00A46EA9">
        <w:rPr>
          <w:color w:val="FF0000"/>
        </w:rPr>
        <w:t xml:space="preserve">for the substitution </w:t>
      </w:r>
      <w:r w:rsidR="00ED1DA4">
        <w:rPr>
          <w:color w:val="FF0000"/>
        </w:rPr>
        <w:t xml:space="preserve">of </w:t>
      </w:r>
      <w:r w:rsidR="00A46EA9" w:rsidRPr="00A46EA9">
        <w:rPr>
          <w:color w:val="FF0000"/>
        </w:rPr>
        <w:t>virgin PLA for recycled PLA</w:t>
      </w:r>
      <w:r w:rsidRPr="00CD6347">
        <w:t xml:space="preserve">, advancing towards sustainable manufacturing. It was found that, when using an infill density of 40 %, there is a retention of 58.1 % of the </w:t>
      </w:r>
      <w:r w:rsidR="00337AD1" w:rsidRPr="009C23D2">
        <w:rPr>
          <w:color w:val="FF0000"/>
        </w:rPr>
        <w:t>maximum load</w:t>
      </w:r>
      <w:r w:rsidRPr="00CD6347">
        <w:t xml:space="preserve">. Despite the fact that recycled PLA offers slightly lower tensile </w:t>
      </w:r>
      <w:r w:rsidR="00337AD1" w:rsidRPr="0057387A">
        <w:rPr>
          <w:color w:val="FF0000"/>
        </w:rPr>
        <w:t>load</w:t>
      </w:r>
      <w:r w:rsidRPr="00CD6347">
        <w:t>, by properly selecting the printing conditions, it could be close to that of the virgin PLA. Particularly, when using the edgewise and horizontal orientations</w:t>
      </w:r>
      <w:r w:rsidR="00336B9A">
        <w:t xml:space="preserve">. </w:t>
      </w:r>
      <w:r w:rsidRPr="00CD6347">
        <w:t xml:space="preserve">Future research needs to evaluate the quality of a (recycled) prototype including quality aspects other than </w:t>
      </w:r>
      <w:r w:rsidR="00DA4E51" w:rsidRPr="009C23D2">
        <w:rPr>
          <w:color w:val="FF0000"/>
        </w:rPr>
        <w:t>resistance</w:t>
      </w:r>
      <w:r w:rsidR="00DA4E51" w:rsidRPr="00CD6347">
        <w:t xml:space="preserve"> </w:t>
      </w:r>
      <w:r w:rsidRPr="00CD6347">
        <w:t>aspects such as aesthetics, accuracy. Moreover, the acceptability of recycled products that can be technical printable is a major milestone.</w:t>
      </w:r>
    </w:p>
    <w:p w14:paraId="2D645D83" w14:textId="77777777" w:rsidR="00BD4A80" w:rsidRDefault="00A0411C">
      <w:pPr>
        <w:pStyle w:val="Titre1"/>
      </w:pPr>
      <w:bookmarkStart w:id="86" w:name="acknowledgements"/>
      <w:bookmarkEnd w:id="81"/>
      <w:r>
        <w:rPr>
          <w:rStyle w:val="SectionNumber"/>
        </w:rPr>
        <w:t>6</w:t>
      </w:r>
      <w:r>
        <w:tab/>
        <w:t>Acknowledgements</w:t>
      </w:r>
    </w:p>
    <w:p w14:paraId="680F3CB7" w14:textId="401C3FA6" w:rsidR="00BD4A80" w:rsidRPr="00CD6347" w:rsidRDefault="00A0411C" w:rsidP="001024BC">
      <w:pPr>
        <w:pStyle w:val="FirstParagraph"/>
      </w:pPr>
      <w:r w:rsidRPr="00CD6347">
        <w:t>The authors would like to thank the “Mechanical and Energy Engineering” TEP 250 research group and the Lorraine Fab Living Lab</w:t>
      </w:r>
      <w:r w:rsidR="001024BC" w:rsidRPr="00CD6347">
        <w:t xml:space="preserve">. </w:t>
      </w:r>
      <w:r w:rsidRPr="00CD6347">
        <w:t>This research has received funding from the European Union’s Horizon 2020 research and innovation program under grant agreement No. 869952.</w:t>
      </w:r>
    </w:p>
    <w:p w14:paraId="2B993516" w14:textId="77777777" w:rsidR="00BD4A80" w:rsidRDefault="00A0411C">
      <w:pPr>
        <w:pStyle w:val="Titre1"/>
      </w:pPr>
      <w:bookmarkStart w:id="87" w:name="declaration-of-interest-statement"/>
      <w:bookmarkEnd w:id="86"/>
      <w:r>
        <w:rPr>
          <w:rStyle w:val="SectionNumber"/>
        </w:rPr>
        <w:t>7</w:t>
      </w:r>
      <w:r>
        <w:tab/>
        <w:t>Declaration of interest statement</w:t>
      </w:r>
    </w:p>
    <w:p w14:paraId="2F966974" w14:textId="77777777" w:rsidR="00BD4A80" w:rsidRDefault="00A0411C">
      <w:pPr>
        <w:pStyle w:val="FirstParagraph"/>
      </w:pPr>
      <w:r>
        <w:t>The authors report no declarations of interest.</w:t>
      </w:r>
    </w:p>
    <w:p w14:paraId="32620549" w14:textId="77777777" w:rsidR="00BD4A80" w:rsidRDefault="00A0411C">
      <w:pPr>
        <w:pStyle w:val="Titre1"/>
      </w:pPr>
      <w:bookmarkStart w:id="88" w:name="references"/>
      <w:bookmarkEnd w:id="87"/>
      <w:r>
        <w:t>References</w:t>
      </w:r>
    </w:p>
    <w:p w14:paraId="75719CDB" w14:textId="541B6E7A" w:rsidR="00BD4A80" w:rsidRPr="009C23D2" w:rsidRDefault="00A0411C">
      <w:pPr>
        <w:pStyle w:val="Bibliographie"/>
      </w:pPr>
      <w:bookmarkStart w:id="89" w:name="ref-Singh2020d"/>
      <w:bookmarkStart w:id="90" w:name="refs"/>
      <w:r>
        <w:t xml:space="preserve">1. </w:t>
      </w:r>
      <w:r>
        <w:tab/>
        <w:t xml:space="preserve">Singh S, Singh G, Prakash C, </w:t>
      </w:r>
      <w:r w:rsidR="00447E2D" w:rsidRPr="00447E2D">
        <w:rPr>
          <w:i/>
        </w:rPr>
        <w:t>et al.</w:t>
      </w:r>
      <w:r>
        <w:t xml:space="preserve"> Current status and future directions of fused filament fabrication. </w:t>
      </w:r>
      <w:r w:rsidR="00CD6347" w:rsidRPr="009C23D2">
        <w:rPr>
          <w:i/>
          <w:iCs/>
          <w:color w:val="FF0000"/>
        </w:rPr>
        <w:t xml:space="preserve">J </w:t>
      </w:r>
      <w:proofErr w:type="spellStart"/>
      <w:r w:rsidR="00CD6347" w:rsidRPr="009C23D2">
        <w:rPr>
          <w:i/>
          <w:iCs/>
          <w:color w:val="FF0000"/>
        </w:rPr>
        <w:t>Manuf</w:t>
      </w:r>
      <w:proofErr w:type="spellEnd"/>
      <w:r w:rsidR="00CD6347" w:rsidRPr="009C23D2">
        <w:rPr>
          <w:i/>
          <w:iCs/>
          <w:color w:val="FF0000"/>
        </w:rPr>
        <w:t xml:space="preserve"> Process</w:t>
      </w:r>
      <w:r w:rsidR="00CD6347" w:rsidRPr="009C23D2">
        <w:rPr>
          <w:color w:val="FF0000"/>
        </w:rPr>
        <w:t xml:space="preserve"> </w:t>
      </w:r>
      <w:r w:rsidRPr="009C23D2">
        <w:t>2020; 55: 288–306.</w:t>
      </w:r>
    </w:p>
    <w:p w14:paraId="229B6782" w14:textId="6E9E208A" w:rsidR="00BD4A80" w:rsidRPr="00CD6347" w:rsidRDefault="00A0411C">
      <w:pPr>
        <w:pStyle w:val="Bibliographie"/>
      </w:pPr>
      <w:bookmarkStart w:id="91" w:name="ref-Sartal2018"/>
      <w:bookmarkEnd w:id="89"/>
      <w:r w:rsidRPr="009C23D2">
        <w:t xml:space="preserve">2. </w:t>
      </w:r>
      <w:r w:rsidRPr="009C23D2">
        <w:tab/>
      </w:r>
      <w:r w:rsidRPr="00C3372F">
        <w:t xml:space="preserve">Sartal A, Carou D, Dorado-Vicente R, </w:t>
      </w:r>
      <w:r w:rsidR="00447E2D" w:rsidRPr="00C3372F">
        <w:rPr>
          <w:i/>
        </w:rPr>
        <w:t>et al.</w:t>
      </w:r>
      <w:r w:rsidRPr="00C3372F">
        <w:t xml:space="preserve"> </w:t>
      </w:r>
      <w:r w:rsidRPr="00CD6347">
        <w:t xml:space="preserve">Facing the challenges of the food industry: Might additive manufacturing be the answer?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1902–1906.</w:t>
      </w:r>
    </w:p>
    <w:p w14:paraId="3EDEBA12" w14:textId="77777777" w:rsidR="00BD4A80" w:rsidRPr="00CD6347" w:rsidRDefault="00A0411C">
      <w:pPr>
        <w:pStyle w:val="Bibliographie"/>
      </w:pPr>
      <w:bookmarkStart w:id="92" w:name="ref-Akhoundi2019"/>
      <w:bookmarkEnd w:id="91"/>
      <w:r w:rsidRPr="00CD6347">
        <w:lastRenderedPageBreak/>
        <w:t xml:space="preserve">3. </w:t>
      </w:r>
      <w:r w:rsidRPr="00CD6347">
        <w:tab/>
      </w:r>
      <w:proofErr w:type="spellStart"/>
      <w:r w:rsidRPr="00CD6347">
        <w:t>Akhoundi</w:t>
      </w:r>
      <w:proofErr w:type="spellEnd"/>
      <w:r w:rsidRPr="00CD6347">
        <w:t xml:space="preserve"> B, </w:t>
      </w:r>
      <w:proofErr w:type="spellStart"/>
      <w:r w:rsidRPr="00CD6347">
        <w:t>Behravesh</w:t>
      </w:r>
      <w:proofErr w:type="spellEnd"/>
      <w:r w:rsidRPr="00CD6347">
        <w:t xml:space="preserve"> AH, Bagheri </w:t>
      </w:r>
      <w:proofErr w:type="spellStart"/>
      <w:r w:rsidRPr="00CD6347">
        <w:t>Saed</w:t>
      </w:r>
      <w:proofErr w:type="spellEnd"/>
      <w:r w:rsidRPr="00CD6347">
        <w:t xml:space="preserve"> A. An innovative design approach in three-dimensional printing of continuous fiber–reinforced thermoplastic composites via fused deposition modeling process: In-melt simultaneous impregnation.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243–259.</w:t>
      </w:r>
    </w:p>
    <w:p w14:paraId="01952833" w14:textId="6D7B305D" w:rsidR="00BD4A80" w:rsidRPr="00CD6347" w:rsidRDefault="00A0411C">
      <w:pPr>
        <w:pStyle w:val="Bibliographie"/>
      </w:pPr>
      <w:bookmarkStart w:id="93" w:name="ref-Nam2019"/>
      <w:bookmarkEnd w:id="92"/>
      <w:r w:rsidRPr="00CD6347">
        <w:t xml:space="preserve">4. </w:t>
      </w:r>
      <w:r w:rsidRPr="00CD6347">
        <w:tab/>
        <w:t xml:space="preserve">Nam J, Jo N, Kim JS, </w:t>
      </w:r>
      <w:r w:rsidR="00447E2D" w:rsidRPr="00447E2D">
        <w:rPr>
          <w:i/>
        </w:rPr>
        <w:t>et al.</w:t>
      </w:r>
      <w:r w:rsidRPr="00CD6347">
        <w:t xml:space="preserve"> Development of a health monitoring and diagnosis framework for fused deposition modeling process based on a machine learning algorithm.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324–332.</w:t>
      </w:r>
    </w:p>
    <w:p w14:paraId="5233CFF8" w14:textId="2A36EEE6" w:rsidR="00BD4A80" w:rsidRPr="00CD6347" w:rsidRDefault="00A0411C">
      <w:pPr>
        <w:pStyle w:val="Bibliographie"/>
      </w:pPr>
      <w:bookmarkStart w:id="94" w:name="ref-Jiang2016"/>
      <w:bookmarkEnd w:id="93"/>
      <w:r w:rsidRPr="00CD6347">
        <w:t xml:space="preserve">5. </w:t>
      </w:r>
      <w:r w:rsidRPr="00CD6347">
        <w:tab/>
        <w:t xml:space="preserve">Jiang P, </w:t>
      </w:r>
      <w:proofErr w:type="spellStart"/>
      <w:r w:rsidRPr="00CD6347">
        <w:t>Leng</w:t>
      </w:r>
      <w:proofErr w:type="spellEnd"/>
      <w:r w:rsidRPr="00CD6347">
        <w:t xml:space="preserve"> J, Ding K, </w:t>
      </w:r>
      <w:r w:rsidR="00447E2D" w:rsidRPr="00447E2D">
        <w:rPr>
          <w:i/>
        </w:rPr>
        <w:t>et al.</w:t>
      </w:r>
      <w:r w:rsidRPr="00CD6347">
        <w:t xml:space="preserve"> Social manufacturing as a sustainable paradigm for mass individualization.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2016; 230: 1961–1968.</w:t>
      </w:r>
    </w:p>
    <w:p w14:paraId="28BE33B7" w14:textId="44E46DFA" w:rsidR="00BD4A80" w:rsidRPr="00CD6347" w:rsidRDefault="00A0411C">
      <w:pPr>
        <w:pStyle w:val="Bibliographie"/>
      </w:pPr>
      <w:bookmarkStart w:id="95" w:name="ref-Askari2020"/>
      <w:bookmarkEnd w:id="94"/>
      <w:r w:rsidRPr="00CD6347">
        <w:t xml:space="preserve">6. </w:t>
      </w:r>
      <w:r w:rsidRPr="00CD6347">
        <w:tab/>
      </w:r>
      <w:r w:rsidRPr="00C3372F">
        <w:t xml:space="preserve">Askari M, Hutchins DA, Thomas PJ, </w:t>
      </w:r>
      <w:r w:rsidR="00447E2D" w:rsidRPr="00C3372F">
        <w:rPr>
          <w:i/>
        </w:rPr>
        <w:t>et al.</w:t>
      </w:r>
      <w:r w:rsidRPr="00C3372F">
        <w:t xml:space="preserve"> </w:t>
      </w:r>
      <w:r w:rsidRPr="00CD6347">
        <w:t xml:space="preserve">Additive manufacturing of metamaterials: A review.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2020; 36: 101562.</w:t>
      </w:r>
    </w:p>
    <w:p w14:paraId="23D2B186" w14:textId="77777777" w:rsidR="00BD4A80" w:rsidRPr="00CD6347" w:rsidRDefault="00A0411C">
      <w:pPr>
        <w:pStyle w:val="Bibliographie"/>
      </w:pPr>
      <w:bookmarkStart w:id="96" w:name="ref-Wang2020f"/>
      <w:bookmarkEnd w:id="95"/>
      <w:r w:rsidRPr="00CD6347">
        <w:t xml:space="preserve">7. </w:t>
      </w:r>
      <w:r w:rsidRPr="00CD6347">
        <w:tab/>
        <w:t xml:space="preserve">Wang L, Jiang S, Zhang S. Mapping technological trajectories and exploring knowledge sources: A case study of 3D printing technologies. </w:t>
      </w:r>
      <w:r w:rsidRPr="00CD6347">
        <w:rPr>
          <w:i/>
          <w:iCs/>
        </w:rPr>
        <w:t>Technol Forecast Soc Change</w:t>
      </w:r>
      <w:r w:rsidRPr="00CD6347">
        <w:t xml:space="preserve"> 2020; 161: 120251.</w:t>
      </w:r>
    </w:p>
    <w:p w14:paraId="64F12470" w14:textId="77777777" w:rsidR="00BD4A80" w:rsidRPr="00CD6347" w:rsidRDefault="00A0411C">
      <w:pPr>
        <w:pStyle w:val="Bibliographie"/>
      </w:pPr>
      <w:bookmarkStart w:id="97" w:name="ref-Niaki2019"/>
      <w:bookmarkEnd w:id="96"/>
      <w:r w:rsidRPr="00CD6347">
        <w:t xml:space="preserve">8. </w:t>
      </w:r>
      <w:r w:rsidRPr="00CD6347">
        <w:tab/>
      </w:r>
      <w:proofErr w:type="spellStart"/>
      <w:r w:rsidRPr="00CD6347">
        <w:t>Niaki</w:t>
      </w:r>
      <w:proofErr w:type="spellEnd"/>
      <w:r w:rsidRPr="00CD6347">
        <w:t xml:space="preserve"> MK, </w:t>
      </w:r>
      <w:proofErr w:type="spellStart"/>
      <w:r w:rsidRPr="00CD6347">
        <w:t>Torabi</w:t>
      </w:r>
      <w:proofErr w:type="spellEnd"/>
      <w:r w:rsidRPr="00CD6347">
        <w:t xml:space="preserve"> SA, </w:t>
      </w:r>
      <w:proofErr w:type="spellStart"/>
      <w:r w:rsidRPr="00CD6347">
        <w:t>Nonino</w:t>
      </w:r>
      <w:proofErr w:type="spellEnd"/>
      <w:r w:rsidRPr="00CD6347">
        <w:t xml:space="preserve"> F. Why manufacturers adopt additive manufacturing technologies: The role of sustainability. </w:t>
      </w:r>
      <w:r w:rsidRPr="00CD6347">
        <w:rPr>
          <w:i/>
          <w:iCs/>
        </w:rPr>
        <w:t>J Clean Prod</w:t>
      </w:r>
      <w:r w:rsidRPr="00CD6347">
        <w:t xml:space="preserve"> 2019; 222: 381–392.</w:t>
      </w:r>
    </w:p>
    <w:p w14:paraId="120FD6D3" w14:textId="03DAA1AA" w:rsidR="00BD4A80" w:rsidRPr="00CD6347" w:rsidRDefault="00A0411C">
      <w:pPr>
        <w:pStyle w:val="Bibliographie"/>
      </w:pPr>
      <w:bookmarkStart w:id="98" w:name="ref-Peng2018"/>
      <w:bookmarkEnd w:id="97"/>
      <w:r w:rsidRPr="00CD6347">
        <w:t xml:space="preserve">9. </w:t>
      </w:r>
      <w:r w:rsidRPr="00CD6347">
        <w:tab/>
        <w:t xml:space="preserve">Peng T, </w:t>
      </w:r>
      <w:proofErr w:type="spellStart"/>
      <w:r w:rsidRPr="00CD6347">
        <w:t>Kellens</w:t>
      </w:r>
      <w:proofErr w:type="spellEnd"/>
      <w:r w:rsidRPr="00CD6347">
        <w:t xml:space="preserve"> K, Tang R, </w:t>
      </w:r>
      <w:r w:rsidR="00447E2D" w:rsidRPr="00447E2D">
        <w:rPr>
          <w:i/>
        </w:rPr>
        <w:t>et al.</w:t>
      </w:r>
      <w:r w:rsidRPr="00CD6347">
        <w:t xml:space="preserve"> Sustainability of additive manufacturing: An overview on its energy demand and environmental impact.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2018; 21: 694–704.</w:t>
      </w:r>
    </w:p>
    <w:p w14:paraId="04B112FB" w14:textId="31303115" w:rsidR="00BD4A80" w:rsidRPr="00CD6347" w:rsidRDefault="00A0411C">
      <w:pPr>
        <w:pStyle w:val="Bibliographie"/>
      </w:pPr>
      <w:bookmarkStart w:id="99" w:name="ref-Despeisse2016"/>
      <w:bookmarkEnd w:id="98"/>
      <w:r w:rsidRPr="00CD6347">
        <w:t xml:space="preserve">10. </w:t>
      </w:r>
      <w:r w:rsidRPr="00CD6347">
        <w:tab/>
      </w:r>
      <w:proofErr w:type="spellStart"/>
      <w:r w:rsidRPr="00CD6347">
        <w:t>Despeisse</w:t>
      </w:r>
      <w:proofErr w:type="spellEnd"/>
      <w:r w:rsidRPr="00CD6347">
        <w:t xml:space="preserve"> M, </w:t>
      </w:r>
      <w:proofErr w:type="spellStart"/>
      <w:r w:rsidRPr="00CD6347">
        <w:t>Baumers</w:t>
      </w:r>
      <w:proofErr w:type="spellEnd"/>
      <w:r w:rsidRPr="00CD6347">
        <w:t xml:space="preserve"> M, Brown P, </w:t>
      </w:r>
      <w:r w:rsidR="00447E2D" w:rsidRPr="00447E2D">
        <w:rPr>
          <w:i/>
        </w:rPr>
        <w:t>et al.</w:t>
      </w:r>
      <w:r w:rsidRPr="00CD6347">
        <w:t xml:space="preserve"> Unlocking value for a circular economy through 3D printing: A research agenda. </w:t>
      </w:r>
      <w:r w:rsidRPr="00CD6347">
        <w:rPr>
          <w:i/>
          <w:iCs/>
        </w:rPr>
        <w:t>Technol Forecast Soc Change</w:t>
      </w:r>
      <w:r w:rsidRPr="00CD6347">
        <w:t xml:space="preserve"> 2017; 115: 75–84.</w:t>
      </w:r>
    </w:p>
    <w:p w14:paraId="1831CEC0" w14:textId="77777777" w:rsidR="00BD4A80" w:rsidRPr="00CD6347" w:rsidRDefault="00A0411C">
      <w:pPr>
        <w:pStyle w:val="Bibliographie"/>
      </w:pPr>
      <w:bookmarkStart w:id="100" w:name="ref-GonzalezHenriquez2019"/>
      <w:bookmarkEnd w:id="99"/>
      <w:r w:rsidRPr="00CD6347">
        <w:t xml:space="preserve">11. </w:t>
      </w:r>
      <w:r w:rsidRPr="00CD6347">
        <w:tab/>
        <w:t>González-</w:t>
      </w:r>
      <w:proofErr w:type="spellStart"/>
      <w:r w:rsidRPr="00CD6347">
        <w:t>Henríquez</w:t>
      </w:r>
      <w:proofErr w:type="spellEnd"/>
      <w:r w:rsidRPr="00CD6347">
        <w:t xml:space="preserve"> CM, </w:t>
      </w:r>
      <w:proofErr w:type="spellStart"/>
      <w:r w:rsidRPr="00CD6347">
        <w:t>Sarabia-Vallejos</w:t>
      </w:r>
      <w:proofErr w:type="spellEnd"/>
      <w:r w:rsidRPr="00CD6347">
        <w:t xml:space="preserve"> MA, Rodriguez-Hernandez J. Polymers for additive manufacturing and 4D-printing: Materials, methodologies, and biomedical applications. </w:t>
      </w:r>
      <w:r w:rsidRPr="00CD6347">
        <w:rPr>
          <w:i/>
          <w:iCs/>
        </w:rPr>
        <w:t xml:space="preserve">Prog </w:t>
      </w:r>
      <w:proofErr w:type="spellStart"/>
      <w:r w:rsidRPr="00CD6347">
        <w:rPr>
          <w:i/>
          <w:iCs/>
        </w:rPr>
        <w:t>Polym</w:t>
      </w:r>
      <w:proofErr w:type="spellEnd"/>
      <w:r w:rsidRPr="00CD6347">
        <w:rPr>
          <w:i/>
          <w:iCs/>
        </w:rPr>
        <w:t xml:space="preserve"> Sci</w:t>
      </w:r>
      <w:r w:rsidRPr="00CD6347">
        <w:t xml:space="preserve"> 2019; 94: 57–116.</w:t>
      </w:r>
    </w:p>
    <w:p w14:paraId="3EF87857" w14:textId="668D8ACB" w:rsidR="0007317F" w:rsidRPr="009F31FF" w:rsidRDefault="00A0411C" w:rsidP="0007317F">
      <w:pPr>
        <w:pStyle w:val="NormalWeb"/>
        <w:ind w:left="480" w:hanging="480"/>
        <w:rPr>
          <w:color w:val="FF0000"/>
          <w:lang w:val="en-US"/>
          <w:rPrChange w:id="101" w:author="Fabio Alberto Cruz Sanchez" w:date="2021-11-22T09:30:00Z">
            <w:rPr>
              <w:color w:val="FF0000"/>
            </w:rPr>
          </w:rPrChange>
        </w:rPr>
      </w:pPr>
      <w:bookmarkStart w:id="102" w:name="ref-Ryberg2019"/>
      <w:bookmarkEnd w:id="100"/>
      <w:r w:rsidRPr="009F31FF">
        <w:rPr>
          <w:lang w:val="en-US"/>
          <w:rPrChange w:id="103" w:author="Fabio Alberto Cruz Sanchez" w:date="2021-11-22T09:30:00Z">
            <w:rPr/>
          </w:rPrChange>
        </w:rPr>
        <w:t xml:space="preserve">12. </w:t>
      </w:r>
      <w:r w:rsidRPr="009F31FF">
        <w:rPr>
          <w:lang w:val="en-US"/>
          <w:rPrChange w:id="104" w:author="Fabio Alberto Cruz Sanchez" w:date="2021-11-22T09:30:00Z">
            <w:rPr/>
          </w:rPrChange>
        </w:rPr>
        <w:tab/>
      </w:r>
      <w:r w:rsidR="0007317F" w:rsidRPr="009F31FF">
        <w:rPr>
          <w:color w:val="FF0000"/>
          <w:lang w:val="en-US"/>
          <w:rPrChange w:id="105" w:author="Fabio Alberto Cruz Sanchez" w:date="2021-11-22T09:30:00Z">
            <w:rPr>
              <w:color w:val="FF0000"/>
            </w:rPr>
          </w:rPrChange>
        </w:rPr>
        <w:t xml:space="preserve">Kumar, R, Verma, A., </w:t>
      </w:r>
      <w:proofErr w:type="spellStart"/>
      <w:r w:rsidR="0007317F" w:rsidRPr="009F31FF">
        <w:rPr>
          <w:color w:val="FF0000"/>
          <w:lang w:val="en-US"/>
          <w:rPrChange w:id="106" w:author="Fabio Alberto Cruz Sanchez" w:date="2021-11-22T09:30:00Z">
            <w:rPr>
              <w:color w:val="FF0000"/>
            </w:rPr>
          </w:rPrChange>
        </w:rPr>
        <w:t>Shome</w:t>
      </w:r>
      <w:proofErr w:type="spellEnd"/>
      <w:r w:rsidR="0007317F" w:rsidRPr="009F31FF">
        <w:rPr>
          <w:color w:val="FF0000"/>
          <w:lang w:val="en-US"/>
          <w:rPrChange w:id="107" w:author="Fabio Alberto Cruz Sanchez" w:date="2021-11-22T09:30:00Z">
            <w:rPr>
              <w:color w:val="FF0000"/>
            </w:rPr>
          </w:rPrChange>
        </w:rPr>
        <w:t>, A.,</w:t>
      </w:r>
      <w:r w:rsidR="0007317F" w:rsidRPr="009C23D2">
        <w:rPr>
          <w:color w:val="FF0000"/>
          <w:lang w:val="en-US"/>
        </w:rPr>
        <w:t xml:space="preserve"> et al</w:t>
      </w:r>
      <w:r w:rsidR="0007317F" w:rsidRPr="009F31FF">
        <w:rPr>
          <w:color w:val="FF0000"/>
          <w:lang w:val="en-US"/>
          <w:rPrChange w:id="108" w:author="Fabio Alberto Cruz Sanchez" w:date="2021-11-22T09:30:00Z">
            <w:rPr>
              <w:color w:val="FF0000"/>
            </w:rPr>
          </w:rPrChange>
        </w:rPr>
        <w:t xml:space="preserve">. Impacts of Plastic Pollution on Ecosystem Services, Sustainable Development Goals, and Need to Focus on Circular Economy and Policy Interventions. Sustainability </w:t>
      </w:r>
      <w:r w:rsidR="0007317F" w:rsidRPr="009C23D2">
        <w:rPr>
          <w:color w:val="FF0000"/>
          <w:lang w:val="en-US"/>
        </w:rPr>
        <w:t>2021</w:t>
      </w:r>
      <w:r w:rsidR="0007317F" w:rsidRPr="009F31FF">
        <w:rPr>
          <w:color w:val="FF0000"/>
          <w:lang w:val="en-US"/>
          <w:rPrChange w:id="109" w:author="Fabio Alberto Cruz Sanchez" w:date="2021-11-22T09:30:00Z">
            <w:rPr>
              <w:color w:val="FF0000"/>
            </w:rPr>
          </w:rPrChange>
        </w:rPr>
        <w:t>, 9963. https://doi.org/10.3390/su13179963</w:t>
      </w:r>
    </w:p>
    <w:p w14:paraId="16C33BF4" w14:textId="77777777" w:rsidR="00BD4A80" w:rsidRPr="00CD6347" w:rsidRDefault="00A0411C">
      <w:pPr>
        <w:pStyle w:val="Bibliographie"/>
      </w:pPr>
      <w:bookmarkStart w:id="110" w:name="ref-Elverum2016"/>
      <w:bookmarkEnd w:id="102"/>
      <w:r w:rsidRPr="00CD6347">
        <w:t xml:space="preserve">13. </w:t>
      </w:r>
      <w:r w:rsidRPr="00CD6347">
        <w:tab/>
        <w:t>E</w:t>
      </w:r>
      <w:proofErr w:type="spellStart"/>
      <w:r w:rsidRPr="00CD6347">
        <w:t>lverum</w:t>
      </w:r>
      <w:proofErr w:type="spellEnd"/>
      <w:r w:rsidRPr="00CD6347">
        <w:t xml:space="preserve"> CW, </w:t>
      </w:r>
      <w:proofErr w:type="spellStart"/>
      <w:r w:rsidRPr="00CD6347">
        <w:t>Welo</w:t>
      </w:r>
      <w:proofErr w:type="spellEnd"/>
      <w:r w:rsidRPr="00CD6347">
        <w:t xml:space="preserve"> T, </w:t>
      </w:r>
      <w:proofErr w:type="spellStart"/>
      <w:r w:rsidRPr="00CD6347">
        <w:t>Tronvoll</w:t>
      </w:r>
      <w:proofErr w:type="spellEnd"/>
      <w:r w:rsidRPr="00CD6347">
        <w:t xml:space="preserve"> S. Prototyping in New Product Development: Strategy Considerations. </w:t>
      </w:r>
      <w:r w:rsidRPr="00CD6347">
        <w:rPr>
          <w:i/>
          <w:iCs/>
        </w:rPr>
        <w:t>Procedia CIRP</w:t>
      </w:r>
      <w:r w:rsidRPr="00CD6347">
        <w:t xml:space="preserve"> 2016; 50: 117–122.</w:t>
      </w:r>
    </w:p>
    <w:p w14:paraId="5ADFB8A9" w14:textId="77777777" w:rsidR="00BD4A80" w:rsidRPr="00CD6347" w:rsidRDefault="00A0411C">
      <w:pPr>
        <w:pStyle w:val="Bibliographie"/>
      </w:pPr>
      <w:bookmarkStart w:id="111" w:name="ref-Menold2017"/>
      <w:bookmarkEnd w:id="110"/>
      <w:r w:rsidRPr="00CD6347">
        <w:t xml:space="preserve">14. </w:t>
      </w:r>
      <w:r w:rsidRPr="00CD6347">
        <w:tab/>
      </w:r>
      <w:proofErr w:type="spellStart"/>
      <w:r w:rsidRPr="00CD6347">
        <w:t>Menold</w:t>
      </w:r>
      <w:proofErr w:type="spellEnd"/>
      <w:r w:rsidRPr="00CD6347">
        <w:t xml:space="preserve"> J, </w:t>
      </w:r>
      <w:proofErr w:type="spellStart"/>
      <w:r w:rsidRPr="00CD6347">
        <w:t>Jablokow</w:t>
      </w:r>
      <w:proofErr w:type="spellEnd"/>
      <w:r w:rsidRPr="00CD6347">
        <w:t xml:space="preserve"> K, Simpson T. Prototype for X (PFX): A holistic framework for structuring prototyping methods to support engineering design. </w:t>
      </w:r>
      <w:r w:rsidRPr="00CD6347">
        <w:rPr>
          <w:i/>
          <w:iCs/>
        </w:rPr>
        <w:t>Des Stud</w:t>
      </w:r>
      <w:r w:rsidRPr="00CD6347">
        <w:t xml:space="preserve"> 2017; 50: 70–112.</w:t>
      </w:r>
    </w:p>
    <w:p w14:paraId="53BC0E00" w14:textId="77777777" w:rsidR="00BD4A80" w:rsidRPr="00CD6347" w:rsidRDefault="00A0411C">
      <w:pPr>
        <w:pStyle w:val="Bibliographie"/>
      </w:pPr>
      <w:bookmarkStart w:id="112" w:name="ref-Hansen2020"/>
      <w:bookmarkEnd w:id="111"/>
      <w:r w:rsidRPr="00CD6347">
        <w:t xml:space="preserve">15. </w:t>
      </w:r>
      <w:r w:rsidRPr="00CD6347">
        <w:tab/>
        <w:t xml:space="preserve">Hansen CA, </w:t>
      </w:r>
      <w:proofErr w:type="spellStart"/>
      <w:r w:rsidRPr="00CD6347">
        <w:t>Özkil</w:t>
      </w:r>
      <w:proofErr w:type="spellEnd"/>
      <w:r w:rsidRPr="00CD6347">
        <w:t xml:space="preserve"> AG. From Idea to Production: A Retrospective and Longitudinal Case Study of Prototypes and Prototyping Strategies. </w:t>
      </w:r>
      <w:r w:rsidRPr="00CD6347">
        <w:rPr>
          <w:i/>
          <w:iCs/>
        </w:rPr>
        <w:t>J Mech Des</w:t>
      </w:r>
      <w:r w:rsidRPr="00CD6347">
        <w:t xml:space="preserve">; 142. </w:t>
      </w:r>
      <w:proofErr w:type="spellStart"/>
      <w:r w:rsidRPr="00CD6347">
        <w:t>Epub</w:t>
      </w:r>
      <w:proofErr w:type="spellEnd"/>
      <w:r w:rsidRPr="00CD6347">
        <w:t xml:space="preserve"> ahead of print March 2020. DOI: </w:t>
      </w:r>
      <w:hyperlink r:id="rId20">
        <w:r w:rsidRPr="00CD6347">
          <w:rPr>
            <w:rStyle w:val="Lienhypertexte"/>
            <w:color w:val="auto"/>
          </w:rPr>
          <w:t>10.1115/1.4045385</w:t>
        </w:r>
      </w:hyperlink>
      <w:r w:rsidRPr="00CD6347">
        <w:t>.</w:t>
      </w:r>
    </w:p>
    <w:p w14:paraId="7071F156" w14:textId="77777777" w:rsidR="00BD4A80" w:rsidRPr="00C3372F" w:rsidRDefault="00A0411C">
      <w:pPr>
        <w:pStyle w:val="Bibliographie"/>
        <w:rPr>
          <w:lang w:val="fr-FR"/>
        </w:rPr>
      </w:pPr>
      <w:bookmarkStart w:id="113" w:name="ref-Campbell2012"/>
      <w:bookmarkEnd w:id="112"/>
      <w:r w:rsidRPr="00CD6347">
        <w:t xml:space="preserve">16. </w:t>
      </w:r>
      <w:r w:rsidRPr="00CD6347">
        <w:tab/>
        <w:t xml:space="preserve">Campbell I, </w:t>
      </w:r>
      <w:proofErr w:type="spellStart"/>
      <w:r w:rsidRPr="00CD6347">
        <w:t>Bourell</w:t>
      </w:r>
      <w:proofErr w:type="spellEnd"/>
      <w:r w:rsidRPr="00CD6347">
        <w:t xml:space="preserve"> D, Gibson I. Additive manufacturing: rapid prototyping comes of age. </w:t>
      </w:r>
      <w:r w:rsidRPr="00C3372F">
        <w:rPr>
          <w:i/>
          <w:iCs/>
          <w:lang w:val="fr-FR"/>
        </w:rPr>
        <w:t xml:space="preserve">Rapid </w:t>
      </w:r>
      <w:proofErr w:type="spellStart"/>
      <w:r w:rsidRPr="00C3372F">
        <w:rPr>
          <w:i/>
          <w:iCs/>
          <w:lang w:val="fr-FR"/>
        </w:rPr>
        <w:t>Prototyp</w:t>
      </w:r>
      <w:proofErr w:type="spellEnd"/>
      <w:r w:rsidRPr="00C3372F">
        <w:rPr>
          <w:i/>
          <w:iCs/>
          <w:lang w:val="fr-FR"/>
        </w:rPr>
        <w:t xml:space="preserve"> J</w:t>
      </w:r>
      <w:r w:rsidRPr="00C3372F">
        <w:rPr>
          <w:lang w:val="fr-FR"/>
        </w:rPr>
        <w:t xml:space="preserve"> 2012; 18: 255–258.</w:t>
      </w:r>
    </w:p>
    <w:p w14:paraId="5E445A30" w14:textId="085CB77A" w:rsidR="00BD4A80" w:rsidRPr="00CD6347" w:rsidRDefault="00A0411C">
      <w:pPr>
        <w:pStyle w:val="Bibliographie"/>
      </w:pPr>
      <w:bookmarkStart w:id="114" w:name="ref-CruzSanchez2020"/>
      <w:bookmarkEnd w:id="113"/>
      <w:r w:rsidRPr="00C3372F">
        <w:rPr>
          <w:lang w:val="fr-FR"/>
        </w:rPr>
        <w:lastRenderedPageBreak/>
        <w:t xml:space="preserve">17. </w:t>
      </w:r>
      <w:r w:rsidRPr="00C3372F">
        <w:rPr>
          <w:lang w:val="fr-FR"/>
        </w:rPr>
        <w:tab/>
      </w:r>
      <w:r w:rsidRPr="00CD6347">
        <w:rPr>
          <w:lang w:val="fr-FR"/>
        </w:rPr>
        <w:t xml:space="preserve">Cruz Sanchez FA, Boudaoud H, Camargo M, </w:t>
      </w:r>
      <w:r w:rsidR="00447E2D" w:rsidRPr="00447E2D">
        <w:rPr>
          <w:i/>
          <w:lang w:val="fr-FR"/>
        </w:rPr>
        <w:t>et al.</w:t>
      </w:r>
      <w:r w:rsidRPr="00CD6347">
        <w:rPr>
          <w:lang w:val="fr-FR"/>
        </w:rPr>
        <w:t xml:space="preserve"> </w:t>
      </w:r>
      <w:r w:rsidRPr="00CD6347">
        <w:t xml:space="preserve">Plastic recycling in additive manufacturing: A systematic literature review and opportunities for the circular economy. </w:t>
      </w:r>
      <w:r w:rsidRPr="00CD6347">
        <w:rPr>
          <w:i/>
          <w:iCs/>
        </w:rPr>
        <w:t>J Clean Prod</w:t>
      </w:r>
      <w:r w:rsidRPr="00CD6347">
        <w:t xml:space="preserve"> 2020; 264: 121602.</w:t>
      </w:r>
    </w:p>
    <w:p w14:paraId="7F44DDA4" w14:textId="1CF3F202" w:rsidR="00BD4A80" w:rsidRPr="00CD6347" w:rsidRDefault="00A0411C">
      <w:pPr>
        <w:pStyle w:val="Bibliographie"/>
      </w:pPr>
      <w:bookmarkStart w:id="115" w:name="ref-Mikula2020"/>
      <w:bookmarkEnd w:id="114"/>
      <w:r w:rsidRPr="00CD6347">
        <w:t xml:space="preserve">18. </w:t>
      </w:r>
      <w:r w:rsidRPr="00CD6347">
        <w:tab/>
      </w:r>
      <w:proofErr w:type="spellStart"/>
      <w:r w:rsidRPr="00CD6347">
        <w:t>Mikula</w:t>
      </w:r>
      <w:proofErr w:type="spellEnd"/>
      <w:r w:rsidRPr="00CD6347">
        <w:t xml:space="preserve"> K, </w:t>
      </w:r>
      <w:proofErr w:type="spellStart"/>
      <w:r w:rsidRPr="00CD6347">
        <w:t>Skrzypczak</w:t>
      </w:r>
      <w:proofErr w:type="spellEnd"/>
      <w:r w:rsidRPr="00CD6347">
        <w:t xml:space="preserve"> D, </w:t>
      </w:r>
      <w:proofErr w:type="spellStart"/>
      <w:r w:rsidRPr="00CD6347">
        <w:t>Izydorczyk</w:t>
      </w:r>
      <w:proofErr w:type="spellEnd"/>
      <w:r w:rsidRPr="00CD6347">
        <w:t xml:space="preserve"> G, </w:t>
      </w:r>
      <w:r w:rsidR="00447E2D" w:rsidRPr="00447E2D">
        <w:rPr>
          <w:i/>
        </w:rPr>
        <w:t>et al.</w:t>
      </w:r>
      <w:r w:rsidRPr="00CD6347">
        <w:t xml:space="preserve"> 3D printing filament as a second life of waste plastics—a review. </w:t>
      </w:r>
      <w:r w:rsidRPr="00CD6347">
        <w:rPr>
          <w:i/>
          <w:iCs/>
        </w:rPr>
        <w:t xml:space="preserve">Environ Sci </w:t>
      </w:r>
      <w:proofErr w:type="spellStart"/>
      <w:r w:rsidRPr="00CD6347">
        <w:rPr>
          <w:i/>
          <w:iCs/>
        </w:rPr>
        <w:t>Pollut</w:t>
      </w:r>
      <w:proofErr w:type="spellEnd"/>
      <w:r w:rsidRPr="00CD6347">
        <w:rPr>
          <w:i/>
          <w:iCs/>
        </w:rPr>
        <w:t xml:space="preserve"> Res</w:t>
      </w:r>
      <w:r w:rsidRPr="00CD6347">
        <w:t xml:space="preserve">. </w:t>
      </w:r>
      <w:proofErr w:type="spellStart"/>
      <w:r w:rsidRPr="00CD6347">
        <w:t>Epub</w:t>
      </w:r>
      <w:proofErr w:type="spellEnd"/>
      <w:r w:rsidRPr="00CD6347">
        <w:t xml:space="preserve"> ahead of print September 2020. DOI: </w:t>
      </w:r>
      <w:hyperlink r:id="rId21">
        <w:r w:rsidRPr="00CD6347">
          <w:rPr>
            <w:rStyle w:val="Lienhypertexte"/>
            <w:color w:val="auto"/>
          </w:rPr>
          <w:t>10.1007/s11356-020-10657-8</w:t>
        </w:r>
      </w:hyperlink>
      <w:r w:rsidRPr="00CD6347">
        <w:t>.</w:t>
      </w:r>
    </w:p>
    <w:p w14:paraId="0FF7E699" w14:textId="77777777" w:rsidR="00BD4A80" w:rsidRPr="00CD6347" w:rsidRDefault="00A0411C">
      <w:pPr>
        <w:pStyle w:val="Bibliographie"/>
      </w:pPr>
      <w:bookmarkStart w:id="116" w:name="ref-Lovo2018"/>
      <w:bookmarkEnd w:id="115"/>
      <w:r w:rsidRPr="00CD6347">
        <w:rPr>
          <w:lang w:val="es-ES"/>
        </w:rPr>
        <w:t xml:space="preserve">19. </w:t>
      </w:r>
      <w:r w:rsidRPr="00CD6347">
        <w:rPr>
          <w:lang w:val="es-ES"/>
        </w:rPr>
        <w:tab/>
      </w:r>
      <w:proofErr w:type="spellStart"/>
      <w:r w:rsidRPr="00CD6347">
        <w:rPr>
          <w:lang w:val="es-ES"/>
        </w:rPr>
        <w:t>Lovo</w:t>
      </w:r>
      <w:proofErr w:type="spellEnd"/>
      <w:r w:rsidRPr="00CD6347">
        <w:rPr>
          <w:lang w:val="es-ES"/>
        </w:rPr>
        <w:t xml:space="preserve"> JFP, </w:t>
      </w:r>
      <w:proofErr w:type="spellStart"/>
      <w:r w:rsidRPr="00CD6347">
        <w:rPr>
          <w:lang w:val="es-ES"/>
        </w:rPr>
        <w:t>Fortulan</w:t>
      </w:r>
      <w:proofErr w:type="spellEnd"/>
      <w:r w:rsidRPr="00CD6347">
        <w:rPr>
          <w:lang w:val="es-ES"/>
        </w:rPr>
        <w:t xml:space="preserve"> CA, Silva MM da. </w:t>
      </w:r>
      <w:r w:rsidRPr="00CD6347">
        <w:t xml:space="preserve">Optimal deposition orientation in fused deposition modeling for maximizing the strength of three-dimensional printed truss-like structures.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1206–1215.</w:t>
      </w:r>
    </w:p>
    <w:p w14:paraId="3456458A" w14:textId="77777777" w:rsidR="00BD4A80" w:rsidRPr="00CD6347" w:rsidRDefault="00A0411C">
      <w:pPr>
        <w:pStyle w:val="Bibliographie"/>
      </w:pPr>
      <w:bookmarkStart w:id="117" w:name="ref-Laureto2018"/>
      <w:bookmarkEnd w:id="116"/>
      <w:r w:rsidRPr="00CD6347">
        <w:t xml:space="preserve">20. </w:t>
      </w:r>
      <w:r w:rsidRPr="00CD6347">
        <w:tab/>
      </w:r>
      <w:proofErr w:type="spellStart"/>
      <w:r w:rsidRPr="00CD6347">
        <w:t>Laureto</w:t>
      </w:r>
      <w:proofErr w:type="spellEnd"/>
      <w:r w:rsidRPr="00CD6347">
        <w:t xml:space="preserve"> JJ, Pearce JM. Anisotropic mechanical property variance between ASTM D638-14 type </w:t>
      </w:r>
      <w:proofErr w:type="spellStart"/>
      <w:r w:rsidRPr="00CD6347">
        <w:t>i</w:t>
      </w:r>
      <w:proofErr w:type="spellEnd"/>
      <w:r w:rsidRPr="00CD6347">
        <w:t xml:space="preserve"> and type iv fused filament fabricated specimens. </w:t>
      </w:r>
      <w:proofErr w:type="spellStart"/>
      <w:r w:rsidRPr="00CD6347">
        <w:rPr>
          <w:i/>
          <w:iCs/>
        </w:rPr>
        <w:t>Polym</w:t>
      </w:r>
      <w:proofErr w:type="spellEnd"/>
      <w:r w:rsidRPr="00CD6347">
        <w:rPr>
          <w:i/>
          <w:iCs/>
        </w:rPr>
        <w:t xml:space="preserve"> Test</w:t>
      </w:r>
      <w:r w:rsidRPr="00CD6347">
        <w:t xml:space="preserve"> 2018; 68: 294–301.</w:t>
      </w:r>
    </w:p>
    <w:p w14:paraId="6CB67D52" w14:textId="3F542653" w:rsidR="00BD4A80" w:rsidRPr="00CD6347" w:rsidRDefault="00A0411C">
      <w:pPr>
        <w:pStyle w:val="Bibliographie"/>
      </w:pPr>
      <w:bookmarkStart w:id="118" w:name="ref-Popescu2018"/>
      <w:bookmarkEnd w:id="117"/>
      <w:r w:rsidRPr="00CD6347">
        <w:t xml:space="preserve">21. </w:t>
      </w:r>
      <w:r w:rsidRPr="00CD6347">
        <w:tab/>
      </w:r>
      <w:r w:rsidRPr="00C3372F">
        <w:t xml:space="preserve">Popescu D, Zapciu A, Amza C, </w:t>
      </w:r>
      <w:r w:rsidR="00447E2D" w:rsidRPr="00C3372F">
        <w:rPr>
          <w:i/>
        </w:rPr>
        <w:t>et al.</w:t>
      </w:r>
      <w:r w:rsidRPr="00C3372F">
        <w:t xml:space="preserve"> </w:t>
      </w:r>
      <w:r w:rsidRPr="00CD6347">
        <w:t xml:space="preserve">FDM process parameters influence over the mechanical properties of polymer specimens: A review. </w:t>
      </w:r>
      <w:proofErr w:type="spellStart"/>
      <w:r w:rsidRPr="00CD6347">
        <w:rPr>
          <w:i/>
          <w:iCs/>
        </w:rPr>
        <w:t>Polym</w:t>
      </w:r>
      <w:proofErr w:type="spellEnd"/>
      <w:r w:rsidRPr="00CD6347">
        <w:rPr>
          <w:i/>
          <w:iCs/>
        </w:rPr>
        <w:t xml:space="preserve"> Test</w:t>
      </w:r>
      <w:r w:rsidRPr="00CD6347">
        <w:t xml:space="preserve"> 2018; 69: 157–166.</w:t>
      </w:r>
    </w:p>
    <w:p w14:paraId="2FF2A9DA" w14:textId="77777777" w:rsidR="00BD4A80" w:rsidRPr="00CD6347" w:rsidRDefault="00A0411C">
      <w:pPr>
        <w:pStyle w:val="Bibliographie"/>
        <w:rPr>
          <w:lang w:val="es-ES"/>
        </w:rPr>
      </w:pPr>
      <w:bookmarkStart w:id="119" w:name="ref-Tymrak2014a"/>
      <w:bookmarkEnd w:id="118"/>
      <w:r w:rsidRPr="00CD6347">
        <w:t xml:space="preserve">22. </w:t>
      </w:r>
      <w:r w:rsidRPr="00CD6347">
        <w:tab/>
      </w:r>
      <w:proofErr w:type="spellStart"/>
      <w:r w:rsidRPr="00CD6347">
        <w:t>Tymrak</w:t>
      </w:r>
      <w:proofErr w:type="spellEnd"/>
      <w:r w:rsidRPr="00CD6347">
        <w:t xml:space="preserve"> BM, </w:t>
      </w:r>
      <w:proofErr w:type="spellStart"/>
      <w:r w:rsidRPr="00CD6347">
        <w:t>Kreiger</w:t>
      </w:r>
      <w:proofErr w:type="spellEnd"/>
      <w:r w:rsidRPr="00CD6347">
        <w:t xml:space="preserve"> M, Pearce JM. Mechanical properties of components fabricated with open-source 3-D printers under realistic environmental conditions. </w:t>
      </w:r>
      <w:r w:rsidRPr="00CD6347">
        <w:rPr>
          <w:i/>
          <w:iCs/>
          <w:lang w:val="es-ES"/>
        </w:rPr>
        <w:t>Mater Des</w:t>
      </w:r>
      <w:r w:rsidRPr="00CD6347">
        <w:rPr>
          <w:lang w:val="es-ES"/>
        </w:rPr>
        <w:t xml:space="preserve"> 2014; 58: 242–246.</w:t>
      </w:r>
    </w:p>
    <w:p w14:paraId="0B6ADBCD" w14:textId="6416A273" w:rsidR="00BD4A80" w:rsidRPr="00CD6347" w:rsidRDefault="00A0411C">
      <w:pPr>
        <w:pStyle w:val="Bibliographie"/>
      </w:pPr>
      <w:bookmarkStart w:id="120" w:name="ref-Altan2018"/>
      <w:bookmarkEnd w:id="119"/>
      <w:r w:rsidRPr="00CD6347">
        <w:rPr>
          <w:lang w:val="es-ES"/>
        </w:rPr>
        <w:t xml:space="preserve">23. </w:t>
      </w:r>
      <w:r w:rsidRPr="00CD6347">
        <w:rPr>
          <w:lang w:val="es-ES"/>
        </w:rPr>
        <w:tab/>
      </w:r>
      <w:r w:rsidRPr="00CD6347">
        <w:rPr>
          <w:lang w:val="fr-FR"/>
        </w:rPr>
        <w:t xml:space="preserve">Altan M, Eryildiz M, Gumus B, </w:t>
      </w:r>
      <w:r w:rsidR="00447E2D" w:rsidRPr="00447E2D">
        <w:rPr>
          <w:i/>
          <w:lang w:val="fr-FR"/>
        </w:rPr>
        <w:t>et al.</w:t>
      </w:r>
      <w:r w:rsidRPr="00CD6347">
        <w:rPr>
          <w:lang w:val="fr-FR"/>
        </w:rPr>
        <w:t xml:space="preserve"> </w:t>
      </w:r>
      <w:r w:rsidRPr="00CD6347">
        <w:t xml:space="preserve">Effects of process parameters on the quality of PLA products fabricated by fused deposition modeling (FDM): Surface roughness and tensile strength. </w:t>
      </w:r>
      <w:r w:rsidRPr="00CD6347">
        <w:rPr>
          <w:i/>
          <w:iCs/>
        </w:rPr>
        <w:t>Mater Test</w:t>
      </w:r>
      <w:r w:rsidRPr="00CD6347">
        <w:t xml:space="preserve"> 2018; 60: 471–477.</w:t>
      </w:r>
    </w:p>
    <w:p w14:paraId="1D7F0584" w14:textId="165E48C3" w:rsidR="00BD4A80" w:rsidRPr="00CD6347" w:rsidRDefault="00A0411C">
      <w:pPr>
        <w:pStyle w:val="Bibliographie"/>
      </w:pPr>
      <w:bookmarkStart w:id="121" w:name="ref-Yao2019"/>
      <w:bookmarkEnd w:id="120"/>
      <w:r w:rsidRPr="00CD6347">
        <w:t xml:space="preserve">24. </w:t>
      </w:r>
      <w:r w:rsidRPr="00CD6347">
        <w:tab/>
      </w:r>
      <w:r w:rsidRPr="009F31FF">
        <w:rPr>
          <w:rPrChange w:id="122" w:author="Fabio Alberto Cruz Sanchez" w:date="2021-11-22T09:30:00Z">
            <w:rPr>
              <w:lang w:val="fr-FR"/>
            </w:rPr>
          </w:rPrChange>
        </w:rPr>
        <w:t xml:space="preserve">Yao T, Deng Z, Zhang K, </w:t>
      </w:r>
      <w:r w:rsidR="00447E2D" w:rsidRPr="009F31FF">
        <w:rPr>
          <w:i/>
          <w:rPrChange w:id="123" w:author="Fabio Alberto Cruz Sanchez" w:date="2021-11-22T09:30:00Z">
            <w:rPr>
              <w:i/>
              <w:lang w:val="fr-FR"/>
            </w:rPr>
          </w:rPrChange>
        </w:rPr>
        <w:t>et al.</w:t>
      </w:r>
      <w:r w:rsidRPr="009F31FF">
        <w:rPr>
          <w:rPrChange w:id="124" w:author="Fabio Alberto Cruz Sanchez" w:date="2021-11-22T09:30:00Z">
            <w:rPr>
              <w:lang w:val="fr-FR"/>
            </w:rPr>
          </w:rPrChange>
        </w:rPr>
        <w:t xml:space="preserve"> </w:t>
      </w:r>
      <w:r w:rsidRPr="00CD6347">
        <w:t xml:space="preserve">A method to predict the ultimate tensile strength of 3D printing polylactic acid (PLA) materials with different printing orientations. </w:t>
      </w:r>
      <w:r w:rsidRPr="00CD6347">
        <w:rPr>
          <w:i/>
          <w:iCs/>
        </w:rPr>
        <w:t xml:space="preserve">Compos Part B </w:t>
      </w:r>
      <w:proofErr w:type="spellStart"/>
      <w:r w:rsidRPr="00CD6347">
        <w:rPr>
          <w:i/>
          <w:iCs/>
        </w:rPr>
        <w:t>Eng</w:t>
      </w:r>
      <w:proofErr w:type="spellEnd"/>
      <w:r w:rsidRPr="00CD6347">
        <w:t xml:space="preserve"> 2019; 163: 393–402.</w:t>
      </w:r>
    </w:p>
    <w:p w14:paraId="2D035BB7" w14:textId="77777777" w:rsidR="00BD4A80" w:rsidRPr="00CD6347" w:rsidRDefault="00A0411C">
      <w:pPr>
        <w:pStyle w:val="Bibliographie"/>
      </w:pPr>
      <w:bookmarkStart w:id="125" w:name="ref-Alafaghani2018"/>
      <w:bookmarkEnd w:id="121"/>
      <w:r w:rsidRPr="00CD6347">
        <w:t xml:space="preserve">25. </w:t>
      </w:r>
      <w:r w:rsidRPr="00CD6347">
        <w:tab/>
      </w:r>
      <w:proofErr w:type="spellStart"/>
      <w:r w:rsidRPr="00CD6347">
        <w:t>Alafaghani</w:t>
      </w:r>
      <w:proofErr w:type="spellEnd"/>
      <w:r w:rsidRPr="00CD6347">
        <w:t xml:space="preserve"> A </w:t>
      </w:r>
      <w:proofErr w:type="spellStart"/>
      <w:r w:rsidRPr="00CD6347">
        <w:t>aldin</w:t>
      </w:r>
      <w:proofErr w:type="spellEnd"/>
      <w:r w:rsidRPr="00CD6347">
        <w:t xml:space="preserve">, </w:t>
      </w:r>
      <w:proofErr w:type="spellStart"/>
      <w:r w:rsidRPr="00CD6347">
        <w:t>Qattawi</w:t>
      </w:r>
      <w:proofErr w:type="spellEnd"/>
      <w:r w:rsidRPr="00CD6347">
        <w:t xml:space="preserve"> A. Investigating the effect of fused deposition modeling processing parameters using Taguchi design of experiment method. </w:t>
      </w:r>
      <w:r w:rsidRPr="00CD6347">
        <w:rPr>
          <w:i/>
          <w:iCs/>
        </w:rPr>
        <w:t xml:space="preserve">J </w:t>
      </w:r>
      <w:proofErr w:type="spellStart"/>
      <w:r w:rsidRPr="00CD6347">
        <w:rPr>
          <w:i/>
          <w:iCs/>
        </w:rPr>
        <w:t>Manuf</w:t>
      </w:r>
      <w:proofErr w:type="spellEnd"/>
      <w:r w:rsidRPr="00CD6347">
        <w:rPr>
          <w:i/>
          <w:iCs/>
        </w:rPr>
        <w:t xml:space="preserve"> Process</w:t>
      </w:r>
      <w:r w:rsidRPr="00CD6347">
        <w:t xml:space="preserve"> 2018; 36: 164–174.</w:t>
      </w:r>
    </w:p>
    <w:p w14:paraId="74E24F3F" w14:textId="16FFE84A" w:rsidR="00BD4A80" w:rsidRPr="00CD6347" w:rsidRDefault="00A0411C">
      <w:pPr>
        <w:pStyle w:val="Bibliographie"/>
      </w:pPr>
      <w:bookmarkStart w:id="126" w:name="ref-Little2020"/>
      <w:bookmarkEnd w:id="125"/>
      <w:r w:rsidRPr="00CD6347">
        <w:t xml:space="preserve">26. </w:t>
      </w:r>
      <w:r w:rsidRPr="00CD6347">
        <w:tab/>
        <w:t xml:space="preserve">Little HA, </w:t>
      </w:r>
      <w:proofErr w:type="spellStart"/>
      <w:r w:rsidRPr="00CD6347">
        <w:t>Tanikella</w:t>
      </w:r>
      <w:proofErr w:type="spellEnd"/>
      <w:r w:rsidRPr="00CD6347">
        <w:t xml:space="preserve"> NG, J. Reich M, </w:t>
      </w:r>
      <w:r w:rsidR="00447E2D" w:rsidRPr="00447E2D">
        <w:rPr>
          <w:i/>
        </w:rPr>
        <w:t>et al.</w:t>
      </w:r>
      <w:r w:rsidRPr="00CD6347">
        <w:t xml:space="preserve"> Towards Distributed Recycling with Additive Manufacturing of PET Flake Feedstocks. </w:t>
      </w:r>
      <w:r w:rsidRPr="00CD6347">
        <w:rPr>
          <w:i/>
          <w:iCs/>
        </w:rPr>
        <w:t>Materials (Basel)</w:t>
      </w:r>
      <w:r w:rsidRPr="00CD6347">
        <w:t xml:space="preserve"> 2020; 13: 4273.</w:t>
      </w:r>
    </w:p>
    <w:p w14:paraId="290726F0" w14:textId="1012A38C" w:rsidR="00BD4A80" w:rsidRPr="00CD6347" w:rsidRDefault="00A0411C">
      <w:pPr>
        <w:pStyle w:val="Bibliographie"/>
        <w:rPr>
          <w:lang w:val="es-ES"/>
        </w:rPr>
      </w:pPr>
      <w:bookmarkStart w:id="127" w:name="ref-Zhao2018"/>
      <w:bookmarkEnd w:id="126"/>
      <w:r w:rsidRPr="00CD6347">
        <w:t xml:space="preserve">27. </w:t>
      </w:r>
      <w:r w:rsidRPr="00CD6347">
        <w:tab/>
      </w:r>
      <w:r w:rsidRPr="00C3372F">
        <w:t xml:space="preserve">Zhao P, Rao C, Gu F, </w:t>
      </w:r>
      <w:r w:rsidR="00447E2D" w:rsidRPr="00C3372F">
        <w:rPr>
          <w:i/>
        </w:rPr>
        <w:t>et al.</w:t>
      </w:r>
      <w:r w:rsidRPr="00C3372F">
        <w:t xml:space="preserve"> </w:t>
      </w:r>
      <w:r w:rsidRPr="00CD6347">
        <w:t xml:space="preserve">Close-looped recycling of polylactic acid used in 3D printing: An experimental investigation and life cycle assessment. </w:t>
      </w:r>
      <w:r w:rsidRPr="00CD6347">
        <w:rPr>
          <w:i/>
          <w:iCs/>
          <w:lang w:val="es-ES"/>
        </w:rPr>
        <w:t xml:space="preserve">J </w:t>
      </w:r>
      <w:proofErr w:type="spellStart"/>
      <w:r w:rsidRPr="00CD6347">
        <w:rPr>
          <w:i/>
          <w:iCs/>
          <w:lang w:val="es-ES"/>
        </w:rPr>
        <w:t>Clean</w:t>
      </w:r>
      <w:proofErr w:type="spellEnd"/>
      <w:r w:rsidRPr="00CD6347">
        <w:rPr>
          <w:i/>
          <w:iCs/>
          <w:lang w:val="es-ES"/>
        </w:rPr>
        <w:t xml:space="preserve"> </w:t>
      </w:r>
      <w:proofErr w:type="spellStart"/>
      <w:r w:rsidRPr="00CD6347">
        <w:rPr>
          <w:i/>
          <w:iCs/>
          <w:lang w:val="es-ES"/>
        </w:rPr>
        <w:t>Prod</w:t>
      </w:r>
      <w:proofErr w:type="spellEnd"/>
      <w:r w:rsidRPr="00CD6347">
        <w:rPr>
          <w:lang w:val="es-ES"/>
        </w:rPr>
        <w:t xml:space="preserve"> 2018; 197: 1046–1055.</w:t>
      </w:r>
    </w:p>
    <w:p w14:paraId="126D9331" w14:textId="726DF992" w:rsidR="00BD4A80" w:rsidRPr="00CD6347" w:rsidRDefault="00A0411C">
      <w:pPr>
        <w:pStyle w:val="Bibliographie"/>
      </w:pPr>
      <w:bookmarkStart w:id="128" w:name="ref-Petrovic2011"/>
      <w:bookmarkEnd w:id="127"/>
      <w:r w:rsidRPr="009F31FF">
        <w:rPr>
          <w:rPrChange w:id="129" w:author="Fabio Alberto Cruz Sanchez" w:date="2021-11-22T09:30:00Z">
            <w:rPr>
              <w:lang w:val="fr-FR"/>
            </w:rPr>
          </w:rPrChange>
        </w:rPr>
        <w:t xml:space="preserve">28. </w:t>
      </w:r>
      <w:r w:rsidRPr="009F31FF">
        <w:rPr>
          <w:rPrChange w:id="130" w:author="Fabio Alberto Cruz Sanchez" w:date="2021-11-22T09:30:00Z">
            <w:rPr>
              <w:lang w:val="fr-FR"/>
            </w:rPr>
          </w:rPrChange>
        </w:rPr>
        <w:tab/>
        <w:t xml:space="preserve">Petrovic V, Vicente </w:t>
      </w:r>
      <w:proofErr w:type="spellStart"/>
      <w:r w:rsidRPr="009F31FF">
        <w:rPr>
          <w:rPrChange w:id="131" w:author="Fabio Alberto Cruz Sanchez" w:date="2021-11-22T09:30:00Z">
            <w:rPr>
              <w:lang w:val="fr-FR"/>
            </w:rPr>
          </w:rPrChange>
        </w:rPr>
        <w:t>Haro</w:t>
      </w:r>
      <w:proofErr w:type="spellEnd"/>
      <w:r w:rsidRPr="009F31FF">
        <w:rPr>
          <w:rPrChange w:id="132" w:author="Fabio Alberto Cruz Sanchez" w:date="2021-11-22T09:30:00Z">
            <w:rPr>
              <w:lang w:val="fr-FR"/>
            </w:rPr>
          </w:rPrChange>
        </w:rPr>
        <w:t xml:space="preserve"> Gonzalez J, </w:t>
      </w:r>
      <w:proofErr w:type="spellStart"/>
      <w:r w:rsidRPr="009F31FF">
        <w:rPr>
          <w:rPrChange w:id="133" w:author="Fabio Alberto Cruz Sanchez" w:date="2021-11-22T09:30:00Z">
            <w:rPr>
              <w:lang w:val="fr-FR"/>
            </w:rPr>
          </w:rPrChange>
        </w:rPr>
        <w:t>Jordá</w:t>
      </w:r>
      <w:proofErr w:type="spellEnd"/>
      <w:r w:rsidRPr="009F31FF">
        <w:rPr>
          <w:rPrChange w:id="134" w:author="Fabio Alberto Cruz Sanchez" w:date="2021-11-22T09:30:00Z">
            <w:rPr>
              <w:lang w:val="fr-FR"/>
            </w:rPr>
          </w:rPrChange>
        </w:rPr>
        <w:t xml:space="preserve"> </w:t>
      </w:r>
      <w:proofErr w:type="spellStart"/>
      <w:r w:rsidRPr="009F31FF">
        <w:rPr>
          <w:rPrChange w:id="135" w:author="Fabio Alberto Cruz Sanchez" w:date="2021-11-22T09:30:00Z">
            <w:rPr>
              <w:lang w:val="fr-FR"/>
            </w:rPr>
          </w:rPrChange>
        </w:rPr>
        <w:t>Ferrando</w:t>
      </w:r>
      <w:proofErr w:type="spellEnd"/>
      <w:r w:rsidRPr="009F31FF">
        <w:rPr>
          <w:rPrChange w:id="136" w:author="Fabio Alberto Cruz Sanchez" w:date="2021-11-22T09:30:00Z">
            <w:rPr>
              <w:lang w:val="fr-FR"/>
            </w:rPr>
          </w:rPrChange>
        </w:rPr>
        <w:t xml:space="preserve"> O, </w:t>
      </w:r>
      <w:r w:rsidR="00447E2D" w:rsidRPr="009F31FF">
        <w:rPr>
          <w:i/>
          <w:rPrChange w:id="137" w:author="Fabio Alberto Cruz Sanchez" w:date="2021-11-22T09:30:00Z">
            <w:rPr>
              <w:i/>
              <w:lang w:val="fr-FR"/>
            </w:rPr>
          </w:rPrChange>
        </w:rPr>
        <w:t>et al.</w:t>
      </w:r>
      <w:r w:rsidRPr="009F31FF">
        <w:rPr>
          <w:rPrChange w:id="138" w:author="Fabio Alberto Cruz Sanchez" w:date="2021-11-22T09:30:00Z">
            <w:rPr>
              <w:lang w:val="fr-FR"/>
            </w:rPr>
          </w:rPrChange>
        </w:rPr>
        <w:t xml:space="preserve"> </w:t>
      </w:r>
      <w:r w:rsidRPr="00CD6347">
        <w:t xml:space="preserve">Additive layered manufacturing: sectors of industrial application shown through case studies. </w:t>
      </w:r>
      <w:r w:rsidRPr="00CD6347">
        <w:rPr>
          <w:i/>
          <w:iCs/>
        </w:rPr>
        <w:t>Int J Prod Res</w:t>
      </w:r>
      <w:r w:rsidRPr="00CD6347">
        <w:t xml:space="preserve"> 2011; 49: 1061–1079.</w:t>
      </w:r>
    </w:p>
    <w:p w14:paraId="10B475A7" w14:textId="70674788" w:rsidR="00BD4A80" w:rsidRPr="009F31FF" w:rsidRDefault="00A0411C">
      <w:pPr>
        <w:pStyle w:val="Bibliographie"/>
        <w:rPr>
          <w:lang w:val="fr-FR"/>
          <w:rPrChange w:id="139" w:author="Fabio Alberto Cruz Sanchez" w:date="2021-11-22T09:30:00Z">
            <w:rPr/>
          </w:rPrChange>
        </w:rPr>
      </w:pPr>
      <w:bookmarkStart w:id="140" w:name="ref-Wittbrodt2013"/>
      <w:bookmarkEnd w:id="128"/>
      <w:r w:rsidRPr="00CD6347">
        <w:t xml:space="preserve">29. </w:t>
      </w:r>
      <w:r w:rsidRPr="00CD6347">
        <w:tab/>
      </w:r>
      <w:proofErr w:type="spellStart"/>
      <w:r w:rsidRPr="00CD6347">
        <w:t>Wittbrodt</w:t>
      </w:r>
      <w:proofErr w:type="spellEnd"/>
      <w:r w:rsidRPr="00CD6347">
        <w:t xml:space="preserve"> BT, Glover AG, </w:t>
      </w:r>
      <w:proofErr w:type="spellStart"/>
      <w:r w:rsidRPr="00CD6347">
        <w:t>Laureto</w:t>
      </w:r>
      <w:proofErr w:type="spellEnd"/>
      <w:r w:rsidRPr="00CD6347">
        <w:t xml:space="preserve"> J, </w:t>
      </w:r>
      <w:r w:rsidR="00447E2D" w:rsidRPr="00447E2D">
        <w:rPr>
          <w:i/>
        </w:rPr>
        <w:t>et al.</w:t>
      </w:r>
      <w:r w:rsidRPr="00CD6347">
        <w:t xml:space="preserve"> Life-cycle economic analysis of distributed manufacturing with open-source 3-D printers. </w:t>
      </w:r>
      <w:proofErr w:type="spellStart"/>
      <w:r w:rsidRPr="009F31FF">
        <w:rPr>
          <w:i/>
          <w:iCs/>
          <w:lang w:val="fr-FR"/>
          <w:rPrChange w:id="141" w:author="Fabio Alberto Cruz Sanchez" w:date="2021-11-22T09:30:00Z">
            <w:rPr>
              <w:i/>
              <w:iCs/>
            </w:rPr>
          </w:rPrChange>
        </w:rPr>
        <w:t>Mechatronics</w:t>
      </w:r>
      <w:proofErr w:type="spellEnd"/>
      <w:r w:rsidRPr="009F31FF">
        <w:rPr>
          <w:lang w:val="fr-FR"/>
          <w:rPrChange w:id="142" w:author="Fabio Alberto Cruz Sanchez" w:date="2021-11-22T09:30:00Z">
            <w:rPr/>
          </w:rPrChange>
        </w:rPr>
        <w:t xml:space="preserve"> </w:t>
      </w:r>
      <w:proofErr w:type="gramStart"/>
      <w:r w:rsidRPr="009F31FF">
        <w:rPr>
          <w:lang w:val="fr-FR"/>
          <w:rPrChange w:id="143" w:author="Fabio Alberto Cruz Sanchez" w:date="2021-11-22T09:30:00Z">
            <w:rPr/>
          </w:rPrChange>
        </w:rPr>
        <w:t>2013;</w:t>
      </w:r>
      <w:proofErr w:type="gramEnd"/>
      <w:r w:rsidRPr="009F31FF">
        <w:rPr>
          <w:lang w:val="fr-FR"/>
          <w:rPrChange w:id="144" w:author="Fabio Alberto Cruz Sanchez" w:date="2021-11-22T09:30:00Z">
            <w:rPr/>
          </w:rPrChange>
        </w:rPr>
        <w:t xml:space="preserve"> 23: 713–726.</w:t>
      </w:r>
    </w:p>
    <w:p w14:paraId="761239A4" w14:textId="62D62B85" w:rsidR="00BD4A80" w:rsidRPr="00CD6347" w:rsidRDefault="00A0411C">
      <w:pPr>
        <w:pStyle w:val="Bibliographie"/>
      </w:pPr>
      <w:bookmarkStart w:id="145" w:name="ref-Santander2020"/>
      <w:bookmarkEnd w:id="140"/>
      <w:r w:rsidRPr="00C3372F">
        <w:rPr>
          <w:lang w:val="fr-FR"/>
        </w:rPr>
        <w:lastRenderedPageBreak/>
        <w:t xml:space="preserve">30. </w:t>
      </w:r>
      <w:r w:rsidRPr="00C3372F">
        <w:rPr>
          <w:lang w:val="fr-FR"/>
        </w:rPr>
        <w:tab/>
      </w:r>
      <w:r w:rsidRPr="00CD6347">
        <w:rPr>
          <w:lang w:val="fr-FR"/>
        </w:rPr>
        <w:t xml:space="preserve">Santander P, Cruz Sanchez FA, Boudaoud H, </w:t>
      </w:r>
      <w:r w:rsidR="00447E2D" w:rsidRPr="00447E2D">
        <w:rPr>
          <w:i/>
          <w:lang w:val="fr-FR"/>
        </w:rPr>
        <w:t>et al.</w:t>
      </w:r>
      <w:r w:rsidRPr="00CD6347">
        <w:rPr>
          <w:lang w:val="fr-FR"/>
        </w:rPr>
        <w:t xml:space="preserve"> </w:t>
      </w:r>
      <w:r w:rsidRPr="00CD6347">
        <w:t xml:space="preserve">Closed loop supply chain network for local and distributed plastic recycling for 3D printing: a MILP-based optimization approach. </w:t>
      </w:r>
      <w:proofErr w:type="spellStart"/>
      <w:r w:rsidRPr="00CD6347">
        <w:rPr>
          <w:i/>
          <w:iCs/>
        </w:rPr>
        <w:t>Resour</w:t>
      </w:r>
      <w:proofErr w:type="spellEnd"/>
      <w:r w:rsidRPr="00CD6347">
        <w:rPr>
          <w:i/>
          <w:iCs/>
        </w:rPr>
        <w:t xml:space="preserve"> </w:t>
      </w:r>
      <w:proofErr w:type="spellStart"/>
      <w:r w:rsidRPr="00CD6347">
        <w:rPr>
          <w:i/>
          <w:iCs/>
        </w:rPr>
        <w:t>Conserv</w:t>
      </w:r>
      <w:proofErr w:type="spellEnd"/>
      <w:r w:rsidRPr="00CD6347">
        <w:rPr>
          <w:i/>
          <w:iCs/>
        </w:rPr>
        <w:t xml:space="preserve"> </w:t>
      </w:r>
      <w:proofErr w:type="spellStart"/>
      <w:r w:rsidRPr="00CD6347">
        <w:rPr>
          <w:i/>
          <w:iCs/>
        </w:rPr>
        <w:t>Recycl</w:t>
      </w:r>
      <w:proofErr w:type="spellEnd"/>
      <w:r w:rsidRPr="00CD6347">
        <w:t xml:space="preserve"> 2020; 154: 104531.</w:t>
      </w:r>
    </w:p>
    <w:p w14:paraId="343A4EB3" w14:textId="77777777" w:rsidR="00BD4A80" w:rsidRPr="00CD6347" w:rsidRDefault="00A0411C">
      <w:pPr>
        <w:pStyle w:val="Bibliographie"/>
      </w:pPr>
      <w:bookmarkStart w:id="146" w:name="ref-Suarez2020"/>
      <w:bookmarkEnd w:id="145"/>
      <w:r w:rsidRPr="00CD6347">
        <w:t xml:space="preserve">31. </w:t>
      </w:r>
      <w:r w:rsidRPr="00CD6347">
        <w:tab/>
        <w:t xml:space="preserve">Suárez L, Domínguez M. Sustainability and environmental impact of fused deposition modelling (FDM) technologies. </w:t>
      </w:r>
      <w:r w:rsidRPr="00CD6347">
        <w:rPr>
          <w:i/>
          <w:iCs/>
        </w:rPr>
        <w:t xml:space="preserve">Int J Adv </w:t>
      </w:r>
      <w:proofErr w:type="spellStart"/>
      <w:r w:rsidRPr="00CD6347">
        <w:rPr>
          <w:i/>
          <w:iCs/>
        </w:rPr>
        <w:t>Manuf</w:t>
      </w:r>
      <w:proofErr w:type="spellEnd"/>
      <w:r w:rsidRPr="00CD6347">
        <w:rPr>
          <w:i/>
          <w:iCs/>
        </w:rPr>
        <w:t xml:space="preserve"> Technol</w:t>
      </w:r>
      <w:r w:rsidRPr="00CD6347">
        <w:t xml:space="preserve"> 2020; 106: 1267–1279.</w:t>
      </w:r>
    </w:p>
    <w:p w14:paraId="3BEA0843" w14:textId="21AECE67" w:rsidR="00BD4A80" w:rsidRPr="00CD6347" w:rsidRDefault="00A0411C">
      <w:pPr>
        <w:pStyle w:val="Bibliographie"/>
      </w:pPr>
      <w:bookmarkStart w:id="147" w:name="ref-CruzSanchez2017"/>
      <w:bookmarkEnd w:id="146"/>
      <w:r w:rsidRPr="00C3372F">
        <w:rPr>
          <w:lang w:val="fr-FR"/>
        </w:rPr>
        <w:t xml:space="preserve">32. </w:t>
      </w:r>
      <w:r w:rsidRPr="00C3372F">
        <w:rPr>
          <w:lang w:val="fr-FR"/>
        </w:rPr>
        <w:tab/>
      </w:r>
      <w:r w:rsidRPr="00CD6347">
        <w:rPr>
          <w:lang w:val="fr-FR"/>
        </w:rPr>
        <w:t xml:space="preserve">Cruz Sanchez FA, Boudaoud H, Hoppe S, </w:t>
      </w:r>
      <w:r w:rsidR="00447E2D" w:rsidRPr="00447E2D">
        <w:rPr>
          <w:i/>
          <w:lang w:val="fr-FR"/>
        </w:rPr>
        <w:t>et al.</w:t>
      </w:r>
      <w:r w:rsidRPr="00CD6347">
        <w:rPr>
          <w:lang w:val="fr-FR"/>
        </w:rPr>
        <w:t xml:space="preserve"> </w:t>
      </w:r>
      <w:r w:rsidRPr="00CD6347">
        <w:t xml:space="preserve">Polymer recycling in an open-source additive manufacturing context: Mechanical issues.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17: 87–105.</w:t>
      </w:r>
    </w:p>
    <w:p w14:paraId="1C4BC703" w14:textId="55D18374" w:rsidR="00BD4A80" w:rsidRPr="00CD6347" w:rsidRDefault="00A0411C">
      <w:pPr>
        <w:pStyle w:val="Bibliographie"/>
      </w:pPr>
      <w:bookmarkStart w:id="148" w:name="ref-Lanzotti2019"/>
      <w:bookmarkEnd w:id="147"/>
      <w:r w:rsidRPr="00CD6347">
        <w:t xml:space="preserve">33. </w:t>
      </w:r>
      <w:r w:rsidRPr="00CD6347">
        <w:tab/>
      </w:r>
      <w:proofErr w:type="spellStart"/>
      <w:r w:rsidRPr="009F31FF">
        <w:rPr>
          <w:rPrChange w:id="149" w:author="Fabio Alberto Cruz Sanchez" w:date="2021-11-22T09:30:00Z">
            <w:rPr>
              <w:lang w:val="fr-FR"/>
            </w:rPr>
          </w:rPrChange>
        </w:rPr>
        <w:t>Lanzotti</w:t>
      </w:r>
      <w:proofErr w:type="spellEnd"/>
      <w:r w:rsidRPr="009F31FF">
        <w:rPr>
          <w:rPrChange w:id="150" w:author="Fabio Alberto Cruz Sanchez" w:date="2021-11-22T09:30:00Z">
            <w:rPr>
              <w:lang w:val="fr-FR"/>
            </w:rPr>
          </w:rPrChange>
        </w:rPr>
        <w:t xml:space="preserve"> A, </w:t>
      </w:r>
      <w:proofErr w:type="spellStart"/>
      <w:r w:rsidRPr="009F31FF">
        <w:rPr>
          <w:rPrChange w:id="151" w:author="Fabio Alberto Cruz Sanchez" w:date="2021-11-22T09:30:00Z">
            <w:rPr>
              <w:lang w:val="fr-FR"/>
            </w:rPr>
          </w:rPrChange>
        </w:rPr>
        <w:t>Martorelli</w:t>
      </w:r>
      <w:proofErr w:type="spellEnd"/>
      <w:r w:rsidRPr="009F31FF">
        <w:rPr>
          <w:rPrChange w:id="152" w:author="Fabio Alberto Cruz Sanchez" w:date="2021-11-22T09:30:00Z">
            <w:rPr>
              <w:lang w:val="fr-FR"/>
            </w:rPr>
          </w:rPrChange>
        </w:rPr>
        <w:t xml:space="preserve"> M, </w:t>
      </w:r>
      <w:proofErr w:type="spellStart"/>
      <w:r w:rsidRPr="009F31FF">
        <w:rPr>
          <w:rPrChange w:id="153" w:author="Fabio Alberto Cruz Sanchez" w:date="2021-11-22T09:30:00Z">
            <w:rPr>
              <w:lang w:val="fr-FR"/>
            </w:rPr>
          </w:rPrChange>
        </w:rPr>
        <w:t>Maietta</w:t>
      </w:r>
      <w:proofErr w:type="spellEnd"/>
      <w:r w:rsidRPr="009F31FF">
        <w:rPr>
          <w:rPrChange w:id="154" w:author="Fabio Alberto Cruz Sanchez" w:date="2021-11-22T09:30:00Z">
            <w:rPr>
              <w:lang w:val="fr-FR"/>
            </w:rPr>
          </w:rPrChange>
        </w:rPr>
        <w:t xml:space="preserve"> S, </w:t>
      </w:r>
      <w:r w:rsidR="00447E2D" w:rsidRPr="009F31FF">
        <w:rPr>
          <w:i/>
          <w:rPrChange w:id="155" w:author="Fabio Alberto Cruz Sanchez" w:date="2021-11-22T09:30:00Z">
            <w:rPr>
              <w:i/>
              <w:lang w:val="fr-FR"/>
            </w:rPr>
          </w:rPrChange>
        </w:rPr>
        <w:t>et al.</w:t>
      </w:r>
      <w:r w:rsidRPr="009F31FF">
        <w:rPr>
          <w:rPrChange w:id="156" w:author="Fabio Alberto Cruz Sanchez" w:date="2021-11-22T09:30:00Z">
            <w:rPr>
              <w:lang w:val="fr-FR"/>
            </w:rPr>
          </w:rPrChange>
        </w:rPr>
        <w:t xml:space="preserve"> </w:t>
      </w:r>
      <w:r w:rsidRPr="00CD6347">
        <w:t xml:space="preserve">A comparison between mechanical properties of specimens 3D printed with virgin and recycled PLA. </w:t>
      </w:r>
      <w:r w:rsidRPr="00CD6347">
        <w:rPr>
          <w:i/>
          <w:iCs/>
        </w:rPr>
        <w:t>Procedia CIRP</w:t>
      </w:r>
      <w:r w:rsidRPr="00CD6347">
        <w:t xml:space="preserve"> 2019; 79: 143–146.</w:t>
      </w:r>
    </w:p>
    <w:p w14:paraId="221E7B4F" w14:textId="77777777" w:rsidR="00BD4A80" w:rsidRPr="00CD6347" w:rsidRDefault="00A0411C">
      <w:pPr>
        <w:pStyle w:val="Bibliographie"/>
      </w:pPr>
      <w:bookmarkStart w:id="157" w:name="ref-Anderson2017"/>
      <w:bookmarkEnd w:id="148"/>
      <w:r w:rsidRPr="00CD6347">
        <w:t xml:space="preserve">34. </w:t>
      </w:r>
      <w:r w:rsidRPr="00CD6347">
        <w:tab/>
        <w:t xml:space="preserve">Anderson I. Mechanical Properties of Specimens 3D Printed with Virgin and Recycled Polylactic Acid. </w:t>
      </w:r>
      <w:r w:rsidRPr="00CD6347">
        <w:rPr>
          <w:i/>
          <w:iCs/>
        </w:rPr>
        <w:t xml:space="preserve">3D Print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4: 110–115.</w:t>
      </w:r>
    </w:p>
    <w:p w14:paraId="066D488A" w14:textId="77777777" w:rsidR="00BD4A80" w:rsidRPr="009F31FF" w:rsidRDefault="00A0411C">
      <w:pPr>
        <w:pStyle w:val="Bibliographie"/>
        <w:rPr>
          <w:lang w:val="fr-FR"/>
          <w:rPrChange w:id="158" w:author="Fabio Alberto Cruz Sanchez" w:date="2021-11-22T09:30:00Z">
            <w:rPr/>
          </w:rPrChange>
        </w:rPr>
      </w:pPr>
      <w:bookmarkStart w:id="159" w:name="ref-Kumar2018b"/>
      <w:bookmarkEnd w:id="157"/>
      <w:r w:rsidRPr="00CD6347">
        <w:t xml:space="preserve">35. </w:t>
      </w:r>
      <w:r w:rsidRPr="00CD6347">
        <w:tab/>
        <w:t xml:space="preserve">Kumar R, Singh R, Farina I. On the 3D printing of recycled ABS, PLA and HIPS thermoplastics for structural applications. </w:t>
      </w:r>
      <w:r w:rsidRPr="009F31FF">
        <w:rPr>
          <w:i/>
          <w:iCs/>
          <w:lang w:val="fr-FR"/>
          <w:rPrChange w:id="160" w:author="Fabio Alberto Cruz Sanchez" w:date="2021-11-22T09:30:00Z">
            <w:rPr>
              <w:i/>
              <w:iCs/>
            </w:rPr>
          </w:rPrChange>
        </w:rPr>
        <w:t xml:space="preserve">PSU </w:t>
      </w:r>
      <w:proofErr w:type="spellStart"/>
      <w:r w:rsidRPr="009F31FF">
        <w:rPr>
          <w:i/>
          <w:iCs/>
          <w:lang w:val="fr-FR"/>
          <w:rPrChange w:id="161" w:author="Fabio Alberto Cruz Sanchez" w:date="2021-11-22T09:30:00Z">
            <w:rPr>
              <w:i/>
              <w:iCs/>
            </w:rPr>
          </w:rPrChange>
        </w:rPr>
        <w:t>Res</w:t>
      </w:r>
      <w:proofErr w:type="spellEnd"/>
      <w:r w:rsidRPr="009F31FF">
        <w:rPr>
          <w:i/>
          <w:iCs/>
          <w:lang w:val="fr-FR"/>
          <w:rPrChange w:id="162" w:author="Fabio Alberto Cruz Sanchez" w:date="2021-11-22T09:30:00Z">
            <w:rPr>
              <w:i/>
              <w:iCs/>
            </w:rPr>
          </w:rPrChange>
        </w:rPr>
        <w:t xml:space="preserve"> </w:t>
      </w:r>
      <w:proofErr w:type="spellStart"/>
      <w:r w:rsidRPr="009F31FF">
        <w:rPr>
          <w:i/>
          <w:iCs/>
          <w:lang w:val="fr-FR"/>
          <w:rPrChange w:id="163" w:author="Fabio Alberto Cruz Sanchez" w:date="2021-11-22T09:30:00Z">
            <w:rPr>
              <w:i/>
              <w:iCs/>
            </w:rPr>
          </w:rPrChange>
        </w:rPr>
        <w:t>Rev</w:t>
      </w:r>
      <w:proofErr w:type="spellEnd"/>
      <w:r w:rsidRPr="009F31FF">
        <w:rPr>
          <w:lang w:val="fr-FR"/>
          <w:rPrChange w:id="164" w:author="Fabio Alberto Cruz Sanchez" w:date="2021-11-22T09:30:00Z">
            <w:rPr/>
          </w:rPrChange>
        </w:rPr>
        <w:t xml:space="preserve"> </w:t>
      </w:r>
      <w:proofErr w:type="gramStart"/>
      <w:r w:rsidRPr="009F31FF">
        <w:rPr>
          <w:lang w:val="fr-FR"/>
          <w:rPrChange w:id="165" w:author="Fabio Alberto Cruz Sanchez" w:date="2021-11-22T09:30:00Z">
            <w:rPr/>
          </w:rPrChange>
        </w:rPr>
        <w:t>2018;</w:t>
      </w:r>
      <w:proofErr w:type="gramEnd"/>
      <w:r w:rsidRPr="009F31FF">
        <w:rPr>
          <w:lang w:val="fr-FR"/>
          <w:rPrChange w:id="166" w:author="Fabio Alberto Cruz Sanchez" w:date="2021-11-22T09:30:00Z">
            <w:rPr/>
          </w:rPrChange>
        </w:rPr>
        <w:t xml:space="preserve"> 2: 115–137.</w:t>
      </w:r>
    </w:p>
    <w:p w14:paraId="29848A82" w14:textId="4148B4C6" w:rsidR="00BD4A80" w:rsidRPr="00CD6347" w:rsidRDefault="00A0411C">
      <w:pPr>
        <w:pStyle w:val="Bibliographie"/>
      </w:pPr>
      <w:bookmarkStart w:id="167" w:name="ref-Babagowda2018"/>
      <w:bookmarkEnd w:id="159"/>
      <w:r w:rsidRPr="009F31FF">
        <w:rPr>
          <w:lang w:val="fr-FR"/>
          <w:rPrChange w:id="168" w:author="Fabio Alberto Cruz Sanchez" w:date="2021-11-22T09:30:00Z">
            <w:rPr/>
          </w:rPrChange>
        </w:rPr>
        <w:t xml:space="preserve">36. </w:t>
      </w:r>
      <w:r w:rsidRPr="009F31FF">
        <w:rPr>
          <w:lang w:val="fr-FR"/>
          <w:rPrChange w:id="169" w:author="Fabio Alberto Cruz Sanchez" w:date="2021-11-22T09:30:00Z">
            <w:rPr/>
          </w:rPrChange>
        </w:rPr>
        <w:tab/>
      </w:r>
      <w:r w:rsidR="00F204A7" w:rsidRPr="009F31FF">
        <w:rPr>
          <w:lang w:val="fr-FR"/>
          <w:rPrChange w:id="170" w:author="Fabio Alberto Cruz Sanchez" w:date="2021-11-22T09:30:00Z">
            <w:rPr/>
          </w:rPrChange>
        </w:rPr>
        <w:t>C</w:t>
      </w:r>
      <w:r w:rsidRPr="009F31FF">
        <w:rPr>
          <w:lang w:val="fr-FR"/>
          <w:rPrChange w:id="171" w:author="Fabio Alberto Cruz Sanchez" w:date="2021-11-22T09:30:00Z">
            <w:rPr/>
          </w:rPrChange>
        </w:rPr>
        <w:t xml:space="preserve">, </w:t>
      </w:r>
      <w:proofErr w:type="spellStart"/>
      <w:r w:rsidRPr="009F31FF">
        <w:rPr>
          <w:lang w:val="fr-FR"/>
          <w:rPrChange w:id="172" w:author="Fabio Alberto Cruz Sanchez" w:date="2021-11-22T09:30:00Z">
            <w:rPr/>
          </w:rPrChange>
        </w:rPr>
        <w:t>Kadadevara</w:t>
      </w:r>
      <w:proofErr w:type="spellEnd"/>
      <w:r w:rsidRPr="009F31FF">
        <w:rPr>
          <w:lang w:val="fr-FR"/>
          <w:rPrChange w:id="173" w:author="Fabio Alberto Cruz Sanchez" w:date="2021-11-22T09:30:00Z">
            <w:rPr/>
          </w:rPrChange>
        </w:rPr>
        <w:t xml:space="preserve"> Math RS, </w:t>
      </w:r>
      <w:proofErr w:type="spellStart"/>
      <w:r w:rsidRPr="009F31FF">
        <w:rPr>
          <w:lang w:val="fr-FR"/>
          <w:rPrChange w:id="174" w:author="Fabio Alberto Cruz Sanchez" w:date="2021-11-22T09:30:00Z">
            <w:rPr/>
          </w:rPrChange>
        </w:rPr>
        <w:t>Goutham</w:t>
      </w:r>
      <w:proofErr w:type="spellEnd"/>
      <w:r w:rsidRPr="009F31FF">
        <w:rPr>
          <w:lang w:val="fr-FR"/>
          <w:rPrChange w:id="175" w:author="Fabio Alberto Cruz Sanchez" w:date="2021-11-22T09:30:00Z">
            <w:rPr/>
          </w:rPrChange>
        </w:rPr>
        <w:t xml:space="preserve"> R, </w:t>
      </w:r>
      <w:r w:rsidR="00447E2D" w:rsidRPr="009F31FF">
        <w:rPr>
          <w:i/>
          <w:lang w:val="fr-FR"/>
          <w:rPrChange w:id="176" w:author="Fabio Alberto Cruz Sanchez" w:date="2021-11-22T09:30:00Z">
            <w:rPr>
              <w:i/>
            </w:rPr>
          </w:rPrChange>
        </w:rPr>
        <w:t>et al.</w:t>
      </w:r>
      <w:r w:rsidRPr="009F31FF">
        <w:rPr>
          <w:lang w:val="fr-FR"/>
          <w:rPrChange w:id="177" w:author="Fabio Alberto Cruz Sanchez" w:date="2021-11-22T09:30:00Z">
            <w:rPr/>
          </w:rPrChange>
        </w:rPr>
        <w:t xml:space="preserve"> </w:t>
      </w:r>
      <w:r w:rsidRPr="00CD6347">
        <w:t xml:space="preserve">Study of Effects on Mechanical Properties of PLA Filament which is blended with Recycled PLA Materials. </w:t>
      </w:r>
      <w:r w:rsidRPr="00CD6347">
        <w:rPr>
          <w:i/>
          <w:iCs/>
        </w:rPr>
        <w:t xml:space="preserve">IOP Conf Ser Mater Sci </w:t>
      </w:r>
      <w:proofErr w:type="spellStart"/>
      <w:r w:rsidRPr="00CD6347">
        <w:rPr>
          <w:i/>
          <w:iCs/>
        </w:rPr>
        <w:t>Eng</w:t>
      </w:r>
      <w:proofErr w:type="spellEnd"/>
      <w:r w:rsidRPr="00CD6347">
        <w:t xml:space="preserve"> 2018; 310: 012103.</w:t>
      </w:r>
    </w:p>
    <w:p w14:paraId="5CC275CA" w14:textId="77777777" w:rsidR="00BD4A80" w:rsidRPr="00CD6347" w:rsidRDefault="00A0411C">
      <w:pPr>
        <w:pStyle w:val="Bibliographie"/>
      </w:pPr>
      <w:bookmarkStart w:id="178" w:name="ref-Pinho2020"/>
      <w:bookmarkEnd w:id="167"/>
      <w:r w:rsidRPr="00CD6347">
        <w:t xml:space="preserve">37. </w:t>
      </w:r>
      <w:r w:rsidRPr="00CD6347">
        <w:tab/>
      </w:r>
      <w:proofErr w:type="spellStart"/>
      <w:r w:rsidRPr="00CD6347">
        <w:t>Pinho</w:t>
      </w:r>
      <w:proofErr w:type="spellEnd"/>
      <w:r w:rsidRPr="00CD6347">
        <w:t xml:space="preserve"> AC, Amaro AM, Piedade AP. 3D printing goes greener: Study of the properties of post-consumer recycled polymers for the manufacturing of engineering components. </w:t>
      </w:r>
      <w:r w:rsidRPr="00CD6347">
        <w:rPr>
          <w:i/>
          <w:iCs/>
        </w:rPr>
        <w:t xml:space="preserve">Waste </w:t>
      </w:r>
      <w:proofErr w:type="spellStart"/>
      <w:r w:rsidRPr="00CD6347">
        <w:rPr>
          <w:i/>
          <w:iCs/>
        </w:rPr>
        <w:t>Manag</w:t>
      </w:r>
      <w:proofErr w:type="spellEnd"/>
      <w:r w:rsidRPr="00CD6347">
        <w:t xml:space="preserve"> 2020; 118: 426–434.</w:t>
      </w:r>
    </w:p>
    <w:p w14:paraId="2B2DBB0C" w14:textId="046DDB14" w:rsidR="00BD4A80" w:rsidRPr="00CD6347" w:rsidRDefault="00A0411C">
      <w:pPr>
        <w:pStyle w:val="Bibliographie"/>
      </w:pPr>
      <w:bookmarkStart w:id="179" w:name="ref-Zhao2018a"/>
      <w:bookmarkEnd w:id="178"/>
      <w:r w:rsidRPr="00CD6347">
        <w:t xml:space="preserve">38. </w:t>
      </w:r>
      <w:r w:rsidRPr="00CD6347">
        <w:tab/>
      </w:r>
      <w:r w:rsidRPr="00C3372F">
        <w:t xml:space="preserve">Zhao XG, Hwang K-J, Lee D, </w:t>
      </w:r>
      <w:r w:rsidR="00447E2D" w:rsidRPr="00C3372F">
        <w:rPr>
          <w:i/>
        </w:rPr>
        <w:t>et al.</w:t>
      </w:r>
      <w:r w:rsidRPr="00C3372F">
        <w:t xml:space="preserve"> </w:t>
      </w:r>
      <w:r w:rsidRPr="00CD6347">
        <w:t xml:space="preserve">Enhanced mechanical properties of self-polymerized polydopamine-coated recycled PLA filament used in 3D printing. </w:t>
      </w:r>
      <w:r w:rsidRPr="00CD6347">
        <w:rPr>
          <w:i/>
          <w:iCs/>
        </w:rPr>
        <w:t>Appl Surf Sci</w:t>
      </w:r>
      <w:r w:rsidRPr="00CD6347">
        <w:t xml:space="preserve"> 2018; 441: 381–387.</w:t>
      </w:r>
    </w:p>
    <w:p w14:paraId="146D8E15" w14:textId="77777777" w:rsidR="00BD4A80" w:rsidRPr="00CD6347" w:rsidRDefault="00A0411C">
      <w:pPr>
        <w:pStyle w:val="Bibliographie"/>
        <w:rPr>
          <w:lang w:val="fr-FR"/>
        </w:rPr>
      </w:pPr>
      <w:bookmarkStart w:id="180" w:name="ref-Rebaioli2017"/>
      <w:bookmarkEnd w:id="179"/>
      <w:r w:rsidRPr="00CD6347">
        <w:t xml:space="preserve">39. </w:t>
      </w:r>
      <w:r w:rsidRPr="00CD6347">
        <w:tab/>
      </w:r>
      <w:proofErr w:type="spellStart"/>
      <w:r w:rsidRPr="00CD6347">
        <w:t>Rebaioli</w:t>
      </w:r>
      <w:proofErr w:type="spellEnd"/>
      <w:r w:rsidRPr="00CD6347">
        <w:t xml:space="preserve"> L, </w:t>
      </w:r>
      <w:proofErr w:type="spellStart"/>
      <w:r w:rsidRPr="00CD6347">
        <w:t>Fassi</w:t>
      </w:r>
      <w:proofErr w:type="spellEnd"/>
      <w:r w:rsidRPr="00CD6347">
        <w:t xml:space="preserve"> I. A review on benchmark artifacts for evaluating the geometrical performance of additive manufacturing processes. </w:t>
      </w:r>
      <w:r w:rsidRPr="00CD6347">
        <w:rPr>
          <w:i/>
          <w:iCs/>
          <w:lang w:val="fr-FR"/>
        </w:rPr>
        <w:t>Int J Adv Manuf Technol</w:t>
      </w:r>
      <w:r w:rsidRPr="00CD6347">
        <w:rPr>
          <w:lang w:val="fr-FR"/>
        </w:rPr>
        <w:t xml:space="preserve"> 2017; 93: 2571–2598.</w:t>
      </w:r>
    </w:p>
    <w:p w14:paraId="49F0837C" w14:textId="3E588646" w:rsidR="00BD4A80" w:rsidRPr="00CD6347" w:rsidRDefault="00A0411C">
      <w:pPr>
        <w:pStyle w:val="Bibliographie"/>
      </w:pPr>
      <w:bookmarkStart w:id="181" w:name="ref-CruzSanchez2014"/>
      <w:bookmarkEnd w:id="180"/>
      <w:r w:rsidRPr="00CD6347">
        <w:rPr>
          <w:lang w:val="fr-FR"/>
        </w:rPr>
        <w:t xml:space="preserve">40. </w:t>
      </w:r>
      <w:r w:rsidRPr="00CD6347">
        <w:rPr>
          <w:lang w:val="fr-FR"/>
        </w:rPr>
        <w:tab/>
        <w:t xml:space="preserve">Cruz Sanchez FA, Boudaoud H, Muller L, </w:t>
      </w:r>
      <w:r w:rsidR="00447E2D" w:rsidRPr="00447E2D">
        <w:rPr>
          <w:i/>
          <w:lang w:val="fr-FR"/>
        </w:rPr>
        <w:t>et al.</w:t>
      </w:r>
      <w:r w:rsidRPr="00CD6347">
        <w:rPr>
          <w:lang w:val="fr-FR"/>
        </w:rPr>
        <w:t xml:space="preserve"> </w:t>
      </w:r>
      <w:r w:rsidRPr="00CD6347">
        <w:t xml:space="preserve">Towards a standard experimental protocol for open source additive manufacturing. </w:t>
      </w:r>
      <w:r w:rsidRPr="00CD6347">
        <w:rPr>
          <w:i/>
          <w:iCs/>
        </w:rPr>
        <w:t xml:space="preserve">Virtual Phys </w:t>
      </w:r>
      <w:proofErr w:type="spellStart"/>
      <w:r w:rsidRPr="00CD6347">
        <w:rPr>
          <w:i/>
          <w:iCs/>
        </w:rPr>
        <w:t>Prototyp</w:t>
      </w:r>
      <w:proofErr w:type="spellEnd"/>
      <w:r w:rsidRPr="00CD6347">
        <w:t xml:space="preserve"> 2014; 9: 151–167.</w:t>
      </w:r>
    </w:p>
    <w:p w14:paraId="2AF10D4E" w14:textId="77777777" w:rsidR="00BD4A80" w:rsidRPr="00CD6347" w:rsidRDefault="00A0411C">
      <w:pPr>
        <w:pStyle w:val="Bibliographie"/>
      </w:pPr>
      <w:bookmarkStart w:id="182" w:name="ref-Roberson2013"/>
      <w:bookmarkEnd w:id="181"/>
      <w:r w:rsidRPr="00CD6347">
        <w:t xml:space="preserve">41. </w:t>
      </w:r>
      <w:r w:rsidRPr="00CD6347">
        <w:tab/>
        <w:t xml:space="preserve">Roberson Da, </w:t>
      </w:r>
      <w:proofErr w:type="spellStart"/>
      <w:r w:rsidRPr="00CD6347">
        <w:t>Espalin</w:t>
      </w:r>
      <w:proofErr w:type="spellEnd"/>
      <w:r w:rsidRPr="00CD6347">
        <w:t xml:space="preserve"> D, Wicker RB. 3D printer selection: A decision-making evaluation and ranking model. </w:t>
      </w:r>
      <w:r w:rsidRPr="00CD6347">
        <w:rPr>
          <w:i/>
          <w:iCs/>
        </w:rPr>
        <w:t xml:space="preserve">Virtual Phys </w:t>
      </w:r>
      <w:proofErr w:type="spellStart"/>
      <w:r w:rsidRPr="00CD6347">
        <w:rPr>
          <w:i/>
          <w:iCs/>
        </w:rPr>
        <w:t>Prototyp</w:t>
      </w:r>
      <w:proofErr w:type="spellEnd"/>
      <w:r w:rsidRPr="00CD6347">
        <w:t xml:space="preserve"> 2013; 8: 201–212.</w:t>
      </w:r>
    </w:p>
    <w:p w14:paraId="7C983A54" w14:textId="2C1121C4" w:rsidR="00BD4A80" w:rsidRPr="00CD6347" w:rsidRDefault="00A0411C">
      <w:pPr>
        <w:pStyle w:val="Bibliographie"/>
        <w:rPr>
          <w:lang w:val="es-ES"/>
        </w:rPr>
      </w:pPr>
      <w:bookmarkStart w:id="183" w:name="ref-JaisinghSheoran2019"/>
      <w:bookmarkEnd w:id="182"/>
      <w:r w:rsidRPr="00CD6347">
        <w:t xml:space="preserve">42. </w:t>
      </w:r>
      <w:r w:rsidRPr="00CD6347">
        <w:tab/>
      </w:r>
      <w:proofErr w:type="spellStart"/>
      <w:r w:rsidRPr="00CD6347">
        <w:t>Jaisingh</w:t>
      </w:r>
      <w:proofErr w:type="spellEnd"/>
      <w:r w:rsidRPr="00CD6347">
        <w:t xml:space="preserve"> </w:t>
      </w:r>
      <w:proofErr w:type="spellStart"/>
      <w:r w:rsidRPr="00CD6347">
        <w:t>Sheoran</w:t>
      </w:r>
      <w:proofErr w:type="spellEnd"/>
      <w:r w:rsidRPr="00CD6347">
        <w:t xml:space="preserve"> A, Kumar H. Fused Deposition modeling process parameters optimization and effect on mechanical properties and part quality: Review and reflection on present research. </w:t>
      </w:r>
      <w:r w:rsidRPr="00CD6347">
        <w:rPr>
          <w:lang w:val="es-ES"/>
        </w:rPr>
        <w:t xml:space="preserve">In: </w:t>
      </w:r>
      <w:r w:rsidRPr="00CD6347">
        <w:rPr>
          <w:i/>
          <w:iCs/>
          <w:lang w:val="es-ES"/>
        </w:rPr>
        <w:t xml:space="preserve">Mater. </w:t>
      </w:r>
      <w:proofErr w:type="spellStart"/>
      <w:r w:rsidRPr="00CD6347">
        <w:rPr>
          <w:i/>
          <w:iCs/>
          <w:lang w:val="es-ES"/>
        </w:rPr>
        <w:t>Today</w:t>
      </w:r>
      <w:proofErr w:type="spellEnd"/>
      <w:r w:rsidRPr="00CD6347">
        <w:rPr>
          <w:i/>
          <w:iCs/>
          <w:lang w:val="es-ES"/>
        </w:rPr>
        <w:t xml:space="preserve"> </w:t>
      </w:r>
      <w:proofErr w:type="spellStart"/>
      <w:r w:rsidRPr="00CD6347">
        <w:rPr>
          <w:i/>
          <w:iCs/>
          <w:lang w:val="es-ES"/>
        </w:rPr>
        <w:t>proc</w:t>
      </w:r>
      <w:proofErr w:type="spellEnd"/>
      <w:r w:rsidRPr="00CD6347">
        <w:rPr>
          <w:i/>
          <w:iCs/>
          <w:lang w:val="es-ES"/>
        </w:rPr>
        <w:t>.</w:t>
      </w:r>
      <w:r w:rsidR="00D35013">
        <w:rPr>
          <w:i/>
          <w:iCs/>
          <w:lang w:val="es-ES"/>
        </w:rPr>
        <w:t xml:space="preserve"> </w:t>
      </w:r>
      <w:r w:rsidR="00D35013" w:rsidRPr="00D35013">
        <w:rPr>
          <w:color w:val="FF0000"/>
          <w:lang w:val="es-ES"/>
        </w:rPr>
        <w:t>2020</w:t>
      </w:r>
      <w:r w:rsidRPr="00CD6347">
        <w:rPr>
          <w:lang w:val="es-ES"/>
        </w:rPr>
        <w:t>, pp. 1659–1672.</w:t>
      </w:r>
    </w:p>
    <w:p w14:paraId="7702B647" w14:textId="30CE668B" w:rsidR="00BD4A80" w:rsidRPr="00CD6347" w:rsidRDefault="00A0411C">
      <w:pPr>
        <w:pStyle w:val="Bibliographie"/>
      </w:pPr>
      <w:bookmarkStart w:id="184" w:name="ref-Chacon2017"/>
      <w:bookmarkEnd w:id="183"/>
      <w:r w:rsidRPr="00CD6347">
        <w:rPr>
          <w:lang w:val="es-ES"/>
        </w:rPr>
        <w:t xml:space="preserve">43. </w:t>
      </w:r>
      <w:r w:rsidRPr="00CD6347">
        <w:rPr>
          <w:lang w:val="es-ES"/>
        </w:rPr>
        <w:tab/>
        <w:t xml:space="preserve">Chacón JM, Caminero MA, García-Plaza E, </w:t>
      </w:r>
      <w:r w:rsidR="00447E2D" w:rsidRPr="00447E2D">
        <w:rPr>
          <w:i/>
          <w:lang w:val="es-ES"/>
        </w:rPr>
        <w:t>et al.</w:t>
      </w:r>
      <w:r w:rsidRPr="00CD6347">
        <w:rPr>
          <w:lang w:val="es-ES"/>
        </w:rPr>
        <w:t xml:space="preserve"> </w:t>
      </w:r>
      <w:r w:rsidRPr="00CD6347">
        <w:t xml:space="preserve">Additive manufacturing of PLA structures using fused deposition modelling: Effect of process parameters on mechanical properties and their optimal selection. </w:t>
      </w:r>
      <w:r w:rsidRPr="00CD6347">
        <w:rPr>
          <w:i/>
          <w:iCs/>
        </w:rPr>
        <w:t>Mater Des</w:t>
      </w:r>
      <w:r w:rsidRPr="00CD6347">
        <w:t xml:space="preserve"> 2017; 124: 143–157.</w:t>
      </w:r>
    </w:p>
    <w:p w14:paraId="3E17B51C" w14:textId="77777777" w:rsidR="00BD4A80" w:rsidRPr="00CD6347" w:rsidRDefault="00A0411C">
      <w:pPr>
        <w:pStyle w:val="Bibliographie"/>
      </w:pPr>
      <w:bookmarkStart w:id="185" w:name="ref-Montgomery2001"/>
      <w:bookmarkEnd w:id="184"/>
      <w:r w:rsidRPr="00CD6347">
        <w:lastRenderedPageBreak/>
        <w:t xml:space="preserve">44. </w:t>
      </w:r>
      <w:r w:rsidRPr="00CD6347">
        <w:tab/>
        <w:t xml:space="preserve">Montgomery DC. </w:t>
      </w:r>
      <w:r w:rsidRPr="00CD6347">
        <w:rPr>
          <w:i/>
          <w:iCs/>
        </w:rPr>
        <w:t>Design and Analysis of Experiments</w:t>
      </w:r>
      <w:r w:rsidRPr="00CD6347">
        <w:t>. John Wiley; Sons Inc, 2001.</w:t>
      </w:r>
    </w:p>
    <w:p w14:paraId="2E8BBBA1" w14:textId="415B39E0" w:rsidR="00BD4A80" w:rsidRPr="00CD6347" w:rsidRDefault="00A0411C">
      <w:pPr>
        <w:pStyle w:val="Bibliographie"/>
      </w:pPr>
      <w:bookmarkStart w:id="186" w:name="ref-Singh2019"/>
      <w:bookmarkEnd w:id="185"/>
      <w:r w:rsidRPr="00CD6347">
        <w:t xml:space="preserve">45. </w:t>
      </w:r>
      <w:r w:rsidRPr="00CD6347">
        <w:tab/>
        <w:t xml:space="preserve">Singh R, Singh H, Farina I, </w:t>
      </w:r>
      <w:r w:rsidR="00447E2D" w:rsidRPr="00447E2D">
        <w:rPr>
          <w:i/>
        </w:rPr>
        <w:t>et al.</w:t>
      </w:r>
      <w:r w:rsidRPr="00CD6347">
        <w:t xml:space="preserve"> On the additive manufacturing of an energy storage device from recycled material. </w:t>
      </w:r>
      <w:r w:rsidRPr="00CD6347">
        <w:rPr>
          <w:i/>
          <w:iCs/>
        </w:rPr>
        <w:t xml:space="preserve">Compos Part B </w:t>
      </w:r>
      <w:proofErr w:type="spellStart"/>
      <w:r w:rsidRPr="00CD6347">
        <w:rPr>
          <w:i/>
          <w:iCs/>
        </w:rPr>
        <w:t>Eng</w:t>
      </w:r>
      <w:proofErr w:type="spellEnd"/>
      <w:r w:rsidRPr="00CD6347">
        <w:t xml:space="preserve"> 2019; 156: 259–265.</w:t>
      </w:r>
    </w:p>
    <w:p w14:paraId="41A9DBC4" w14:textId="77777777" w:rsidR="00BD4A80" w:rsidRPr="00431E95" w:rsidRDefault="00A0411C">
      <w:pPr>
        <w:pStyle w:val="Bibliographie"/>
      </w:pPr>
      <w:bookmarkStart w:id="187" w:name="ref-Tanveer2019"/>
      <w:bookmarkEnd w:id="186"/>
      <w:r w:rsidRPr="00CD6347">
        <w:t xml:space="preserve">46. </w:t>
      </w:r>
      <w:r w:rsidRPr="00CD6347">
        <w:tab/>
        <w:t xml:space="preserve">Tanveer </w:t>
      </w:r>
      <w:proofErr w:type="spellStart"/>
      <w:r w:rsidRPr="00CD6347">
        <w:t>MdQ</w:t>
      </w:r>
      <w:proofErr w:type="spellEnd"/>
      <w:r w:rsidRPr="00CD6347">
        <w:t xml:space="preserve">, Haleem A, </w:t>
      </w:r>
      <w:proofErr w:type="spellStart"/>
      <w:r w:rsidRPr="00CD6347">
        <w:t>Suhaib</w:t>
      </w:r>
      <w:proofErr w:type="spellEnd"/>
      <w:r w:rsidRPr="00CD6347">
        <w:t xml:space="preserve"> M. Effect of variable infill density on mechanical </w:t>
      </w:r>
      <w:proofErr w:type="spellStart"/>
      <w:r w:rsidRPr="00CD6347">
        <w:t>behaviour</w:t>
      </w:r>
      <w:proofErr w:type="spellEnd"/>
      <w:r w:rsidRPr="00CD6347">
        <w:t xml:space="preserve"> of 3-D printed PLA specimen: an experimental investigation. </w:t>
      </w:r>
      <w:r w:rsidRPr="00431E95">
        <w:rPr>
          <w:i/>
          <w:iCs/>
        </w:rPr>
        <w:t>SN Appl Sci</w:t>
      </w:r>
      <w:r w:rsidRPr="00431E95">
        <w:t xml:space="preserve"> 2019; 1: 1–12.</w:t>
      </w:r>
    </w:p>
    <w:p w14:paraId="71CE090A" w14:textId="1CBA8B8D" w:rsidR="005311C4" w:rsidRPr="00431E95" w:rsidRDefault="00A0411C">
      <w:pPr>
        <w:pStyle w:val="Bibliographie"/>
      </w:pPr>
      <w:bookmarkStart w:id="188" w:name="ref-UNE"/>
      <w:bookmarkEnd w:id="187"/>
      <w:r w:rsidRPr="00431E95">
        <w:t xml:space="preserve">47. </w:t>
      </w:r>
      <w:r w:rsidRPr="00431E95">
        <w:tab/>
      </w:r>
      <w:r w:rsidR="005311C4" w:rsidRPr="00431E95">
        <w:t>Pérez M, Medina-Sánchez G, García-</w:t>
      </w:r>
      <w:proofErr w:type="spellStart"/>
      <w:r w:rsidR="005311C4" w:rsidRPr="00431E95">
        <w:t>Collado</w:t>
      </w:r>
      <w:proofErr w:type="spellEnd"/>
      <w:r w:rsidR="005311C4" w:rsidRPr="00431E95">
        <w:t xml:space="preserve"> A, Gupta M, </w:t>
      </w:r>
      <w:proofErr w:type="spellStart"/>
      <w:r w:rsidR="005311C4" w:rsidRPr="00431E95">
        <w:t>Carou</w:t>
      </w:r>
      <w:proofErr w:type="spellEnd"/>
      <w:r w:rsidR="005311C4" w:rsidRPr="00431E95">
        <w:t xml:space="preserve"> D. Surface Quality Enhancement of Fused Deposition Modeling (FDM) Printed Samples Based on the Selection of Critical Printing Parameters. </w:t>
      </w:r>
      <w:r w:rsidR="005311C4" w:rsidRPr="00431E95">
        <w:rPr>
          <w:i/>
          <w:iCs/>
        </w:rPr>
        <w:t>Materials</w:t>
      </w:r>
      <w:r w:rsidR="005311C4" w:rsidRPr="00431E95">
        <w:t> 2018, </w:t>
      </w:r>
      <w:r w:rsidR="005311C4" w:rsidRPr="00431E95">
        <w:rPr>
          <w:iCs/>
        </w:rPr>
        <w:t>11 </w:t>
      </w:r>
      <w:r w:rsidR="00B44D70" w:rsidRPr="00431E95">
        <w:t>:1382.</w:t>
      </w:r>
    </w:p>
    <w:p w14:paraId="58D14992" w14:textId="7AE8643F" w:rsidR="00336F5F" w:rsidRPr="00336F5F" w:rsidRDefault="005311C4" w:rsidP="00336F5F">
      <w:pPr>
        <w:pStyle w:val="Bibliographie"/>
        <w:rPr>
          <w:color w:val="FF0000"/>
          <w:lang w:val="fr-FR"/>
        </w:rPr>
      </w:pPr>
      <w:r w:rsidRPr="00431E95">
        <w:rPr>
          <w:color w:val="FF0000"/>
        </w:rPr>
        <w:t xml:space="preserve">48. </w:t>
      </w:r>
      <w:r w:rsidR="00336F5F" w:rsidRPr="00431E95">
        <w:rPr>
          <w:color w:val="FF0000"/>
        </w:rPr>
        <w:t xml:space="preserve">Zhao Y, Chen Y, Zhou Y, Novel mechanical models of tensile strength and elastic property of FDM AM PLA materials: Experimental and theoretical analyses. </w:t>
      </w:r>
      <w:r w:rsidR="00336F5F" w:rsidRPr="00431E95">
        <w:rPr>
          <w:i/>
          <w:iCs/>
          <w:color w:val="FF0000"/>
          <w:lang w:val="fr-FR"/>
        </w:rPr>
        <w:t>Mater Des</w:t>
      </w:r>
      <w:r w:rsidR="00336F5F" w:rsidRPr="00336F5F">
        <w:rPr>
          <w:color w:val="FF0000"/>
          <w:lang w:val="fr-FR"/>
        </w:rPr>
        <w:t xml:space="preserve"> 2019, 181 :108089</w:t>
      </w:r>
    </w:p>
    <w:p w14:paraId="2C60C499" w14:textId="63534A8D" w:rsidR="00BD4A80" w:rsidRPr="00431E95" w:rsidRDefault="00336F5F">
      <w:pPr>
        <w:pStyle w:val="Bibliographie"/>
        <w:rPr>
          <w:color w:val="FF0000"/>
        </w:rPr>
      </w:pPr>
      <w:r>
        <w:rPr>
          <w:lang w:val="fr-FR"/>
        </w:rPr>
        <w:t xml:space="preserve">49. </w:t>
      </w:r>
      <w:r w:rsidR="00A0411C" w:rsidRPr="00CD6347">
        <w:rPr>
          <w:lang w:val="fr-FR"/>
        </w:rPr>
        <w:t xml:space="preserve">UNE. UNE 116005:2012 Fabricación por adición </w:t>
      </w:r>
      <w:r w:rsidR="00A0411C" w:rsidRPr="00D35013">
        <w:rPr>
          <w:color w:val="FF0000"/>
          <w:lang w:val="fr-FR"/>
        </w:rPr>
        <w:t xml:space="preserve">de </w:t>
      </w:r>
      <w:r w:rsidR="00D35013" w:rsidRPr="00D35013">
        <w:rPr>
          <w:color w:val="FF0000"/>
          <w:lang w:val="fr-FR"/>
        </w:rPr>
        <w:t xml:space="preserve">capas en materiales plásticos. </w:t>
      </w:r>
      <w:proofErr w:type="spellStart"/>
      <w:r w:rsidR="00D35013" w:rsidRPr="00431E95">
        <w:rPr>
          <w:color w:val="FF0000"/>
        </w:rPr>
        <w:t>Fabricación</w:t>
      </w:r>
      <w:proofErr w:type="spellEnd"/>
      <w:r w:rsidR="00D35013" w:rsidRPr="00431E95">
        <w:rPr>
          <w:color w:val="FF0000"/>
        </w:rPr>
        <w:t xml:space="preserve"> </w:t>
      </w:r>
      <w:proofErr w:type="spellStart"/>
      <w:r w:rsidR="00D35013" w:rsidRPr="00431E95">
        <w:rPr>
          <w:color w:val="FF0000"/>
        </w:rPr>
        <w:t>aditiva</w:t>
      </w:r>
      <w:proofErr w:type="spellEnd"/>
      <w:r w:rsidR="00D35013" w:rsidRPr="00431E95">
        <w:rPr>
          <w:color w:val="FF0000"/>
        </w:rPr>
        <w:t xml:space="preserve">. </w:t>
      </w:r>
      <w:proofErr w:type="spellStart"/>
      <w:r w:rsidR="00D35013" w:rsidRPr="00431E95">
        <w:rPr>
          <w:color w:val="FF0000"/>
        </w:rPr>
        <w:t>Preparación</w:t>
      </w:r>
      <w:proofErr w:type="spellEnd"/>
      <w:r w:rsidR="00D35013" w:rsidRPr="00431E95">
        <w:rPr>
          <w:color w:val="FF0000"/>
        </w:rPr>
        <w:t xml:space="preserve"> de </w:t>
      </w:r>
      <w:proofErr w:type="spellStart"/>
      <w:r w:rsidR="00D35013" w:rsidRPr="00431E95">
        <w:rPr>
          <w:color w:val="FF0000"/>
        </w:rPr>
        <w:t>probetas</w:t>
      </w:r>
      <w:proofErr w:type="spellEnd"/>
      <w:r w:rsidR="00D35013" w:rsidRPr="00431E95">
        <w:rPr>
          <w:color w:val="FF0000"/>
        </w:rPr>
        <w:t>.</w:t>
      </w:r>
    </w:p>
    <w:p w14:paraId="5572410B" w14:textId="3EE202DE" w:rsidR="00B1478C" w:rsidRPr="00431E95" w:rsidRDefault="00B1478C" w:rsidP="00B1478C">
      <w:pPr>
        <w:pStyle w:val="Bibliographie"/>
        <w:rPr>
          <w:color w:val="FF0000"/>
        </w:rPr>
      </w:pPr>
      <w:bookmarkStart w:id="189" w:name="ref-Wang2020h"/>
      <w:bookmarkEnd w:id="188"/>
      <w:r w:rsidRPr="00431E95">
        <w:rPr>
          <w:color w:val="FF0000"/>
        </w:rPr>
        <w:t>5</w:t>
      </w:r>
      <w:r>
        <w:rPr>
          <w:color w:val="FF0000"/>
        </w:rPr>
        <w:t>0</w:t>
      </w:r>
      <w:r w:rsidRPr="00431E95">
        <w:rPr>
          <w:color w:val="FF0000"/>
        </w:rPr>
        <w:t xml:space="preserve">. </w:t>
      </w:r>
      <w:proofErr w:type="spellStart"/>
      <w:r w:rsidRPr="00431E95">
        <w:rPr>
          <w:color w:val="FF0000"/>
        </w:rPr>
        <w:t>Hikmat</w:t>
      </w:r>
      <w:proofErr w:type="spellEnd"/>
      <w:r w:rsidRPr="00431E95">
        <w:rPr>
          <w:color w:val="FF0000"/>
        </w:rPr>
        <w:t xml:space="preserve"> M, </w:t>
      </w:r>
      <w:proofErr w:type="spellStart"/>
      <w:r w:rsidRPr="00431E95">
        <w:rPr>
          <w:color w:val="FF0000"/>
        </w:rPr>
        <w:t>Rostam</w:t>
      </w:r>
      <w:proofErr w:type="spellEnd"/>
      <w:r w:rsidRPr="00431E95">
        <w:rPr>
          <w:color w:val="FF0000"/>
        </w:rPr>
        <w:t xml:space="preserve"> S, Ahmed YM. Investigation of tensile property-based Taguchi method of PLA parts fabricated by FDM 3D printing technology. Results </w:t>
      </w:r>
      <w:proofErr w:type="spellStart"/>
      <w:r w:rsidRPr="00431E95">
        <w:rPr>
          <w:color w:val="FF0000"/>
        </w:rPr>
        <w:t>Eng</w:t>
      </w:r>
      <w:proofErr w:type="spellEnd"/>
      <w:r w:rsidRPr="00431E95">
        <w:rPr>
          <w:color w:val="FF0000"/>
        </w:rPr>
        <w:t xml:space="preserve"> 2021 ; 11:100264</w:t>
      </w:r>
    </w:p>
    <w:p w14:paraId="6455033D" w14:textId="7F94D616" w:rsidR="00447E2D" w:rsidRPr="00431E95" w:rsidRDefault="00336F5F" w:rsidP="00447E2D">
      <w:pPr>
        <w:pStyle w:val="Bibliographie"/>
        <w:rPr>
          <w:color w:val="FF0000"/>
        </w:rPr>
      </w:pPr>
      <w:r w:rsidRPr="00431E95">
        <w:rPr>
          <w:color w:val="FF0000"/>
        </w:rPr>
        <w:t>5</w:t>
      </w:r>
      <w:r w:rsidR="00B1478C">
        <w:rPr>
          <w:color w:val="FF0000"/>
        </w:rPr>
        <w:t>1</w:t>
      </w:r>
      <w:r w:rsidR="00A0411C" w:rsidRPr="00431E95">
        <w:rPr>
          <w:color w:val="FF0000"/>
        </w:rPr>
        <w:t xml:space="preserve">. </w:t>
      </w:r>
      <w:r w:rsidR="00A0411C" w:rsidRPr="00431E95">
        <w:rPr>
          <w:color w:val="FF0000"/>
        </w:rPr>
        <w:tab/>
      </w:r>
      <w:proofErr w:type="spellStart"/>
      <w:r w:rsidR="00447E2D" w:rsidRPr="00431E95">
        <w:rPr>
          <w:color w:val="FF0000"/>
        </w:rPr>
        <w:t>Pazhamannil</w:t>
      </w:r>
      <w:proofErr w:type="spellEnd"/>
      <w:r w:rsidR="00447E2D" w:rsidRPr="00431E95">
        <w:rPr>
          <w:color w:val="FF0000"/>
        </w:rPr>
        <w:t xml:space="preserve"> RV, Govindan P, </w:t>
      </w:r>
      <w:proofErr w:type="spellStart"/>
      <w:r w:rsidR="00447E2D" w:rsidRPr="00431E95">
        <w:rPr>
          <w:color w:val="FF0000"/>
        </w:rPr>
        <w:t>Sooraj</w:t>
      </w:r>
      <w:proofErr w:type="spellEnd"/>
      <w:r w:rsidR="00447E2D" w:rsidRPr="00431E95">
        <w:rPr>
          <w:color w:val="FF0000"/>
        </w:rPr>
        <w:t xml:space="preserve"> P. Prediction of the tensile strength of polylactic acid fused deposition models using artificial neural network technique. Materials Today: Proceedings 2021, 46(19):9187-9193,</w:t>
      </w:r>
    </w:p>
    <w:p w14:paraId="1762E59F" w14:textId="0DF08205" w:rsidR="00BD4A80" w:rsidRPr="00CD6347" w:rsidRDefault="00336F5F">
      <w:pPr>
        <w:pStyle w:val="Bibliographie"/>
      </w:pPr>
      <w:r>
        <w:t>5</w:t>
      </w:r>
      <w:r w:rsidR="00447E2D">
        <w:t>2</w:t>
      </w:r>
      <w:r w:rsidR="00B44D70" w:rsidRPr="00B44D70">
        <w:t xml:space="preserve">. </w:t>
      </w:r>
      <w:r w:rsidR="00A0411C" w:rsidRPr="00B44D70">
        <w:t xml:space="preserve">Wang S, Ma Y, Deng Z, </w:t>
      </w:r>
      <w:r w:rsidR="00447E2D" w:rsidRPr="00447E2D">
        <w:rPr>
          <w:i/>
        </w:rPr>
        <w:t>et al.</w:t>
      </w:r>
      <w:r w:rsidR="00A0411C" w:rsidRPr="00B44D70">
        <w:t xml:space="preserve"> </w:t>
      </w:r>
      <w:r w:rsidR="00A0411C" w:rsidRPr="00CD6347">
        <w:t xml:space="preserve">Effects of fused deposition modeling process parameters on tensile, dynamic mechanical properties of 3D printed polylactic acid materials. </w:t>
      </w:r>
      <w:proofErr w:type="spellStart"/>
      <w:r w:rsidR="00A0411C" w:rsidRPr="00B44D70">
        <w:t>Polym</w:t>
      </w:r>
      <w:proofErr w:type="spellEnd"/>
      <w:r w:rsidR="00A0411C" w:rsidRPr="00B44D70">
        <w:t xml:space="preserve"> Test</w:t>
      </w:r>
      <w:r w:rsidR="00A0411C" w:rsidRPr="00CD6347">
        <w:t xml:space="preserve"> 2020; 86: 106483.</w:t>
      </w:r>
    </w:p>
    <w:p w14:paraId="480FB58A" w14:textId="6F4157E1" w:rsidR="00BD4A80" w:rsidRPr="00CD6347" w:rsidRDefault="00336F5F">
      <w:pPr>
        <w:pStyle w:val="Bibliographie"/>
      </w:pPr>
      <w:bookmarkStart w:id="190" w:name="ref-Garcia-Dominguez2020"/>
      <w:bookmarkEnd w:id="189"/>
      <w:r>
        <w:t>5</w:t>
      </w:r>
      <w:r w:rsidR="00447E2D">
        <w:t>3</w:t>
      </w:r>
      <w:r w:rsidR="00A0411C" w:rsidRPr="00CD6347">
        <w:t xml:space="preserve">. </w:t>
      </w:r>
      <w:r w:rsidR="00A0411C" w:rsidRPr="00CD6347">
        <w:tab/>
      </w:r>
      <w:r w:rsidR="00A0411C" w:rsidRPr="00C3372F">
        <w:t xml:space="preserve">García-Domínguez A, Claver J, Camacho AM, </w:t>
      </w:r>
      <w:r w:rsidR="00447E2D" w:rsidRPr="00C3372F">
        <w:rPr>
          <w:i/>
        </w:rPr>
        <w:t>et al.</w:t>
      </w:r>
      <w:r w:rsidR="00A0411C" w:rsidRPr="00C3372F">
        <w:t xml:space="preserve"> </w:t>
      </w:r>
      <w:r w:rsidR="00A0411C" w:rsidRPr="00CD6347">
        <w:t xml:space="preserve">Considerations on the Applicability of Test Methods for Mechanical Characterization of Materials Manufactured by FDM. </w:t>
      </w:r>
      <w:r w:rsidR="00B44D70">
        <w:rPr>
          <w:i/>
          <w:iCs/>
        </w:rPr>
        <w:t>Materials</w:t>
      </w:r>
      <w:r w:rsidR="00A0411C" w:rsidRPr="00CD6347">
        <w:t xml:space="preserve"> 2019; 13: 28.</w:t>
      </w:r>
    </w:p>
    <w:p w14:paraId="1DB4527D" w14:textId="68F30F48" w:rsidR="00BD4A80" w:rsidRPr="00CD6347" w:rsidRDefault="00336F5F">
      <w:pPr>
        <w:pStyle w:val="Bibliographie"/>
      </w:pPr>
      <w:bookmarkStart w:id="191" w:name="ref-Corapi2019"/>
      <w:bookmarkEnd w:id="190"/>
      <w:r>
        <w:t>5</w:t>
      </w:r>
      <w:r w:rsidR="00447E2D">
        <w:t>4</w:t>
      </w:r>
      <w:r w:rsidR="00A0411C" w:rsidRPr="00CD6347">
        <w:t xml:space="preserve">. </w:t>
      </w:r>
      <w:r w:rsidR="00A0411C" w:rsidRPr="00CD6347">
        <w:tab/>
        <w:t xml:space="preserve">Corapi D, </w:t>
      </w:r>
      <w:proofErr w:type="spellStart"/>
      <w:r w:rsidR="00A0411C" w:rsidRPr="00CD6347">
        <w:t>Morettini</w:t>
      </w:r>
      <w:proofErr w:type="spellEnd"/>
      <w:r w:rsidR="00A0411C" w:rsidRPr="00CD6347">
        <w:t xml:space="preserve"> G, </w:t>
      </w:r>
      <w:proofErr w:type="spellStart"/>
      <w:r w:rsidR="00A0411C" w:rsidRPr="00CD6347">
        <w:t>Pascoletti</w:t>
      </w:r>
      <w:proofErr w:type="spellEnd"/>
      <w:r w:rsidR="00A0411C" w:rsidRPr="00CD6347">
        <w:t xml:space="preserve"> G, </w:t>
      </w:r>
      <w:r w:rsidR="00447E2D" w:rsidRPr="00447E2D">
        <w:rPr>
          <w:i/>
        </w:rPr>
        <w:t>et al.</w:t>
      </w:r>
      <w:r w:rsidR="00A0411C" w:rsidRPr="00CD6347">
        <w:t xml:space="preserve"> Characterization of a polylactic acid (PLA) produced by Fused Deposition Modeling (FDM) technology. In: </w:t>
      </w:r>
      <w:r w:rsidR="00A0411C" w:rsidRPr="00CD6347">
        <w:rPr>
          <w:i/>
          <w:iCs/>
        </w:rPr>
        <w:t xml:space="preserve">Procedia struct. </w:t>
      </w:r>
      <w:proofErr w:type="spellStart"/>
      <w:r w:rsidR="00A0411C" w:rsidRPr="00CD6347">
        <w:rPr>
          <w:i/>
          <w:iCs/>
        </w:rPr>
        <w:t>integr</w:t>
      </w:r>
      <w:proofErr w:type="spellEnd"/>
      <w:r w:rsidR="00A0411C" w:rsidRPr="00CD6347">
        <w:rPr>
          <w:i/>
          <w:iCs/>
        </w:rPr>
        <w:t>.</w:t>
      </w:r>
      <w:r w:rsidR="00A0411C" w:rsidRPr="00CD6347">
        <w:t xml:space="preserve"> Elsevier B.V., 2019, pp. 289–295.</w:t>
      </w:r>
    </w:p>
    <w:p w14:paraId="0923DA68" w14:textId="25B43F83" w:rsidR="00E16A61" w:rsidRPr="00E16A61" w:rsidRDefault="00336F5F" w:rsidP="00E16A61">
      <w:pPr>
        <w:pStyle w:val="Bibliographie"/>
        <w:rPr>
          <w:color w:val="FF0000"/>
        </w:rPr>
      </w:pPr>
      <w:bookmarkStart w:id="192" w:name="ref-Wagner2020"/>
      <w:bookmarkEnd w:id="191"/>
      <w:r w:rsidRPr="00E16A61">
        <w:rPr>
          <w:color w:val="FF0000"/>
        </w:rPr>
        <w:t>5</w:t>
      </w:r>
      <w:r w:rsidR="00447E2D" w:rsidRPr="00E16A61">
        <w:rPr>
          <w:color w:val="FF0000"/>
        </w:rPr>
        <w:t>5</w:t>
      </w:r>
      <w:r w:rsidR="00A0411C" w:rsidRPr="00E16A61">
        <w:rPr>
          <w:color w:val="FF0000"/>
        </w:rPr>
        <w:t xml:space="preserve">. </w:t>
      </w:r>
      <w:r w:rsidR="00A0411C" w:rsidRPr="00E16A61">
        <w:rPr>
          <w:color w:val="FF0000"/>
        </w:rPr>
        <w:tab/>
      </w:r>
      <w:r w:rsidR="00E16A61" w:rsidRPr="00E16A61">
        <w:rPr>
          <w:color w:val="FF0000"/>
        </w:rPr>
        <w:t xml:space="preserve">Josef </w:t>
      </w:r>
      <w:proofErr w:type="spellStart"/>
      <w:r w:rsidR="00E16A61" w:rsidRPr="00E16A61">
        <w:rPr>
          <w:color w:val="FF0000"/>
        </w:rPr>
        <w:t>Kiendl</w:t>
      </w:r>
      <w:proofErr w:type="spellEnd"/>
      <w:r w:rsidR="00E16A61" w:rsidRPr="00E16A61">
        <w:rPr>
          <w:color w:val="FF0000"/>
        </w:rPr>
        <w:t>, Chao Gao, Controlling toughness and strength of FDM 3D-printed PLA comp</w:t>
      </w:r>
      <w:r w:rsidR="00E16A61">
        <w:rPr>
          <w:color w:val="FF0000"/>
        </w:rPr>
        <w:t>onents through the raster layup.</w:t>
      </w:r>
      <w:r w:rsidR="00E16A61" w:rsidRPr="00E16A61">
        <w:rPr>
          <w:color w:val="FF0000"/>
        </w:rPr>
        <w:t xml:space="preserve"> </w:t>
      </w:r>
      <w:r w:rsidR="00E16A61" w:rsidRPr="00E16A61">
        <w:rPr>
          <w:i/>
          <w:color w:val="FF0000"/>
        </w:rPr>
        <w:t>Composites Part B: Engineering</w:t>
      </w:r>
      <w:r w:rsidR="00E16A61" w:rsidRPr="00E16A61">
        <w:rPr>
          <w:color w:val="FF0000"/>
        </w:rPr>
        <w:t xml:space="preserve"> 2020, 180:</w:t>
      </w:r>
      <w:r w:rsidR="00E16A61">
        <w:rPr>
          <w:color w:val="FF0000"/>
        </w:rPr>
        <w:t>107562</w:t>
      </w:r>
    </w:p>
    <w:p w14:paraId="29CD59B5" w14:textId="688CE883" w:rsidR="00BD4A80" w:rsidRPr="009F31FF" w:rsidRDefault="00E16A61">
      <w:pPr>
        <w:pStyle w:val="Bibliographie"/>
        <w:rPr>
          <w:lang w:val="fr-FR"/>
          <w:rPrChange w:id="193" w:author="Fabio Alberto Cruz Sanchez" w:date="2021-11-22T09:30:00Z">
            <w:rPr/>
          </w:rPrChange>
        </w:rPr>
      </w:pPr>
      <w:r>
        <w:t xml:space="preserve">56. </w:t>
      </w:r>
      <w:r w:rsidR="00A0411C" w:rsidRPr="00CD6347">
        <w:t xml:space="preserve">Wagner S, </w:t>
      </w:r>
      <w:proofErr w:type="spellStart"/>
      <w:r w:rsidR="00A0411C" w:rsidRPr="00CD6347">
        <w:t>Schlummer</w:t>
      </w:r>
      <w:proofErr w:type="spellEnd"/>
      <w:r w:rsidR="00A0411C" w:rsidRPr="00CD6347">
        <w:t xml:space="preserve"> M. Legacy additives in a circular economy of plastics: Current dilemma, policy analysis, and emerging countermeasures. </w:t>
      </w:r>
      <w:proofErr w:type="spellStart"/>
      <w:r w:rsidR="00D35013" w:rsidRPr="009F31FF">
        <w:rPr>
          <w:i/>
          <w:iCs/>
          <w:color w:val="FF0000"/>
          <w:lang w:val="fr-FR"/>
          <w:rPrChange w:id="194" w:author="Fabio Alberto Cruz Sanchez" w:date="2021-11-22T09:30:00Z">
            <w:rPr>
              <w:i/>
              <w:iCs/>
              <w:color w:val="FF0000"/>
            </w:rPr>
          </w:rPrChange>
        </w:rPr>
        <w:t>Resour</w:t>
      </w:r>
      <w:proofErr w:type="spellEnd"/>
      <w:r w:rsidR="00D35013" w:rsidRPr="009F31FF">
        <w:rPr>
          <w:i/>
          <w:iCs/>
          <w:color w:val="FF0000"/>
          <w:lang w:val="fr-FR"/>
          <w:rPrChange w:id="195" w:author="Fabio Alberto Cruz Sanchez" w:date="2021-11-22T09:30:00Z">
            <w:rPr>
              <w:i/>
              <w:iCs/>
              <w:color w:val="FF0000"/>
            </w:rPr>
          </w:rPrChange>
        </w:rPr>
        <w:t xml:space="preserve"> </w:t>
      </w:r>
      <w:proofErr w:type="spellStart"/>
      <w:r w:rsidR="00D35013" w:rsidRPr="009F31FF">
        <w:rPr>
          <w:i/>
          <w:iCs/>
          <w:color w:val="FF0000"/>
          <w:lang w:val="fr-FR"/>
          <w:rPrChange w:id="196" w:author="Fabio Alberto Cruz Sanchez" w:date="2021-11-22T09:30:00Z">
            <w:rPr>
              <w:i/>
              <w:iCs/>
              <w:color w:val="FF0000"/>
            </w:rPr>
          </w:rPrChange>
        </w:rPr>
        <w:t>Conserv</w:t>
      </w:r>
      <w:proofErr w:type="spellEnd"/>
      <w:r w:rsidR="00D35013" w:rsidRPr="009F31FF">
        <w:rPr>
          <w:i/>
          <w:iCs/>
          <w:color w:val="FF0000"/>
          <w:lang w:val="fr-FR"/>
          <w:rPrChange w:id="197" w:author="Fabio Alberto Cruz Sanchez" w:date="2021-11-22T09:30:00Z">
            <w:rPr>
              <w:i/>
              <w:iCs/>
              <w:color w:val="FF0000"/>
            </w:rPr>
          </w:rPrChange>
        </w:rPr>
        <w:t xml:space="preserve"> </w:t>
      </w:r>
      <w:proofErr w:type="spellStart"/>
      <w:r w:rsidR="00D35013" w:rsidRPr="009F31FF">
        <w:rPr>
          <w:i/>
          <w:iCs/>
          <w:color w:val="FF0000"/>
          <w:lang w:val="fr-FR"/>
          <w:rPrChange w:id="198" w:author="Fabio Alberto Cruz Sanchez" w:date="2021-11-22T09:30:00Z">
            <w:rPr>
              <w:i/>
              <w:iCs/>
              <w:color w:val="FF0000"/>
            </w:rPr>
          </w:rPrChange>
        </w:rPr>
        <w:t>Recycl</w:t>
      </w:r>
      <w:proofErr w:type="spellEnd"/>
      <w:r w:rsidR="00D35013" w:rsidRPr="009F31FF">
        <w:rPr>
          <w:color w:val="FF0000"/>
          <w:lang w:val="fr-FR"/>
          <w:rPrChange w:id="199" w:author="Fabio Alberto Cruz Sanchez" w:date="2021-11-22T09:30:00Z">
            <w:rPr>
              <w:color w:val="FF0000"/>
            </w:rPr>
          </w:rPrChange>
        </w:rPr>
        <w:t xml:space="preserve"> </w:t>
      </w:r>
      <w:proofErr w:type="gramStart"/>
      <w:r w:rsidR="00A0411C" w:rsidRPr="009F31FF">
        <w:rPr>
          <w:lang w:val="fr-FR"/>
          <w:rPrChange w:id="200" w:author="Fabio Alberto Cruz Sanchez" w:date="2021-11-22T09:30:00Z">
            <w:rPr/>
          </w:rPrChange>
        </w:rPr>
        <w:t>2020;</w:t>
      </w:r>
      <w:proofErr w:type="gramEnd"/>
      <w:r w:rsidR="00A0411C" w:rsidRPr="009F31FF">
        <w:rPr>
          <w:lang w:val="fr-FR"/>
          <w:rPrChange w:id="201" w:author="Fabio Alberto Cruz Sanchez" w:date="2021-11-22T09:30:00Z">
            <w:rPr/>
          </w:rPrChange>
        </w:rPr>
        <w:t xml:space="preserve"> 158: 104800.</w:t>
      </w:r>
    </w:p>
    <w:p w14:paraId="00C0CFA5" w14:textId="11150BC3" w:rsidR="00AC2D53" w:rsidRPr="009C23D2" w:rsidRDefault="00AC2D53">
      <w:pPr>
        <w:pStyle w:val="Bibliographie"/>
        <w:rPr>
          <w:color w:val="FF0000"/>
        </w:rPr>
      </w:pPr>
      <w:r w:rsidRPr="009F31FF">
        <w:rPr>
          <w:color w:val="FF0000"/>
          <w:lang w:val="fr-FR"/>
          <w:rPrChange w:id="202" w:author="Fabio Alberto Cruz Sanchez" w:date="2021-11-22T09:30:00Z">
            <w:rPr>
              <w:color w:val="FF0000"/>
            </w:rPr>
          </w:rPrChange>
        </w:rPr>
        <w:lastRenderedPageBreak/>
        <w:t xml:space="preserve">57. </w:t>
      </w:r>
      <w:r w:rsidRPr="009F31FF">
        <w:rPr>
          <w:color w:val="FF0000"/>
          <w:lang w:val="fr-FR"/>
          <w:rPrChange w:id="203" w:author="Fabio Alberto Cruz Sanchez" w:date="2021-11-22T09:30:00Z">
            <w:rPr>
              <w:color w:val="FF0000"/>
            </w:rPr>
          </w:rPrChange>
        </w:rPr>
        <w:tab/>
      </w:r>
      <w:proofErr w:type="spellStart"/>
      <w:r w:rsidRPr="009F31FF">
        <w:rPr>
          <w:color w:val="FF0000"/>
          <w:lang w:val="fr-FR"/>
          <w:rPrChange w:id="204" w:author="Fabio Alberto Cruz Sanchez" w:date="2021-11-22T09:30:00Z">
            <w:rPr>
              <w:color w:val="FF0000"/>
            </w:rPr>
          </w:rPrChange>
        </w:rPr>
        <w:t>Rahmati</w:t>
      </w:r>
      <w:proofErr w:type="spellEnd"/>
      <w:r w:rsidRPr="009F31FF">
        <w:rPr>
          <w:color w:val="FF0000"/>
          <w:lang w:val="fr-FR"/>
          <w:rPrChange w:id="205" w:author="Fabio Alberto Cruz Sanchez" w:date="2021-11-22T09:30:00Z">
            <w:rPr>
              <w:color w:val="FF0000"/>
            </w:rPr>
          </w:rPrChange>
        </w:rPr>
        <w:t xml:space="preserve">, A., </w:t>
      </w:r>
      <w:proofErr w:type="spellStart"/>
      <w:r w:rsidRPr="009F31FF">
        <w:rPr>
          <w:color w:val="FF0000"/>
          <w:lang w:val="fr-FR"/>
          <w:rPrChange w:id="206" w:author="Fabio Alberto Cruz Sanchez" w:date="2021-11-22T09:30:00Z">
            <w:rPr>
              <w:color w:val="FF0000"/>
            </w:rPr>
          </w:rPrChange>
        </w:rPr>
        <w:t>Heidari-Rarani</w:t>
      </w:r>
      <w:proofErr w:type="spellEnd"/>
      <w:r w:rsidRPr="009F31FF">
        <w:rPr>
          <w:color w:val="FF0000"/>
          <w:lang w:val="fr-FR"/>
          <w:rPrChange w:id="207" w:author="Fabio Alberto Cruz Sanchez" w:date="2021-11-22T09:30:00Z">
            <w:rPr>
              <w:color w:val="FF0000"/>
            </w:rPr>
          </w:rPrChange>
        </w:rPr>
        <w:t xml:space="preserve">, M., Lessard, L., 2021. </w:t>
      </w:r>
      <w:r w:rsidRPr="009C23D2">
        <w:rPr>
          <w:color w:val="FF0000"/>
        </w:rPr>
        <w:t xml:space="preserve">A novel conservative failure model for the fused deposition modeling of polylactic acid specimens. </w:t>
      </w:r>
      <w:proofErr w:type="spellStart"/>
      <w:r w:rsidRPr="009C23D2">
        <w:rPr>
          <w:color w:val="FF0000"/>
        </w:rPr>
        <w:t>Addit</w:t>
      </w:r>
      <w:proofErr w:type="spellEnd"/>
      <w:r w:rsidRPr="009C23D2">
        <w:rPr>
          <w:color w:val="FF0000"/>
        </w:rPr>
        <w:t>. Manuf. 48, 102460. https://doi.org/10.1016/j.addma.2021.102460</w:t>
      </w:r>
    </w:p>
    <w:p w14:paraId="45F7357E" w14:textId="39D3A1C2" w:rsidR="00BD4A80" w:rsidRPr="00CD6347" w:rsidRDefault="00AC2D53">
      <w:pPr>
        <w:pStyle w:val="Bibliographie"/>
      </w:pPr>
      <w:bookmarkStart w:id="208" w:name="ref-Schwarz2021"/>
      <w:bookmarkEnd w:id="192"/>
      <w:r>
        <w:t>58</w:t>
      </w:r>
      <w:r w:rsidR="00A0411C" w:rsidRPr="00CD6347">
        <w:t xml:space="preserve">. </w:t>
      </w:r>
      <w:r w:rsidR="00A0411C" w:rsidRPr="00CD6347">
        <w:tab/>
        <w:t xml:space="preserve">Schwarz AE, </w:t>
      </w:r>
      <w:proofErr w:type="spellStart"/>
      <w:r w:rsidR="00A0411C" w:rsidRPr="00CD6347">
        <w:t>Ligthart</w:t>
      </w:r>
      <w:proofErr w:type="spellEnd"/>
      <w:r w:rsidR="00A0411C" w:rsidRPr="00CD6347">
        <w:t xml:space="preserve"> TN, </w:t>
      </w:r>
      <w:proofErr w:type="spellStart"/>
      <w:r w:rsidR="00A0411C" w:rsidRPr="00CD6347">
        <w:t>Godoi</w:t>
      </w:r>
      <w:proofErr w:type="spellEnd"/>
      <w:r w:rsidR="00A0411C" w:rsidRPr="00CD6347">
        <w:t xml:space="preserve"> Bizarro D, </w:t>
      </w:r>
      <w:r w:rsidR="00447E2D" w:rsidRPr="00447E2D">
        <w:rPr>
          <w:i/>
        </w:rPr>
        <w:t>et al.</w:t>
      </w:r>
      <w:r w:rsidR="00A0411C" w:rsidRPr="00CD6347">
        <w:t xml:space="preserve"> Plastic recycling in a circular economy; determining environmental performance through an LCA matrix model approach. </w:t>
      </w:r>
      <w:r w:rsidR="00A0411C" w:rsidRPr="00CD6347">
        <w:rPr>
          <w:i/>
          <w:iCs/>
        </w:rPr>
        <w:t xml:space="preserve">Waste </w:t>
      </w:r>
      <w:proofErr w:type="spellStart"/>
      <w:r w:rsidR="00A0411C" w:rsidRPr="00CD6347">
        <w:rPr>
          <w:i/>
          <w:iCs/>
        </w:rPr>
        <w:t>Manag</w:t>
      </w:r>
      <w:proofErr w:type="spellEnd"/>
      <w:r w:rsidR="00A0411C" w:rsidRPr="00CD6347">
        <w:t xml:space="preserve"> 2021; 121: 331–342.</w:t>
      </w:r>
    </w:p>
    <w:p w14:paraId="37CBFA37" w14:textId="770312DA" w:rsidR="00BD4A80" w:rsidRPr="00CD6347" w:rsidRDefault="00DA4E51">
      <w:pPr>
        <w:pStyle w:val="Bibliographie"/>
      </w:pPr>
      <w:bookmarkStart w:id="209" w:name="ref-Nur-A-Tomal2020"/>
      <w:bookmarkEnd w:id="208"/>
      <w:r>
        <w:t>59</w:t>
      </w:r>
      <w:r w:rsidR="00A0411C" w:rsidRPr="00CD6347">
        <w:t xml:space="preserve">. </w:t>
      </w:r>
      <w:r w:rsidR="00A0411C" w:rsidRPr="00CD6347">
        <w:tab/>
        <w:t>Nur-A-</w:t>
      </w:r>
      <w:proofErr w:type="spellStart"/>
      <w:r w:rsidR="00A0411C" w:rsidRPr="00CD6347">
        <w:t>Tomal</w:t>
      </w:r>
      <w:proofErr w:type="spellEnd"/>
      <w:r w:rsidR="00A0411C" w:rsidRPr="00CD6347">
        <w:t xml:space="preserve"> MS, </w:t>
      </w:r>
      <w:proofErr w:type="spellStart"/>
      <w:r w:rsidR="00A0411C" w:rsidRPr="00CD6347">
        <w:t>Pahlevani</w:t>
      </w:r>
      <w:proofErr w:type="spellEnd"/>
      <w:r w:rsidR="00A0411C" w:rsidRPr="00CD6347">
        <w:t xml:space="preserve"> F, </w:t>
      </w:r>
      <w:proofErr w:type="spellStart"/>
      <w:r w:rsidR="00A0411C" w:rsidRPr="00CD6347">
        <w:t>Sahajwalla</w:t>
      </w:r>
      <w:proofErr w:type="spellEnd"/>
      <w:r w:rsidR="00A0411C" w:rsidRPr="00CD6347">
        <w:t xml:space="preserve"> V. Direct transformation of waste children’s toys to high quality products using 3D printing: A waste-to-wealth and sustainable approach. </w:t>
      </w:r>
      <w:r w:rsidR="00A0411C" w:rsidRPr="00CD6347">
        <w:rPr>
          <w:i/>
          <w:iCs/>
        </w:rPr>
        <w:t>J Clean Prod</w:t>
      </w:r>
      <w:r w:rsidR="00A0411C" w:rsidRPr="00CD6347">
        <w:t xml:space="preserve">; 267. </w:t>
      </w:r>
      <w:proofErr w:type="spellStart"/>
      <w:r w:rsidR="00A0411C" w:rsidRPr="00CD6347">
        <w:t>Epub</w:t>
      </w:r>
      <w:proofErr w:type="spellEnd"/>
      <w:r w:rsidR="00A0411C" w:rsidRPr="00CD6347">
        <w:t xml:space="preserve"> ahead of print 2020. DOI: </w:t>
      </w:r>
      <w:hyperlink r:id="rId22">
        <w:r w:rsidR="00A0411C" w:rsidRPr="00CD6347">
          <w:rPr>
            <w:rStyle w:val="Lienhypertexte"/>
            <w:color w:val="auto"/>
          </w:rPr>
          <w:t>10.1016/j.jclepro.2020.122188</w:t>
        </w:r>
      </w:hyperlink>
      <w:r w:rsidR="00A0411C" w:rsidRPr="00CD6347">
        <w:t>.</w:t>
      </w:r>
    </w:p>
    <w:p w14:paraId="274AE8D9" w14:textId="4BF73459" w:rsidR="00BD4A80" w:rsidRPr="00CD6347" w:rsidRDefault="00DA4E51">
      <w:pPr>
        <w:pStyle w:val="Bibliographie"/>
        <w:rPr>
          <w:lang w:val="fr-FR"/>
        </w:rPr>
      </w:pPr>
      <w:bookmarkStart w:id="210" w:name="ref-Sauerwein2019"/>
      <w:bookmarkEnd w:id="209"/>
      <w:r>
        <w:rPr>
          <w:lang w:val="fr-FR"/>
        </w:rPr>
        <w:t>60</w:t>
      </w:r>
      <w:r w:rsidR="00A0411C" w:rsidRPr="00CD6347">
        <w:rPr>
          <w:lang w:val="fr-FR"/>
        </w:rPr>
        <w:t xml:space="preserve">. </w:t>
      </w:r>
      <w:r w:rsidR="00A0411C" w:rsidRPr="00CD6347">
        <w:rPr>
          <w:lang w:val="fr-FR"/>
        </w:rPr>
        <w:tab/>
        <w:t xml:space="preserve">Sauerwein M, Doubrovski E, Balkenende R, </w:t>
      </w:r>
      <w:r w:rsidR="00447E2D" w:rsidRPr="00447E2D">
        <w:rPr>
          <w:i/>
          <w:lang w:val="fr-FR"/>
        </w:rPr>
        <w:t>et al.</w:t>
      </w:r>
      <w:r w:rsidR="00A0411C" w:rsidRPr="00CD6347">
        <w:rPr>
          <w:lang w:val="fr-FR"/>
        </w:rPr>
        <w:t xml:space="preserve"> </w:t>
      </w:r>
      <w:r w:rsidR="00A0411C" w:rsidRPr="00CD6347">
        <w:t xml:space="preserve">Exploring the potential of additive manufacturing for product design in a circular economy. </w:t>
      </w:r>
      <w:r w:rsidR="00A0411C" w:rsidRPr="00CD6347">
        <w:rPr>
          <w:i/>
          <w:iCs/>
          <w:lang w:val="fr-FR"/>
        </w:rPr>
        <w:t>J Clean Prod</w:t>
      </w:r>
      <w:r w:rsidR="00A0411C" w:rsidRPr="00CD6347">
        <w:rPr>
          <w:lang w:val="fr-FR"/>
        </w:rPr>
        <w:t xml:space="preserve"> 2019; 226: 1138–1149.</w:t>
      </w:r>
    </w:p>
    <w:p w14:paraId="7FD390A3" w14:textId="65A01D9C" w:rsidR="00BD4A80" w:rsidRPr="00CD6347" w:rsidRDefault="00DA4E51">
      <w:pPr>
        <w:pStyle w:val="Bibliographie"/>
      </w:pPr>
      <w:bookmarkStart w:id="211" w:name="ref-Jin2017"/>
      <w:bookmarkEnd w:id="210"/>
      <w:r>
        <w:rPr>
          <w:lang w:val="fr-FR"/>
        </w:rPr>
        <w:t>61</w:t>
      </w:r>
      <w:r w:rsidR="00A0411C" w:rsidRPr="00CD6347">
        <w:rPr>
          <w:lang w:val="fr-FR"/>
        </w:rPr>
        <w:t xml:space="preserve">. </w:t>
      </w:r>
      <w:r w:rsidR="00A0411C" w:rsidRPr="00CD6347">
        <w:rPr>
          <w:lang w:val="fr-FR"/>
        </w:rPr>
        <w:tab/>
        <w:t xml:space="preserve">Jin Y, Wan Y, Zhang B, </w:t>
      </w:r>
      <w:r w:rsidR="00447E2D" w:rsidRPr="00447E2D">
        <w:rPr>
          <w:i/>
          <w:lang w:val="fr-FR"/>
        </w:rPr>
        <w:t>et al.</w:t>
      </w:r>
      <w:r w:rsidR="00A0411C" w:rsidRPr="00CD6347">
        <w:rPr>
          <w:lang w:val="fr-FR"/>
        </w:rPr>
        <w:t xml:space="preserve"> </w:t>
      </w:r>
      <w:r w:rsidR="00A0411C" w:rsidRPr="00CD6347">
        <w:t xml:space="preserve">Modeling of the chemical finishing process for polylactic acid parts in fused deposition modeling and investigation of its tensile properties. </w:t>
      </w:r>
      <w:r w:rsidR="00A0411C" w:rsidRPr="00CD6347">
        <w:rPr>
          <w:i/>
          <w:iCs/>
        </w:rPr>
        <w:t>J Mater Process Technol</w:t>
      </w:r>
      <w:r w:rsidR="00A0411C" w:rsidRPr="00CD6347">
        <w:t xml:space="preserve"> 2017; 240: 233–239.</w:t>
      </w:r>
    </w:p>
    <w:p w14:paraId="7260CC2D" w14:textId="4A9CDD5C" w:rsidR="00BD4A80" w:rsidRPr="00CD6347" w:rsidRDefault="00DA4E51">
      <w:pPr>
        <w:pStyle w:val="Bibliographie"/>
      </w:pPr>
      <w:bookmarkStart w:id="212" w:name="ref-Sauer2009"/>
      <w:bookmarkEnd w:id="211"/>
      <w:r>
        <w:t>62</w:t>
      </w:r>
      <w:r w:rsidR="00A0411C" w:rsidRPr="00CD6347">
        <w:t xml:space="preserve">. </w:t>
      </w:r>
      <w:r w:rsidR="00A0411C" w:rsidRPr="00CD6347">
        <w:tab/>
        <w:t xml:space="preserve">Sauer J, </w:t>
      </w:r>
      <w:proofErr w:type="spellStart"/>
      <w:r w:rsidR="00A0411C" w:rsidRPr="00CD6347">
        <w:t>Sonderegger</w:t>
      </w:r>
      <w:proofErr w:type="spellEnd"/>
      <w:r w:rsidR="00A0411C" w:rsidRPr="00CD6347">
        <w:t xml:space="preserve"> A. The influence of prototype fidelity and aesthetics of design in usability tests: Effects on user </w:t>
      </w:r>
      <w:proofErr w:type="spellStart"/>
      <w:r w:rsidR="00A0411C" w:rsidRPr="00CD6347">
        <w:t>behaviour</w:t>
      </w:r>
      <w:proofErr w:type="spellEnd"/>
      <w:r w:rsidR="00A0411C" w:rsidRPr="00CD6347">
        <w:t xml:space="preserve">, subjective evaluation and emotion. </w:t>
      </w:r>
      <w:r w:rsidR="00A0411C" w:rsidRPr="00CD6347">
        <w:rPr>
          <w:i/>
          <w:iCs/>
        </w:rPr>
        <w:t>Appl Ergon</w:t>
      </w:r>
      <w:r w:rsidR="00A0411C" w:rsidRPr="00CD6347">
        <w:t xml:space="preserve"> 2009; 40: 670–677.</w:t>
      </w:r>
    </w:p>
    <w:p w14:paraId="0685CA12" w14:textId="7EE4FDA4" w:rsidR="00BD4A80" w:rsidRPr="00CD6347" w:rsidRDefault="00DA4E51">
      <w:pPr>
        <w:pStyle w:val="Bibliographie"/>
      </w:pPr>
      <w:bookmarkStart w:id="213" w:name="ref-Sauer2010"/>
      <w:bookmarkEnd w:id="212"/>
      <w:r>
        <w:t>63</w:t>
      </w:r>
      <w:r w:rsidR="00A0411C" w:rsidRPr="00CD6347">
        <w:t xml:space="preserve">. </w:t>
      </w:r>
      <w:r w:rsidR="00A0411C" w:rsidRPr="00CD6347">
        <w:tab/>
        <w:t xml:space="preserve">Sauer J, Seibel K, </w:t>
      </w:r>
      <w:proofErr w:type="spellStart"/>
      <w:r w:rsidR="00A0411C" w:rsidRPr="00CD6347">
        <w:t>Rüttinger</w:t>
      </w:r>
      <w:proofErr w:type="spellEnd"/>
      <w:r w:rsidR="00A0411C" w:rsidRPr="00CD6347">
        <w:t xml:space="preserve"> B. The influence of user expertise and prototype fidelity in usability tests. </w:t>
      </w:r>
      <w:r w:rsidR="00A0411C" w:rsidRPr="00CD6347">
        <w:rPr>
          <w:i/>
          <w:iCs/>
        </w:rPr>
        <w:t>Appl Ergon</w:t>
      </w:r>
      <w:r w:rsidR="00A0411C" w:rsidRPr="00CD6347">
        <w:t xml:space="preserve"> 2010; 41: 130–140.</w:t>
      </w:r>
    </w:p>
    <w:p w14:paraId="55A5C16C" w14:textId="31E37A02" w:rsidR="00BD4A80" w:rsidRDefault="00DA4E51">
      <w:pPr>
        <w:pStyle w:val="Bibliographie"/>
      </w:pPr>
      <w:bookmarkStart w:id="214" w:name="ref-Kohtala2015a"/>
      <w:bookmarkEnd w:id="213"/>
      <w:r>
        <w:t>64</w:t>
      </w:r>
      <w:r w:rsidR="00A0411C" w:rsidRPr="00CD6347">
        <w:t xml:space="preserve">. </w:t>
      </w:r>
      <w:r w:rsidR="00A0411C" w:rsidRPr="00CD6347">
        <w:tab/>
      </w:r>
      <w:proofErr w:type="spellStart"/>
      <w:r w:rsidR="00A0411C" w:rsidRPr="00CD6347">
        <w:t>Kohtala</w:t>
      </w:r>
      <w:proofErr w:type="spellEnd"/>
      <w:r w:rsidR="00A0411C" w:rsidRPr="00CD6347">
        <w:t xml:space="preserve"> C. Addressing sustainability in research on distributed production: an integrated literature revie</w:t>
      </w:r>
      <w:r w:rsidR="00A0411C">
        <w:t xml:space="preserve">w. </w:t>
      </w:r>
      <w:r w:rsidR="00A0411C">
        <w:rPr>
          <w:i/>
          <w:iCs/>
        </w:rPr>
        <w:t>J Clean Prod</w:t>
      </w:r>
      <w:r w:rsidR="00A0411C">
        <w:t xml:space="preserve"> 2015; 106: 654–668.</w:t>
      </w:r>
      <w:bookmarkEnd w:id="88"/>
      <w:bookmarkEnd w:id="90"/>
      <w:bookmarkEnd w:id="214"/>
    </w:p>
    <w:sectPr w:rsidR="00BD4A80">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Diego" w:date="2021-11-19T15:14:00Z" w:initials="D">
    <w:p w14:paraId="725D2780" w14:textId="77777777" w:rsidR="006B5F56" w:rsidRDefault="006B5F56" w:rsidP="006B5F56">
      <w:pPr>
        <w:pStyle w:val="Commentaire"/>
      </w:pPr>
      <w:r>
        <w:rPr>
          <w:rStyle w:val="Marquedecommentaire"/>
        </w:rPr>
        <w:annotationRef/>
      </w:r>
      <w:r>
        <w:t>3.20 ?</w:t>
      </w:r>
    </w:p>
  </w:comment>
  <w:comment w:id="25" w:author="Diego" w:date="2021-11-19T15:14:00Z" w:initials="D">
    <w:p w14:paraId="7AC1404C" w14:textId="77777777" w:rsidR="006B5F56" w:rsidRDefault="006B5F56" w:rsidP="006B5F56">
      <w:pPr>
        <w:pStyle w:val="Commentaire"/>
      </w:pPr>
      <w:r>
        <w:rPr>
          <w:rStyle w:val="Marquedecommentaire"/>
        </w:rPr>
        <w:annotationRef/>
      </w:r>
      <w:r>
        <w:t>3.20 ?</w:t>
      </w:r>
    </w:p>
  </w:comment>
  <w:comment w:id="42" w:author="Diego" w:date="2021-11-19T15:14:00Z" w:initials="D">
    <w:p w14:paraId="5229C051" w14:textId="57191166" w:rsidR="00E70F67" w:rsidRDefault="00E70F67">
      <w:pPr>
        <w:pStyle w:val="Commentaire"/>
      </w:pPr>
      <w:r>
        <w:rPr>
          <w:rStyle w:val="Marquedecommentaire"/>
        </w:rPr>
        <w:annotationRef/>
      </w:r>
      <w:r>
        <w:t>3.20 ?</w:t>
      </w:r>
    </w:p>
  </w:comment>
  <w:comment w:id="43" w:author="Diego" w:date="2021-11-19T17:09:00Z" w:initials="D">
    <w:p w14:paraId="0188EA91" w14:textId="67F758DC" w:rsidR="008D22FE" w:rsidRDefault="008D22FE">
      <w:pPr>
        <w:pStyle w:val="Commentaire"/>
      </w:pPr>
      <w:r>
        <w:rPr>
          <w:rStyle w:val="Marquedecommentaire"/>
        </w:rPr>
        <w:annotationRef/>
      </w:r>
      <w:r>
        <w:t>7.99 ?</w:t>
      </w:r>
    </w:p>
  </w:comment>
  <w:comment w:id="60" w:author="Diego" w:date="2021-11-19T15:17:00Z" w:initials="D">
    <w:p w14:paraId="2E12841D" w14:textId="71983EA4" w:rsidR="00E70F67" w:rsidRDefault="00E70F67">
      <w:pPr>
        <w:pStyle w:val="Commentaire"/>
      </w:pPr>
      <w:r>
        <w:rPr>
          <w:rStyle w:val="Marquedecommentaire"/>
        </w:rPr>
        <w:annotationRef/>
      </w:r>
      <w:proofErr w:type="gramStart"/>
      <w:r>
        <w:t>24.85??</w:t>
      </w:r>
      <w:proofErr w:type="gramEnd"/>
      <w:r>
        <w:t xml:space="preserve"> </w:t>
      </w:r>
      <w:proofErr w:type="spellStart"/>
      <w:r>
        <w:t>Habría</w:t>
      </w:r>
      <w:proofErr w:type="spellEnd"/>
      <w:r>
        <w:t xml:space="preserve"> que </w:t>
      </w:r>
      <w:proofErr w:type="spellStart"/>
      <w:r>
        <w:t>revisar</w:t>
      </w:r>
      <w:proofErr w:type="spellEnd"/>
      <w:r>
        <w:t xml:space="preserve"> </w:t>
      </w:r>
      <w:proofErr w:type="spellStart"/>
      <w:r>
        <w:t>estos</w:t>
      </w:r>
      <w:proofErr w:type="spellEnd"/>
      <w:r>
        <w:t xml:space="preserve"> %. </w:t>
      </w:r>
      <w:proofErr w:type="spellStart"/>
      <w:r>
        <w:t>Yo</w:t>
      </w:r>
      <w:proofErr w:type="spellEnd"/>
      <w:r>
        <w:t xml:space="preserve"> </w:t>
      </w:r>
      <w:proofErr w:type="spellStart"/>
      <w:r>
        <w:t>entiendo</w:t>
      </w:r>
      <w:proofErr w:type="spellEnd"/>
      <w:r>
        <w:t xml:space="preserve">: (Valor </w:t>
      </w:r>
      <w:proofErr w:type="spellStart"/>
      <w:r>
        <w:t>máximo</w:t>
      </w:r>
      <w:proofErr w:type="spellEnd"/>
      <w:r>
        <w:t xml:space="preserve"> – valor </w:t>
      </w:r>
      <w:proofErr w:type="spellStart"/>
      <w:r>
        <w:t>mínimo</w:t>
      </w:r>
      <w:proofErr w:type="spellEnd"/>
      <w:r>
        <w:t xml:space="preserve">)/valor </w:t>
      </w:r>
      <w:proofErr w:type="spellStart"/>
      <w:r>
        <w:t>máximo</w:t>
      </w:r>
      <w:proofErr w:type="spellEnd"/>
      <w:r>
        <w:t xml:space="preserve">. Es una </w:t>
      </w:r>
      <w:proofErr w:type="spellStart"/>
      <w:r>
        <w:t>reducción</w:t>
      </w:r>
      <w:proofErr w:type="spellEnd"/>
      <w:r>
        <w:t xml:space="preserve"> </w:t>
      </w:r>
      <w:proofErr w:type="spellStart"/>
      <w:r>
        <w:t>desde</w:t>
      </w:r>
      <w:proofErr w:type="spellEnd"/>
      <w:r>
        <w:t xml:space="preserve"> el valor </w:t>
      </w:r>
      <w:proofErr w:type="spellStart"/>
      <w:r>
        <w:t>máximo</w:t>
      </w:r>
      <w:proofErr w:type="spellEnd"/>
      <w:r>
        <w:t>.</w:t>
      </w:r>
      <w:r w:rsidR="00353B34">
        <w:t xml:space="preserve"> </w:t>
      </w:r>
      <w:proofErr w:type="spellStart"/>
      <w:r w:rsidR="00353B34">
        <w:t>Perdemos</w:t>
      </w:r>
      <w:proofErr w:type="spellEnd"/>
      <w:r w:rsidR="00353B34">
        <w:t xml:space="preserve"> con </w:t>
      </w:r>
      <w:proofErr w:type="spellStart"/>
      <w:r w:rsidR="00353B34">
        <w:t>relación</w:t>
      </w:r>
      <w:proofErr w:type="spellEnd"/>
      <w:r w:rsidR="00353B34">
        <w:t xml:space="preserve"> al </w:t>
      </w:r>
      <w:proofErr w:type="spellStart"/>
      <w:r w:rsidR="00353B34">
        <w:t>máximo</w:t>
      </w:r>
      <w:proofErr w:type="spellEnd"/>
    </w:p>
  </w:comment>
  <w:comment w:id="61" w:author="Diego" w:date="2021-11-19T15:17:00Z" w:initials="D">
    <w:p w14:paraId="436F64E4" w14:textId="5FC545C5" w:rsidR="00E70F67" w:rsidRDefault="00E70F67">
      <w:pPr>
        <w:pStyle w:val="Commentaire"/>
      </w:pPr>
      <w:r>
        <w:rPr>
          <w:rStyle w:val="Marquedecommentaire"/>
        </w:rPr>
        <w:annotationRef/>
      </w:r>
      <w:r>
        <w:t>28.96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5D2780" w15:done="0"/>
  <w15:commentEx w15:paraId="7AC1404C" w15:done="0"/>
  <w15:commentEx w15:paraId="5229C051" w15:done="0"/>
  <w15:commentEx w15:paraId="0188EA91" w15:done="0"/>
  <w15:commentEx w15:paraId="2E12841D" w15:done="0"/>
  <w15:commentEx w15:paraId="436F64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5E3D2" w16cex:dateUtc="2021-11-19T14:14:00Z"/>
  <w16cex:commentExtensible w16cex:durableId="2545E288" w16cex:dateUtc="2021-11-19T14:14:00Z"/>
  <w16cex:commentExtensible w16cex:durableId="2545DC4C" w16cex:dateUtc="2021-11-19T14:14:00Z"/>
  <w16cex:commentExtensible w16cex:durableId="2545DC4D" w16cex:dateUtc="2021-11-19T16:09:00Z"/>
  <w16cex:commentExtensible w16cex:durableId="2545DC4E" w16cex:dateUtc="2021-11-19T14:17:00Z"/>
  <w16cex:commentExtensible w16cex:durableId="2545DC4F" w16cex:dateUtc="2021-11-19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5D2780" w16cid:durableId="2545E3D2"/>
  <w16cid:commentId w16cid:paraId="7AC1404C" w16cid:durableId="2545E288"/>
  <w16cid:commentId w16cid:paraId="5229C051" w16cid:durableId="2545DC4C"/>
  <w16cid:commentId w16cid:paraId="0188EA91" w16cid:durableId="2545DC4D"/>
  <w16cid:commentId w16cid:paraId="2E12841D" w16cid:durableId="2545DC4E"/>
  <w16cid:commentId w16cid:paraId="436F64E4" w16cid:durableId="2545DC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A2081" w14:textId="77777777" w:rsidR="002C2B83" w:rsidRDefault="002C2B83">
      <w:pPr>
        <w:spacing w:after="0"/>
      </w:pPr>
      <w:r>
        <w:separator/>
      </w:r>
    </w:p>
  </w:endnote>
  <w:endnote w:type="continuationSeparator" w:id="0">
    <w:p w14:paraId="67E5207D" w14:textId="77777777" w:rsidR="002C2B83" w:rsidRDefault="002C2B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haris SIL">
    <w:altName w:val="Charis SIL"/>
    <w:panose1 w:val="020B0604020202020204"/>
    <w:charset w:val="00"/>
    <w:family w:val="swiss"/>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8145C" w14:textId="77777777" w:rsidR="002C2B83" w:rsidRDefault="002C2B83">
      <w:r>
        <w:separator/>
      </w:r>
    </w:p>
  </w:footnote>
  <w:footnote w:type="continuationSeparator" w:id="0">
    <w:p w14:paraId="18EC9275" w14:textId="77777777" w:rsidR="002C2B83" w:rsidRDefault="002C2B83">
      <w:r>
        <w:continuationSeparator/>
      </w:r>
    </w:p>
  </w:footnote>
  <w:footnote w:id="1">
    <w:p w14:paraId="3097E95E" w14:textId="77777777" w:rsidR="00DE3048" w:rsidRDefault="00DE3048">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2">
    <w:p w14:paraId="4EE080FB" w14:textId="41EC4F4B" w:rsidR="00DE3048" w:rsidRPr="00BF2B0B" w:rsidRDefault="00DE3048">
      <w:pPr>
        <w:pStyle w:val="Notedebasdepage"/>
        <w:rPr>
          <w:lang w:val="fr-FR"/>
        </w:rPr>
      </w:pPr>
      <w:r>
        <w:rPr>
          <w:rStyle w:val="Appelnotedebasdep"/>
        </w:rPr>
        <w:footnoteRef/>
      </w:r>
      <w:r w:rsidRPr="00BF2B0B">
        <w:rPr>
          <w:lang w:val="fr-FR"/>
        </w:rPr>
        <w:t xml:space="preserve"> Universidade de Vigo, Departamento de Deseño na Enxeñaría, Ourense, Spain, </w:t>
      </w:r>
      <w:r w:rsidR="002C2B83">
        <w:fldChar w:fldCharType="begin"/>
      </w:r>
      <w:r w:rsidR="002C2B83" w:rsidRPr="009F31FF">
        <w:rPr>
          <w:lang w:val="fr-FR"/>
          <w:rPrChange w:id="0" w:author="Fabio Alberto Cruz Sanchez" w:date="2021-11-22T09:30:00Z">
            <w:rPr/>
          </w:rPrChange>
        </w:rPr>
        <w:instrText xml:space="preserve"> HYPERLINK "mailto:diecapor@uvigo.es" </w:instrText>
      </w:r>
      <w:r w:rsidR="002C2B83">
        <w:fldChar w:fldCharType="separate"/>
      </w:r>
      <w:r w:rsidRPr="009C23D2">
        <w:rPr>
          <w:rStyle w:val="Lienhypertexte"/>
          <w:lang w:val="fr-FR"/>
        </w:rPr>
        <w:t>diecapor@uvigo.es</w:t>
      </w:r>
      <w:r w:rsidR="002C2B83">
        <w:rPr>
          <w:rStyle w:val="Lienhypertexte"/>
          <w:lang w:val="fr-FR"/>
        </w:rPr>
        <w:fldChar w:fldCharType="end"/>
      </w:r>
    </w:p>
  </w:footnote>
  <w:footnote w:id="3">
    <w:p w14:paraId="15C1021D" w14:textId="77777777" w:rsidR="00DE3048" w:rsidRPr="00BF2B0B" w:rsidRDefault="00DE3048">
      <w:pPr>
        <w:pStyle w:val="Notedebasdepage"/>
        <w:rPr>
          <w:lang w:val="fr-FR"/>
        </w:rPr>
      </w:pPr>
      <w:r>
        <w:rPr>
          <w:rStyle w:val="Appelnotedebasdep"/>
        </w:rPr>
        <w:footnoteRef/>
      </w:r>
      <w:r w:rsidRPr="00BF2B0B">
        <w:rPr>
          <w:lang w:val="fr-FR"/>
        </w:rPr>
        <w:t xml:space="preserve"> Université de Lorraine - ERPI - F-54000, Nancy, France, </w:t>
      </w:r>
      <w:r w:rsidR="002C2B83">
        <w:fldChar w:fldCharType="begin"/>
      </w:r>
      <w:r w:rsidR="002C2B83" w:rsidRPr="009F31FF">
        <w:rPr>
          <w:lang w:val="fr-FR"/>
          <w:rPrChange w:id="1" w:author="Fabio Alberto Cruz Sanchez" w:date="2021-11-22T09:30:00Z">
            <w:rPr/>
          </w:rPrChange>
        </w:rPr>
        <w:instrText xml:space="preserve"> HYPERLINK "mailto:cruzsanc1@univ-lorraine.fr" \h </w:instrText>
      </w:r>
      <w:r w:rsidR="002C2B83">
        <w:fldChar w:fldCharType="separate"/>
      </w:r>
      <w:r w:rsidRPr="00BF2B0B">
        <w:rPr>
          <w:rStyle w:val="Lienhypertexte"/>
          <w:lang w:val="fr-FR"/>
        </w:rPr>
        <w:t>cruzsanc1@univ-lorraine.fr</w:t>
      </w:r>
      <w:r w:rsidR="002C2B83">
        <w:rPr>
          <w:rStyle w:val="Lienhypertexte"/>
          <w:lang w:val="fr-FR"/>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6705F"/>
    <w:multiLevelType w:val="hybridMultilevel"/>
    <w:tmpl w:val="C430E26E"/>
    <w:lvl w:ilvl="0" w:tplc="367228DC">
      <w:start w:val="1"/>
      <w:numFmt w:val="lowerLetter"/>
      <w:lvlText w:val="(%1)"/>
      <w:lvlJc w:val="left"/>
      <w:pPr>
        <w:ind w:left="1665" w:hanging="360"/>
      </w:pPr>
      <w:rPr>
        <w:rFonts w:hint="default"/>
      </w:rPr>
    </w:lvl>
    <w:lvl w:ilvl="1" w:tplc="08090019" w:tentative="1">
      <w:start w:val="1"/>
      <w:numFmt w:val="lowerLetter"/>
      <w:lvlText w:val="%2."/>
      <w:lvlJc w:val="left"/>
      <w:pPr>
        <w:ind w:left="2385" w:hanging="360"/>
      </w:pPr>
    </w:lvl>
    <w:lvl w:ilvl="2" w:tplc="0809001B" w:tentative="1">
      <w:start w:val="1"/>
      <w:numFmt w:val="lowerRoman"/>
      <w:lvlText w:val="%3."/>
      <w:lvlJc w:val="right"/>
      <w:pPr>
        <w:ind w:left="3105" w:hanging="180"/>
      </w:pPr>
    </w:lvl>
    <w:lvl w:ilvl="3" w:tplc="0809000F" w:tentative="1">
      <w:start w:val="1"/>
      <w:numFmt w:val="decimal"/>
      <w:lvlText w:val="%4."/>
      <w:lvlJc w:val="left"/>
      <w:pPr>
        <w:ind w:left="3825" w:hanging="360"/>
      </w:pPr>
    </w:lvl>
    <w:lvl w:ilvl="4" w:tplc="08090019" w:tentative="1">
      <w:start w:val="1"/>
      <w:numFmt w:val="lowerLetter"/>
      <w:lvlText w:val="%5."/>
      <w:lvlJc w:val="left"/>
      <w:pPr>
        <w:ind w:left="4545" w:hanging="360"/>
      </w:pPr>
    </w:lvl>
    <w:lvl w:ilvl="5" w:tplc="0809001B" w:tentative="1">
      <w:start w:val="1"/>
      <w:numFmt w:val="lowerRoman"/>
      <w:lvlText w:val="%6."/>
      <w:lvlJc w:val="right"/>
      <w:pPr>
        <w:ind w:left="5265" w:hanging="180"/>
      </w:pPr>
    </w:lvl>
    <w:lvl w:ilvl="6" w:tplc="0809000F" w:tentative="1">
      <w:start w:val="1"/>
      <w:numFmt w:val="decimal"/>
      <w:lvlText w:val="%7."/>
      <w:lvlJc w:val="left"/>
      <w:pPr>
        <w:ind w:left="5985" w:hanging="360"/>
      </w:pPr>
    </w:lvl>
    <w:lvl w:ilvl="7" w:tplc="08090019" w:tentative="1">
      <w:start w:val="1"/>
      <w:numFmt w:val="lowerLetter"/>
      <w:lvlText w:val="%8."/>
      <w:lvlJc w:val="left"/>
      <w:pPr>
        <w:ind w:left="6705" w:hanging="360"/>
      </w:pPr>
    </w:lvl>
    <w:lvl w:ilvl="8" w:tplc="0809001B" w:tentative="1">
      <w:start w:val="1"/>
      <w:numFmt w:val="lowerRoman"/>
      <w:lvlText w:val="%9."/>
      <w:lvlJc w:val="right"/>
      <w:pPr>
        <w:ind w:left="7425" w:hanging="180"/>
      </w:pPr>
    </w:lvl>
  </w:abstractNum>
  <w:abstractNum w:abstractNumId="1" w15:restartNumberingAfterBreak="0">
    <w:nsid w:val="2C1AE401"/>
    <w:multiLevelType w:val="multilevel"/>
    <w:tmpl w:val="6C402D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56A25AF"/>
    <w:multiLevelType w:val="hybridMultilevel"/>
    <w:tmpl w:val="1060759E"/>
    <w:lvl w:ilvl="0" w:tplc="B9EC34AE">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Alberto Cruz Sanchez">
    <w15:presenceInfo w15:providerId="AD" w15:userId="S::cruzsanc1@univ-lorraine.fr::35c611f6-818e-4a45-9e97-026cf77017cf"/>
  </w15:person>
  <w15:person w15:author="Diego">
    <w15:presenceInfo w15:providerId="None" w15:userId="Die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724"/>
    <w:rsid w:val="00011C8B"/>
    <w:rsid w:val="0002771E"/>
    <w:rsid w:val="00041708"/>
    <w:rsid w:val="0005721F"/>
    <w:rsid w:val="0007317F"/>
    <w:rsid w:val="000B2C29"/>
    <w:rsid w:val="000E076F"/>
    <w:rsid w:val="000E6AE3"/>
    <w:rsid w:val="001024BC"/>
    <w:rsid w:val="001133A0"/>
    <w:rsid w:val="00134151"/>
    <w:rsid w:val="001565DC"/>
    <w:rsid w:val="00164DF3"/>
    <w:rsid w:val="00176CAF"/>
    <w:rsid w:val="001B636D"/>
    <w:rsid w:val="001C22F9"/>
    <w:rsid w:val="001C2CEB"/>
    <w:rsid w:val="001D1D29"/>
    <w:rsid w:val="001F1879"/>
    <w:rsid w:val="001F2ECE"/>
    <w:rsid w:val="002204C5"/>
    <w:rsid w:val="00226DB0"/>
    <w:rsid w:val="0026019D"/>
    <w:rsid w:val="00294ED4"/>
    <w:rsid w:val="002A1A4F"/>
    <w:rsid w:val="002A1BFC"/>
    <w:rsid w:val="002C0C60"/>
    <w:rsid w:val="002C2B83"/>
    <w:rsid w:val="002D23B1"/>
    <w:rsid w:val="002D59BD"/>
    <w:rsid w:val="00314D2B"/>
    <w:rsid w:val="00336B9A"/>
    <w:rsid w:val="00336F5F"/>
    <w:rsid w:val="00336FEE"/>
    <w:rsid w:val="00337AD1"/>
    <w:rsid w:val="00353B34"/>
    <w:rsid w:val="0037799B"/>
    <w:rsid w:val="00380257"/>
    <w:rsid w:val="00395B6A"/>
    <w:rsid w:val="004308F6"/>
    <w:rsid w:val="00431E95"/>
    <w:rsid w:val="00437204"/>
    <w:rsid w:val="00447E2D"/>
    <w:rsid w:val="004B6033"/>
    <w:rsid w:val="004E29B3"/>
    <w:rsid w:val="004E7C12"/>
    <w:rsid w:val="004F5C51"/>
    <w:rsid w:val="004F6029"/>
    <w:rsid w:val="00510250"/>
    <w:rsid w:val="005162B9"/>
    <w:rsid w:val="005311C4"/>
    <w:rsid w:val="005539D7"/>
    <w:rsid w:val="00557469"/>
    <w:rsid w:val="00567BA9"/>
    <w:rsid w:val="0057387A"/>
    <w:rsid w:val="00582246"/>
    <w:rsid w:val="0058501E"/>
    <w:rsid w:val="00590D07"/>
    <w:rsid w:val="005A3FBD"/>
    <w:rsid w:val="005E0D33"/>
    <w:rsid w:val="005E7055"/>
    <w:rsid w:val="0062204B"/>
    <w:rsid w:val="00634880"/>
    <w:rsid w:val="006577C7"/>
    <w:rsid w:val="00661904"/>
    <w:rsid w:val="006B5F56"/>
    <w:rsid w:val="006D6CD2"/>
    <w:rsid w:val="006F02C5"/>
    <w:rsid w:val="00716EB6"/>
    <w:rsid w:val="007261DF"/>
    <w:rsid w:val="007503BE"/>
    <w:rsid w:val="00763735"/>
    <w:rsid w:val="00777252"/>
    <w:rsid w:val="00783EBB"/>
    <w:rsid w:val="00784D58"/>
    <w:rsid w:val="00793FD0"/>
    <w:rsid w:val="007B0254"/>
    <w:rsid w:val="007D529A"/>
    <w:rsid w:val="007E1F9A"/>
    <w:rsid w:val="008D22FE"/>
    <w:rsid w:val="008D6863"/>
    <w:rsid w:val="008F007D"/>
    <w:rsid w:val="008F47C5"/>
    <w:rsid w:val="009172ED"/>
    <w:rsid w:val="0093655B"/>
    <w:rsid w:val="00956147"/>
    <w:rsid w:val="009C23D2"/>
    <w:rsid w:val="009F31FF"/>
    <w:rsid w:val="00A0411C"/>
    <w:rsid w:val="00A46EA9"/>
    <w:rsid w:val="00A52AB3"/>
    <w:rsid w:val="00AC2D53"/>
    <w:rsid w:val="00AD109F"/>
    <w:rsid w:val="00B1478C"/>
    <w:rsid w:val="00B1663D"/>
    <w:rsid w:val="00B316FE"/>
    <w:rsid w:val="00B44125"/>
    <w:rsid w:val="00B44D70"/>
    <w:rsid w:val="00B625E8"/>
    <w:rsid w:val="00B86B75"/>
    <w:rsid w:val="00BB09C1"/>
    <w:rsid w:val="00BB422F"/>
    <w:rsid w:val="00BC48D5"/>
    <w:rsid w:val="00BD4A80"/>
    <w:rsid w:val="00BF1E6C"/>
    <w:rsid w:val="00BF2B0B"/>
    <w:rsid w:val="00BF78A5"/>
    <w:rsid w:val="00C039C4"/>
    <w:rsid w:val="00C3372F"/>
    <w:rsid w:val="00C36279"/>
    <w:rsid w:val="00C423F6"/>
    <w:rsid w:val="00C4507C"/>
    <w:rsid w:val="00C5796C"/>
    <w:rsid w:val="00C6287C"/>
    <w:rsid w:val="00C65AEC"/>
    <w:rsid w:val="00C70608"/>
    <w:rsid w:val="00CB0D7C"/>
    <w:rsid w:val="00CD4BEF"/>
    <w:rsid w:val="00CD6347"/>
    <w:rsid w:val="00CE3D65"/>
    <w:rsid w:val="00D11BFF"/>
    <w:rsid w:val="00D35013"/>
    <w:rsid w:val="00D56BE3"/>
    <w:rsid w:val="00D75389"/>
    <w:rsid w:val="00D819B7"/>
    <w:rsid w:val="00DA4E51"/>
    <w:rsid w:val="00DB1860"/>
    <w:rsid w:val="00DC71AA"/>
    <w:rsid w:val="00DE1768"/>
    <w:rsid w:val="00DE3048"/>
    <w:rsid w:val="00E16A61"/>
    <w:rsid w:val="00E315A3"/>
    <w:rsid w:val="00E50460"/>
    <w:rsid w:val="00E70F67"/>
    <w:rsid w:val="00E755DD"/>
    <w:rsid w:val="00E84039"/>
    <w:rsid w:val="00E90B58"/>
    <w:rsid w:val="00EB3561"/>
    <w:rsid w:val="00ED184C"/>
    <w:rsid w:val="00ED1DA4"/>
    <w:rsid w:val="00F121A1"/>
    <w:rsid w:val="00F204A7"/>
    <w:rsid w:val="00F3451E"/>
    <w:rsid w:val="00F42558"/>
    <w:rsid w:val="00F5657C"/>
    <w:rsid w:val="00F75049"/>
    <w:rsid w:val="00FB23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1CBA"/>
  <w15:docId w15:val="{0A829E2B-220C-1D4A-83BF-0E00BE98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BF2B0B"/>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176CAF"/>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5311C4"/>
    <w:rPr>
      <w:i/>
      <w:iCs/>
    </w:rPr>
  </w:style>
  <w:style w:type="paragraph" w:customStyle="1" w:styleId="Default">
    <w:name w:val="Default"/>
    <w:rsid w:val="00B44D70"/>
    <w:pPr>
      <w:autoSpaceDE w:val="0"/>
      <w:autoSpaceDN w:val="0"/>
      <w:adjustRightInd w:val="0"/>
      <w:spacing w:after="0"/>
    </w:pPr>
    <w:rPr>
      <w:rFonts w:ascii="Charis SIL" w:hAnsi="Charis SIL" w:cs="Charis SIL"/>
      <w:color w:val="000000"/>
      <w:lang w:val="es-ES"/>
    </w:rPr>
  </w:style>
  <w:style w:type="character" w:styleId="Marquedecommentaire">
    <w:name w:val="annotation reference"/>
    <w:basedOn w:val="Policepardfaut"/>
    <w:semiHidden/>
    <w:unhideWhenUsed/>
    <w:rsid w:val="00ED1DA4"/>
    <w:rPr>
      <w:sz w:val="16"/>
      <w:szCs w:val="16"/>
    </w:rPr>
  </w:style>
  <w:style w:type="paragraph" w:styleId="Commentaire">
    <w:name w:val="annotation text"/>
    <w:basedOn w:val="Normal"/>
    <w:link w:val="CommentaireCar"/>
    <w:semiHidden/>
    <w:unhideWhenUsed/>
    <w:rsid w:val="00ED1DA4"/>
    <w:rPr>
      <w:sz w:val="20"/>
      <w:szCs w:val="20"/>
    </w:rPr>
  </w:style>
  <w:style w:type="character" w:customStyle="1" w:styleId="CommentaireCar">
    <w:name w:val="Commentaire Car"/>
    <w:basedOn w:val="Policepardfaut"/>
    <w:link w:val="Commentaire"/>
    <w:semiHidden/>
    <w:rsid w:val="00ED1DA4"/>
    <w:rPr>
      <w:sz w:val="20"/>
      <w:szCs w:val="20"/>
    </w:rPr>
  </w:style>
  <w:style w:type="paragraph" w:styleId="Objetducommentaire">
    <w:name w:val="annotation subject"/>
    <w:basedOn w:val="Commentaire"/>
    <w:next w:val="Commentaire"/>
    <w:link w:val="ObjetducommentaireCar"/>
    <w:semiHidden/>
    <w:unhideWhenUsed/>
    <w:rsid w:val="00ED1DA4"/>
    <w:rPr>
      <w:b/>
      <w:bCs/>
    </w:rPr>
  </w:style>
  <w:style w:type="character" w:customStyle="1" w:styleId="ObjetducommentaireCar">
    <w:name w:val="Objet du commentaire Car"/>
    <w:basedOn w:val="CommentaireCar"/>
    <w:link w:val="Objetducommentaire"/>
    <w:semiHidden/>
    <w:rsid w:val="00ED1DA4"/>
    <w:rPr>
      <w:b/>
      <w:bCs/>
      <w:sz w:val="20"/>
      <w:szCs w:val="20"/>
    </w:rPr>
  </w:style>
  <w:style w:type="paragraph" w:styleId="Textedebulles">
    <w:name w:val="Balloon Text"/>
    <w:basedOn w:val="Normal"/>
    <w:link w:val="TextedebullesCar"/>
    <w:semiHidden/>
    <w:unhideWhenUsed/>
    <w:rsid w:val="00ED1DA4"/>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ED1DA4"/>
    <w:rPr>
      <w:rFonts w:ascii="Segoe UI" w:hAnsi="Segoe UI" w:cs="Segoe UI"/>
      <w:sz w:val="18"/>
      <w:szCs w:val="18"/>
    </w:rPr>
  </w:style>
  <w:style w:type="paragraph" w:styleId="Rvision">
    <w:name w:val="Revision"/>
    <w:hidden/>
    <w:semiHidden/>
    <w:rsid w:val="00C6287C"/>
    <w:pPr>
      <w:spacing w:after="0"/>
    </w:pPr>
  </w:style>
  <w:style w:type="character" w:styleId="Lienhypertextesuivivisit">
    <w:name w:val="FollowedHyperlink"/>
    <w:basedOn w:val="Policepardfaut"/>
    <w:semiHidden/>
    <w:unhideWhenUsed/>
    <w:rsid w:val="00AC2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4569">
      <w:bodyDiv w:val="1"/>
      <w:marLeft w:val="0"/>
      <w:marRight w:val="0"/>
      <w:marTop w:val="0"/>
      <w:marBottom w:val="0"/>
      <w:divBdr>
        <w:top w:val="none" w:sz="0" w:space="0" w:color="auto"/>
        <w:left w:val="none" w:sz="0" w:space="0" w:color="auto"/>
        <w:bottom w:val="none" w:sz="0" w:space="0" w:color="auto"/>
        <w:right w:val="none" w:sz="0" w:space="0" w:color="auto"/>
      </w:divBdr>
      <w:divsChild>
        <w:div w:id="611061481">
          <w:marLeft w:val="0"/>
          <w:marRight w:val="0"/>
          <w:marTop w:val="0"/>
          <w:marBottom w:val="0"/>
          <w:divBdr>
            <w:top w:val="none" w:sz="0" w:space="0" w:color="auto"/>
            <w:left w:val="none" w:sz="0" w:space="0" w:color="auto"/>
            <w:bottom w:val="none" w:sz="0" w:space="0" w:color="auto"/>
            <w:right w:val="none" w:sz="0" w:space="0" w:color="auto"/>
          </w:divBdr>
          <w:divsChild>
            <w:div w:id="2116443330">
              <w:marLeft w:val="0"/>
              <w:marRight w:val="0"/>
              <w:marTop w:val="0"/>
              <w:marBottom w:val="0"/>
              <w:divBdr>
                <w:top w:val="none" w:sz="0" w:space="0" w:color="auto"/>
                <w:left w:val="none" w:sz="0" w:space="0" w:color="auto"/>
                <w:bottom w:val="none" w:sz="0" w:space="0" w:color="auto"/>
                <w:right w:val="none" w:sz="0" w:space="0" w:color="auto"/>
              </w:divBdr>
              <w:divsChild>
                <w:div w:id="869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32222">
      <w:bodyDiv w:val="1"/>
      <w:marLeft w:val="0"/>
      <w:marRight w:val="0"/>
      <w:marTop w:val="0"/>
      <w:marBottom w:val="0"/>
      <w:divBdr>
        <w:top w:val="none" w:sz="0" w:space="0" w:color="auto"/>
        <w:left w:val="none" w:sz="0" w:space="0" w:color="auto"/>
        <w:bottom w:val="none" w:sz="0" w:space="0" w:color="auto"/>
        <w:right w:val="none" w:sz="0" w:space="0" w:color="auto"/>
      </w:divBdr>
      <w:divsChild>
        <w:div w:id="720441322">
          <w:marLeft w:val="0"/>
          <w:marRight w:val="0"/>
          <w:marTop w:val="0"/>
          <w:marBottom w:val="0"/>
          <w:divBdr>
            <w:top w:val="none" w:sz="0" w:space="0" w:color="auto"/>
            <w:left w:val="none" w:sz="0" w:space="0" w:color="auto"/>
            <w:bottom w:val="none" w:sz="0" w:space="0" w:color="auto"/>
            <w:right w:val="none" w:sz="0" w:space="0" w:color="auto"/>
          </w:divBdr>
          <w:divsChild>
            <w:div w:id="1407189868">
              <w:marLeft w:val="0"/>
              <w:marRight w:val="0"/>
              <w:marTop w:val="0"/>
              <w:marBottom w:val="0"/>
              <w:divBdr>
                <w:top w:val="none" w:sz="0" w:space="0" w:color="auto"/>
                <w:left w:val="none" w:sz="0" w:space="0" w:color="auto"/>
                <w:bottom w:val="none" w:sz="0" w:space="0" w:color="auto"/>
                <w:right w:val="none" w:sz="0" w:space="0" w:color="auto"/>
              </w:divBdr>
            </w:div>
            <w:div w:id="1015352696">
              <w:marLeft w:val="0"/>
              <w:marRight w:val="0"/>
              <w:marTop w:val="0"/>
              <w:marBottom w:val="0"/>
              <w:divBdr>
                <w:top w:val="none" w:sz="0" w:space="0" w:color="auto"/>
                <w:left w:val="none" w:sz="0" w:space="0" w:color="auto"/>
                <w:bottom w:val="none" w:sz="0" w:space="0" w:color="auto"/>
                <w:right w:val="none" w:sz="0" w:space="0" w:color="auto"/>
              </w:divBdr>
            </w:div>
            <w:div w:id="873932158">
              <w:marLeft w:val="0"/>
              <w:marRight w:val="0"/>
              <w:marTop w:val="0"/>
              <w:marBottom w:val="0"/>
              <w:divBdr>
                <w:top w:val="none" w:sz="0" w:space="0" w:color="auto"/>
                <w:left w:val="none" w:sz="0" w:space="0" w:color="auto"/>
                <w:bottom w:val="none" w:sz="0" w:space="0" w:color="auto"/>
                <w:right w:val="none" w:sz="0" w:space="0" w:color="auto"/>
              </w:divBdr>
            </w:div>
            <w:div w:id="1401948934">
              <w:marLeft w:val="0"/>
              <w:marRight w:val="0"/>
              <w:marTop w:val="0"/>
              <w:marBottom w:val="0"/>
              <w:divBdr>
                <w:top w:val="none" w:sz="0" w:space="0" w:color="auto"/>
                <w:left w:val="none" w:sz="0" w:space="0" w:color="auto"/>
                <w:bottom w:val="none" w:sz="0" w:space="0" w:color="auto"/>
                <w:right w:val="none" w:sz="0" w:space="0" w:color="auto"/>
              </w:divBdr>
            </w:div>
            <w:div w:id="1980843408">
              <w:marLeft w:val="0"/>
              <w:marRight w:val="0"/>
              <w:marTop w:val="0"/>
              <w:marBottom w:val="0"/>
              <w:divBdr>
                <w:top w:val="none" w:sz="0" w:space="0" w:color="auto"/>
                <w:left w:val="none" w:sz="0" w:space="0" w:color="auto"/>
                <w:bottom w:val="none" w:sz="0" w:space="0" w:color="auto"/>
                <w:right w:val="none" w:sz="0" w:space="0" w:color="auto"/>
              </w:divBdr>
            </w:div>
            <w:div w:id="1165509645">
              <w:marLeft w:val="0"/>
              <w:marRight w:val="0"/>
              <w:marTop w:val="0"/>
              <w:marBottom w:val="0"/>
              <w:divBdr>
                <w:top w:val="none" w:sz="0" w:space="0" w:color="auto"/>
                <w:left w:val="none" w:sz="0" w:space="0" w:color="auto"/>
                <w:bottom w:val="none" w:sz="0" w:space="0" w:color="auto"/>
                <w:right w:val="none" w:sz="0" w:space="0" w:color="auto"/>
              </w:divBdr>
            </w:div>
            <w:div w:id="1398819735">
              <w:marLeft w:val="0"/>
              <w:marRight w:val="0"/>
              <w:marTop w:val="0"/>
              <w:marBottom w:val="0"/>
              <w:divBdr>
                <w:top w:val="none" w:sz="0" w:space="0" w:color="auto"/>
                <w:left w:val="none" w:sz="0" w:space="0" w:color="auto"/>
                <w:bottom w:val="none" w:sz="0" w:space="0" w:color="auto"/>
                <w:right w:val="none" w:sz="0" w:space="0" w:color="auto"/>
              </w:divBdr>
            </w:div>
            <w:div w:id="100150456">
              <w:marLeft w:val="0"/>
              <w:marRight w:val="0"/>
              <w:marTop w:val="0"/>
              <w:marBottom w:val="0"/>
              <w:divBdr>
                <w:top w:val="none" w:sz="0" w:space="0" w:color="auto"/>
                <w:left w:val="none" w:sz="0" w:space="0" w:color="auto"/>
                <w:bottom w:val="none" w:sz="0" w:space="0" w:color="auto"/>
                <w:right w:val="none" w:sz="0" w:space="0" w:color="auto"/>
              </w:divBdr>
            </w:div>
            <w:div w:id="753360442">
              <w:marLeft w:val="0"/>
              <w:marRight w:val="0"/>
              <w:marTop w:val="0"/>
              <w:marBottom w:val="0"/>
              <w:divBdr>
                <w:top w:val="none" w:sz="0" w:space="0" w:color="auto"/>
                <w:left w:val="none" w:sz="0" w:space="0" w:color="auto"/>
                <w:bottom w:val="none" w:sz="0" w:space="0" w:color="auto"/>
                <w:right w:val="none" w:sz="0" w:space="0" w:color="auto"/>
              </w:divBdr>
            </w:div>
            <w:div w:id="1908300860">
              <w:marLeft w:val="0"/>
              <w:marRight w:val="0"/>
              <w:marTop w:val="0"/>
              <w:marBottom w:val="0"/>
              <w:divBdr>
                <w:top w:val="none" w:sz="0" w:space="0" w:color="auto"/>
                <w:left w:val="none" w:sz="0" w:space="0" w:color="auto"/>
                <w:bottom w:val="none" w:sz="0" w:space="0" w:color="auto"/>
                <w:right w:val="none" w:sz="0" w:space="0" w:color="auto"/>
              </w:divBdr>
            </w:div>
            <w:div w:id="321199281">
              <w:marLeft w:val="0"/>
              <w:marRight w:val="0"/>
              <w:marTop w:val="0"/>
              <w:marBottom w:val="0"/>
              <w:divBdr>
                <w:top w:val="none" w:sz="0" w:space="0" w:color="auto"/>
                <w:left w:val="none" w:sz="0" w:space="0" w:color="auto"/>
                <w:bottom w:val="none" w:sz="0" w:space="0" w:color="auto"/>
                <w:right w:val="none" w:sz="0" w:space="0" w:color="auto"/>
              </w:divBdr>
            </w:div>
            <w:div w:id="838352175">
              <w:marLeft w:val="0"/>
              <w:marRight w:val="0"/>
              <w:marTop w:val="0"/>
              <w:marBottom w:val="0"/>
              <w:divBdr>
                <w:top w:val="none" w:sz="0" w:space="0" w:color="auto"/>
                <w:left w:val="none" w:sz="0" w:space="0" w:color="auto"/>
                <w:bottom w:val="none" w:sz="0" w:space="0" w:color="auto"/>
                <w:right w:val="none" w:sz="0" w:space="0" w:color="auto"/>
              </w:divBdr>
            </w:div>
            <w:div w:id="1426342856">
              <w:marLeft w:val="0"/>
              <w:marRight w:val="0"/>
              <w:marTop w:val="0"/>
              <w:marBottom w:val="0"/>
              <w:divBdr>
                <w:top w:val="none" w:sz="0" w:space="0" w:color="auto"/>
                <w:left w:val="none" w:sz="0" w:space="0" w:color="auto"/>
                <w:bottom w:val="none" w:sz="0" w:space="0" w:color="auto"/>
                <w:right w:val="none" w:sz="0" w:space="0" w:color="auto"/>
              </w:divBdr>
            </w:div>
            <w:div w:id="1616399142">
              <w:marLeft w:val="0"/>
              <w:marRight w:val="0"/>
              <w:marTop w:val="0"/>
              <w:marBottom w:val="0"/>
              <w:divBdr>
                <w:top w:val="none" w:sz="0" w:space="0" w:color="auto"/>
                <w:left w:val="none" w:sz="0" w:space="0" w:color="auto"/>
                <w:bottom w:val="none" w:sz="0" w:space="0" w:color="auto"/>
                <w:right w:val="none" w:sz="0" w:space="0" w:color="auto"/>
              </w:divBdr>
            </w:div>
            <w:div w:id="187914664">
              <w:marLeft w:val="0"/>
              <w:marRight w:val="0"/>
              <w:marTop w:val="0"/>
              <w:marBottom w:val="0"/>
              <w:divBdr>
                <w:top w:val="none" w:sz="0" w:space="0" w:color="auto"/>
                <w:left w:val="none" w:sz="0" w:space="0" w:color="auto"/>
                <w:bottom w:val="none" w:sz="0" w:space="0" w:color="auto"/>
                <w:right w:val="none" w:sz="0" w:space="0" w:color="auto"/>
              </w:divBdr>
            </w:div>
            <w:div w:id="399015209">
              <w:marLeft w:val="0"/>
              <w:marRight w:val="0"/>
              <w:marTop w:val="0"/>
              <w:marBottom w:val="0"/>
              <w:divBdr>
                <w:top w:val="none" w:sz="0" w:space="0" w:color="auto"/>
                <w:left w:val="none" w:sz="0" w:space="0" w:color="auto"/>
                <w:bottom w:val="none" w:sz="0" w:space="0" w:color="auto"/>
                <w:right w:val="none" w:sz="0" w:space="0" w:color="auto"/>
              </w:divBdr>
            </w:div>
            <w:div w:id="936788009">
              <w:marLeft w:val="0"/>
              <w:marRight w:val="0"/>
              <w:marTop w:val="0"/>
              <w:marBottom w:val="0"/>
              <w:divBdr>
                <w:top w:val="none" w:sz="0" w:space="0" w:color="auto"/>
                <w:left w:val="none" w:sz="0" w:space="0" w:color="auto"/>
                <w:bottom w:val="none" w:sz="0" w:space="0" w:color="auto"/>
                <w:right w:val="none" w:sz="0" w:space="0" w:color="auto"/>
              </w:divBdr>
            </w:div>
            <w:div w:id="13728014">
              <w:marLeft w:val="0"/>
              <w:marRight w:val="0"/>
              <w:marTop w:val="0"/>
              <w:marBottom w:val="0"/>
              <w:divBdr>
                <w:top w:val="none" w:sz="0" w:space="0" w:color="auto"/>
                <w:left w:val="none" w:sz="0" w:space="0" w:color="auto"/>
                <w:bottom w:val="none" w:sz="0" w:space="0" w:color="auto"/>
                <w:right w:val="none" w:sz="0" w:space="0" w:color="auto"/>
              </w:divBdr>
            </w:div>
            <w:div w:id="881594330">
              <w:marLeft w:val="0"/>
              <w:marRight w:val="0"/>
              <w:marTop w:val="0"/>
              <w:marBottom w:val="0"/>
              <w:divBdr>
                <w:top w:val="none" w:sz="0" w:space="0" w:color="auto"/>
                <w:left w:val="none" w:sz="0" w:space="0" w:color="auto"/>
                <w:bottom w:val="none" w:sz="0" w:space="0" w:color="auto"/>
                <w:right w:val="none" w:sz="0" w:space="0" w:color="auto"/>
              </w:divBdr>
            </w:div>
            <w:div w:id="904754952">
              <w:marLeft w:val="0"/>
              <w:marRight w:val="0"/>
              <w:marTop w:val="0"/>
              <w:marBottom w:val="0"/>
              <w:divBdr>
                <w:top w:val="none" w:sz="0" w:space="0" w:color="auto"/>
                <w:left w:val="none" w:sz="0" w:space="0" w:color="auto"/>
                <w:bottom w:val="none" w:sz="0" w:space="0" w:color="auto"/>
                <w:right w:val="none" w:sz="0" w:space="0" w:color="auto"/>
              </w:divBdr>
            </w:div>
            <w:div w:id="185288028">
              <w:marLeft w:val="0"/>
              <w:marRight w:val="0"/>
              <w:marTop w:val="0"/>
              <w:marBottom w:val="0"/>
              <w:divBdr>
                <w:top w:val="none" w:sz="0" w:space="0" w:color="auto"/>
                <w:left w:val="none" w:sz="0" w:space="0" w:color="auto"/>
                <w:bottom w:val="none" w:sz="0" w:space="0" w:color="auto"/>
                <w:right w:val="none" w:sz="0" w:space="0" w:color="auto"/>
              </w:divBdr>
            </w:div>
            <w:div w:id="1853645429">
              <w:marLeft w:val="0"/>
              <w:marRight w:val="0"/>
              <w:marTop w:val="0"/>
              <w:marBottom w:val="0"/>
              <w:divBdr>
                <w:top w:val="none" w:sz="0" w:space="0" w:color="auto"/>
                <w:left w:val="none" w:sz="0" w:space="0" w:color="auto"/>
                <w:bottom w:val="none" w:sz="0" w:space="0" w:color="auto"/>
                <w:right w:val="none" w:sz="0" w:space="0" w:color="auto"/>
              </w:divBdr>
            </w:div>
            <w:div w:id="1243679379">
              <w:marLeft w:val="0"/>
              <w:marRight w:val="0"/>
              <w:marTop w:val="0"/>
              <w:marBottom w:val="0"/>
              <w:divBdr>
                <w:top w:val="none" w:sz="0" w:space="0" w:color="auto"/>
                <w:left w:val="none" w:sz="0" w:space="0" w:color="auto"/>
                <w:bottom w:val="none" w:sz="0" w:space="0" w:color="auto"/>
                <w:right w:val="none" w:sz="0" w:space="0" w:color="auto"/>
              </w:divBdr>
            </w:div>
            <w:div w:id="920061597">
              <w:marLeft w:val="0"/>
              <w:marRight w:val="0"/>
              <w:marTop w:val="0"/>
              <w:marBottom w:val="0"/>
              <w:divBdr>
                <w:top w:val="none" w:sz="0" w:space="0" w:color="auto"/>
                <w:left w:val="none" w:sz="0" w:space="0" w:color="auto"/>
                <w:bottom w:val="none" w:sz="0" w:space="0" w:color="auto"/>
                <w:right w:val="none" w:sz="0" w:space="0" w:color="auto"/>
              </w:divBdr>
            </w:div>
            <w:div w:id="1177036282">
              <w:marLeft w:val="0"/>
              <w:marRight w:val="0"/>
              <w:marTop w:val="0"/>
              <w:marBottom w:val="0"/>
              <w:divBdr>
                <w:top w:val="none" w:sz="0" w:space="0" w:color="auto"/>
                <w:left w:val="none" w:sz="0" w:space="0" w:color="auto"/>
                <w:bottom w:val="none" w:sz="0" w:space="0" w:color="auto"/>
                <w:right w:val="none" w:sz="0" w:space="0" w:color="auto"/>
              </w:divBdr>
            </w:div>
            <w:div w:id="1858107962">
              <w:marLeft w:val="0"/>
              <w:marRight w:val="0"/>
              <w:marTop w:val="0"/>
              <w:marBottom w:val="0"/>
              <w:divBdr>
                <w:top w:val="none" w:sz="0" w:space="0" w:color="auto"/>
                <w:left w:val="none" w:sz="0" w:space="0" w:color="auto"/>
                <w:bottom w:val="none" w:sz="0" w:space="0" w:color="auto"/>
                <w:right w:val="none" w:sz="0" w:space="0" w:color="auto"/>
              </w:divBdr>
            </w:div>
            <w:div w:id="583145952">
              <w:marLeft w:val="0"/>
              <w:marRight w:val="0"/>
              <w:marTop w:val="0"/>
              <w:marBottom w:val="0"/>
              <w:divBdr>
                <w:top w:val="none" w:sz="0" w:space="0" w:color="auto"/>
                <w:left w:val="none" w:sz="0" w:space="0" w:color="auto"/>
                <w:bottom w:val="none" w:sz="0" w:space="0" w:color="auto"/>
                <w:right w:val="none" w:sz="0" w:space="0" w:color="auto"/>
              </w:divBdr>
            </w:div>
            <w:div w:id="1117720944">
              <w:marLeft w:val="0"/>
              <w:marRight w:val="0"/>
              <w:marTop w:val="0"/>
              <w:marBottom w:val="0"/>
              <w:divBdr>
                <w:top w:val="none" w:sz="0" w:space="0" w:color="auto"/>
                <w:left w:val="none" w:sz="0" w:space="0" w:color="auto"/>
                <w:bottom w:val="none" w:sz="0" w:space="0" w:color="auto"/>
                <w:right w:val="none" w:sz="0" w:space="0" w:color="auto"/>
              </w:divBdr>
            </w:div>
            <w:div w:id="123474760">
              <w:marLeft w:val="0"/>
              <w:marRight w:val="0"/>
              <w:marTop w:val="0"/>
              <w:marBottom w:val="0"/>
              <w:divBdr>
                <w:top w:val="none" w:sz="0" w:space="0" w:color="auto"/>
                <w:left w:val="none" w:sz="0" w:space="0" w:color="auto"/>
                <w:bottom w:val="none" w:sz="0" w:space="0" w:color="auto"/>
                <w:right w:val="none" w:sz="0" w:space="0" w:color="auto"/>
              </w:divBdr>
            </w:div>
            <w:div w:id="1273055382">
              <w:marLeft w:val="0"/>
              <w:marRight w:val="0"/>
              <w:marTop w:val="0"/>
              <w:marBottom w:val="0"/>
              <w:divBdr>
                <w:top w:val="none" w:sz="0" w:space="0" w:color="auto"/>
                <w:left w:val="none" w:sz="0" w:space="0" w:color="auto"/>
                <w:bottom w:val="none" w:sz="0" w:space="0" w:color="auto"/>
                <w:right w:val="none" w:sz="0" w:space="0" w:color="auto"/>
              </w:divBdr>
            </w:div>
            <w:div w:id="875578494">
              <w:marLeft w:val="0"/>
              <w:marRight w:val="0"/>
              <w:marTop w:val="0"/>
              <w:marBottom w:val="0"/>
              <w:divBdr>
                <w:top w:val="none" w:sz="0" w:space="0" w:color="auto"/>
                <w:left w:val="none" w:sz="0" w:space="0" w:color="auto"/>
                <w:bottom w:val="none" w:sz="0" w:space="0" w:color="auto"/>
                <w:right w:val="none" w:sz="0" w:space="0" w:color="auto"/>
              </w:divBdr>
            </w:div>
          </w:divsChild>
        </w:div>
        <w:div w:id="2107339177">
          <w:marLeft w:val="0"/>
          <w:marRight w:val="0"/>
          <w:marTop w:val="0"/>
          <w:marBottom w:val="0"/>
          <w:divBdr>
            <w:top w:val="none" w:sz="0" w:space="0" w:color="auto"/>
            <w:left w:val="none" w:sz="0" w:space="0" w:color="auto"/>
            <w:bottom w:val="none" w:sz="0" w:space="0" w:color="auto"/>
            <w:right w:val="none" w:sz="0" w:space="0" w:color="auto"/>
          </w:divBdr>
        </w:div>
      </w:divsChild>
    </w:div>
    <w:div w:id="365835511">
      <w:bodyDiv w:val="1"/>
      <w:marLeft w:val="0"/>
      <w:marRight w:val="0"/>
      <w:marTop w:val="0"/>
      <w:marBottom w:val="0"/>
      <w:divBdr>
        <w:top w:val="none" w:sz="0" w:space="0" w:color="auto"/>
        <w:left w:val="none" w:sz="0" w:space="0" w:color="auto"/>
        <w:bottom w:val="none" w:sz="0" w:space="0" w:color="auto"/>
        <w:right w:val="none" w:sz="0" w:space="0" w:color="auto"/>
      </w:divBdr>
    </w:div>
    <w:div w:id="378475734">
      <w:bodyDiv w:val="1"/>
      <w:marLeft w:val="0"/>
      <w:marRight w:val="0"/>
      <w:marTop w:val="0"/>
      <w:marBottom w:val="0"/>
      <w:divBdr>
        <w:top w:val="none" w:sz="0" w:space="0" w:color="auto"/>
        <w:left w:val="none" w:sz="0" w:space="0" w:color="auto"/>
        <w:bottom w:val="none" w:sz="0" w:space="0" w:color="auto"/>
        <w:right w:val="none" w:sz="0" w:space="0" w:color="auto"/>
      </w:divBdr>
    </w:div>
    <w:div w:id="398334615">
      <w:bodyDiv w:val="1"/>
      <w:marLeft w:val="0"/>
      <w:marRight w:val="0"/>
      <w:marTop w:val="0"/>
      <w:marBottom w:val="0"/>
      <w:divBdr>
        <w:top w:val="none" w:sz="0" w:space="0" w:color="auto"/>
        <w:left w:val="none" w:sz="0" w:space="0" w:color="auto"/>
        <w:bottom w:val="none" w:sz="0" w:space="0" w:color="auto"/>
        <w:right w:val="none" w:sz="0" w:space="0" w:color="auto"/>
      </w:divBdr>
    </w:div>
    <w:div w:id="514998562">
      <w:bodyDiv w:val="1"/>
      <w:marLeft w:val="0"/>
      <w:marRight w:val="0"/>
      <w:marTop w:val="0"/>
      <w:marBottom w:val="0"/>
      <w:divBdr>
        <w:top w:val="none" w:sz="0" w:space="0" w:color="auto"/>
        <w:left w:val="none" w:sz="0" w:space="0" w:color="auto"/>
        <w:bottom w:val="none" w:sz="0" w:space="0" w:color="auto"/>
        <w:right w:val="none" w:sz="0" w:space="0" w:color="auto"/>
      </w:divBdr>
      <w:divsChild>
        <w:div w:id="619606505">
          <w:marLeft w:val="0"/>
          <w:marRight w:val="0"/>
          <w:marTop w:val="0"/>
          <w:marBottom w:val="0"/>
          <w:divBdr>
            <w:top w:val="none" w:sz="0" w:space="0" w:color="auto"/>
            <w:left w:val="none" w:sz="0" w:space="0" w:color="auto"/>
            <w:bottom w:val="none" w:sz="0" w:space="0" w:color="auto"/>
            <w:right w:val="none" w:sz="0" w:space="0" w:color="auto"/>
          </w:divBdr>
          <w:divsChild>
            <w:div w:id="1192381616">
              <w:marLeft w:val="0"/>
              <w:marRight w:val="0"/>
              <w:marTop w:val="0"/>
              <w:marBottom w:val="0"/>
              <w:divBdr>
                <w:top w:val="none" w:sz="0" w:space="0" w:color="auto"/>
                <w:left w:val="none" w:sz="0" w:space="0" w:color="auto"/>
                <w:bottom w:val="none" w:sz="0" w:space="0" w:color="auto"/>
                <w:right w:val="none" w:sz="0" w:space="0" w:color="auto"/>
              </w:divBdr>
              <w:divsChild>
                <w:div w:id="7269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06921">
      <w:bodyDiv w:val="1"/>
      <w:marLeft w:val="0"/>
      <w:marRight w:val="0"/>
      <w:marTop w:val="0"/>
      <w:marBottom w:val="0"/>
      <w:divBdr>
        <w:top w:val="none" w:sz="0" w:space="0" w:color="auto"/>
        <w:left w:val="none" w:sz="0" w:space="0" w:color="auto"/>
        <w:bottom w:val="none" w:sz="0" w:space="0" w:color="auto"/>
        <w:right w:val="none" w:sz="0" w:space="0" w:color="auto"/>
      </w:divBdr>
    </w:div>
    <w:div w:id="658390686">
      <w:bodyDiv w:val="1"/>
      <w:marLeft w:val="0"/>
      <w:marRight w:val="0"/>
      <w:marTop w:val="0"/>
      <w:marBottom w:val="0"/>
      <w:divBdr>
        <w:top w:val="none" w:sz="0" w:space="0" w:color="auto"/>
        <w:left w:val="none" w:sz="0" w:space="0" w:color="auto"/>
        <w:bottom w:val="none" w:sz="0" w:space="0" w:color="auto"/>
        <w:right w:val="none" w:sz="0" w:space="0" w:color="auto"/>
      </w:divBdr>
    </w:div>
    <w:div w:id="790712078">
      <w:bodyDiv w:val="1"/>
      <w:marLeft w:val="0"/>
      <w:marRight w:val="0"/>
      <w:marTop w:val="0"/>
      <w:marBottom w:val="0"/>
      <w:divBdr>
        <w:top w:val="none" w:sz="0" w:space="0" w:color="auto"/>
        <w:left w:val="none" w:sz="0" w:space="0" w:color="auto"/>
        <w:bottom w:val="none" w:sz="0" w:space="0" w:color="auto"/>
        <w:right w:val="none" w:sz="0" w:space="0" w:color="auto"/>
      </w:divBdr>
    </w:div>
    <w:div w:id="889003550">
      <w:bodyDiv w:val="1"/>
      <w:marLeft w:val="0"/>
      <w:marRight w:val="0"/>
      <w:marTop w:val="0"/>
      <w:marBottom w:val="0"/>
      <w:divBdr>
        <w:top w:val="none" w:sz="0" w:space="0" w:color="auto"/>
        <w:left w:val="none" w:sz="0" w:space="0" w:color="auto"/>
        <w:bottom w:val="none" w:sz="0" w:space="0" w:color="auto"/>
        <w:right w:val="none" w:sz="0" w:space="0" w:color="auto"/>
      </w:divBdr>
    </w:div>
    <w:div w:id="2091926949">
      <w:bodyDiv w:val="1"/>
      <w:marLeft w:val="0"/>
      <w:marRight w:val="0"/>
      <w:marTop w:val="0"/>
      <w:marBottom w:val="0"/>
      <w:divBdr>
        <w:top w:val="none" w:sz="0" w:space="0" w:color="auto"/>
        <w:left w:val="none" w:sz="0" w:space="0" w:color="auto"/>
        <w:bottom w:val="none" w:sz="0" w:space="0" w:color="auto"/>
        <w:right w:val="none" w:sz="0" w:space="0" w:color="auto"/>
      </w:divBdr>
      <w:divsChild>
        <w:div w:id="712583703">
          <w:marLeft w:val="0"/>
          <w:marRight w:val="0"/>
          <w:marTop w:val="0"/>
          <w:marBottom w:val="0"/>
          <w:divBdr>
            <w:top w:val="none" w:sz="0" w:space="0" w:color="auto"/>
            <w:left w:val="none" w:sz="0" w:space="0" w:color="auto"/>
            <w:bottom w:val="none" w:sz="0" w:space="0" w:color="auto"/>
            <w:right w:val="none" w:sz="0" w:space="0" w:color="auto"/>
          </w:divBdr>
        </w:div>
        <w:div w:id="11553400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doi.org/10.1007/s11356-020-10657-8" TargetMode="External"/><Relationship Id="rId7" Type="http://schemas.openxmlformats.org/officeDocument/2006/relationships/endnotes" Target="endnotes.xml"/><Relationship Id="rId12" Type="http://schemas.openxmlformats.org/officeDocument/2006/relationships/image" Target="media/image5.jp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s://doi.org/10.1115/1.40453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hyperlink" Target="https://doi.org/10.1016/j.jclepro.2020.1221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08BC6-4FC4-43BE-B2A3-F29686BE2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7392</Words>
  <Characters>40662</Characters>
  <Application>Microsoft Office Word</Application>
  <DocSecurity>0</DocSecurity>
  <Lines>338</Lines>
  <Paragraphs>95</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Feasibility study on the use of recycled materials for prototyping purposes: a comparative study based on the tensile strength</vt:lpstr>
      <vt:lpstr>Feasibility study on the use of recycled materials for prototyping purposes: a comparative study based on the tensile strength</vt:lpstr>
    </vt:vector>
  </TitlesOfParts>
  <Company/>
  <LinksUpToDate>false</LinksUpToDate>
  <CharactersWithSpaces>47959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López;Diego Carou;Fabio A. Cruz S.</dc:creator>
  <cp:keywords/>
  <cp:lastModifiedBy>Fabio Alberto Cruz Sanchez</cp:lastModifiedBy>
  <cp:revision>2</cp:revision>
  <dcterms:created xsi:type="dcterms:W3CDTF">2021-11-22T08:59:00Z</dcterms:created>
  <dcterms:modified xsi:type="dcterms:W3CDTF">2021-11-22T08:59:00Z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