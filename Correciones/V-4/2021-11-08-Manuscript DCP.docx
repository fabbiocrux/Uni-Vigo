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Diego Carou</w:t>
      </w:r>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1FA3660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commentRangeStart w:id="2"/>
      <w:r w:rsidRPr="00CD6347">
        <w:t xml:space="preserve">58.1 % </w:t>
      </w:r>
      <w:commentRangeEnd w:id="2"/>
      <w:r w:rsidR="00336B9A">
        <w:rPr>
          <w:rStyle w:val="Marquedecommentaire"/>
        </w:rPr>
        <w:commentReference w:id="2"/>
      </w:r>
      <w:r w:rsidRPr="00CD6347">
        <w:t xml:space="preserve">of the resistance using an infill density of 40 % was evidenced.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he horizontal orientation allowed to attain a higher maximum load, while the vertical orientation provided a lower value</w:t>
      </w:r>
      <w:ins w:id="3" w:author="Fabio Alberto Cruz Sanchez" w:date="2021-11-10T09:02:00Z">
        <w:r w:rsidR="00F42558">
          <w:rPr>
            <w:color w:val="FF0000"/>
          </w:rPr>
          <w:t>.</w:t>
        </w:r>
      </w:ins>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4"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51E523C6" w:rsidR="00BD4A80" w:rsidRPr="00CD6347" w:rsidRDefault="00A0411C">
      <w:pPr>
        <w:pStyle w:val="Corpsdetexte"/>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ED184C">
        <w:rPr>
          <w:color w:val="FF0000"/>
        </w:rPr>
        <w:t xml:space="preserve">The </w:t>
      </w:r>
      <w:del w:id="5" w:author="Fabio Alberto Cruz Sanchez" w:date="2021-11-10T09:16:00Z">
        <w:r w:rsidR="00ED184C" w:rsidRPr="00ED184C" w:rsidDel="00B316FE">
          <w:rPr>
            <w:color w:val="FF0000"/>
          </w:rPr>
          <w:delText xml:space="preserve">environmental </w:delText>
        </w:r>
      </w:del>
      <w:r w:rsidR="00ED184C" w:rsidRPr="00ED184C">
        <w:rPr>
          <w:color w:val="FF0000"/>
        </w:rPr>
        <w:t>imp</w:t>
      </w:r>
      <w:r w:rsidRPr="00ED184C">
        <w:rPr>
          <w:color w:val="FF0000"/>
        </w:rPr>
        <w:t xml:space="preserve">act </w:t>
      </w:r>
      <w:ins w:id="6" w:author="Diego Carou Porto" w:date="2021-11-11T09:43:00Z">
        <w:r w:rsidR="00226DB0">
          <w:rPr>
            <w:color w:val="FF0000"/>
          </w:rPr>
          <w:t xml:space="preserve">of </w:t>
        </w:r>
      </w:ins>
      <w:ins w:id="7" w:author="Fabio Alberto Cruz Sanchez" w:date="2021-11-10T09:17:00Z">
        <w:r w:rsidR="00B316FE" w:rsidRPr="00ED184C">
          <w:rPr>
            <w:color w:val="FF0000"/>
          </w:rPr>
          <w:t>plastic</w:t>
        </w:r>
        <w:r w:rsidR="00B316FE">
          <w:rPr>
            <w:color w:val="FF0000"/>
          </w:rPr>
          <w:t xml:space="preserve"> </w:t>
        </w:r>
      </w:ins>
      <w:ins w:id="8" w:author="Fabio Alberto Cruz Sanchez" w:date="2021-11-10T09:16:00Z">
        <w:r w:rsidR="00B316FE">
          <w:rPr>
            <w:color w:val="FF0000"/>
          </w:rPr>
          <w:t xml:space="preserve">pollution </w:t>
        </w:r>
      </w:ins>
      <w:del w:id="9" w:author="Fabio Alberto Cruz Sanchez" w:date="2021-11-10T09:16:00Z">
        <w:r w:rsidR="00ED184C" w:rsidRPr="00ED184C" w:rsidDel="00B316FE">
          <w:rPr>
            <w:color w:val="FF0000"/>
          </w:rPr>
          <w:delText xml:space="preserve">of </w:delText>
        </w:r>
      </w:del>
      <w:del w:id="10" w:author="Fabio Alberto Cruz Sanchez" w:date="2021-11-10T09:17:00Z">
        <w:r w:rsidR="00ED184C" w:rsidRPr="00ED184C" w:rsidDel="00B316FE">
          <w:rPr>
            <w:color w:val="FF0000"/>
          </w:rPr>
          <w:delText xml:space="preserve">plastics </w:delText>
        </w:r>
      </w:del>
      <w:del w:id="11" w:author="Fabio Alberto Cruz Sanchez" w:date="2021-11-10T09:18:00Z">
        <w:r w:rsidRPr="00ED184C" w:rsidDel="00B316FE">
          <w:rPr>
            <w:color w:val="FF0000"/>
          </w:rPr>
          <w:delText>is</w:delText>
        </w:r>
      </w:del>
      <w:ins w:id="12" w:author="Fabio Alberto Cruz Sanchez" w:date="2021-11-10T09:18:00Z">
        <w:r w:rsidR="00B316FE">
          <w:rPr>
            <w:color w:val="FF0000"/>
          </w:rPr>
          <w:t>in terrestrial and aquatic ecosystems represents a major issue</w:t>
        </w:r>
      </w:ins>
      <w:del w:id="13" w:author="Fabio Alberto Cruz Sanchez" w:date="2021-11-10T09:19:00Z">
        <w:r w:rsidRPr="00ED184C" w:rsidDel="00B316FE">
          <w:rPr>
            <w:color w:val="FF0000"/>
          </w:rPr>
          <w:delText xml:space="preserve"> well document</w:delText>
        </w:r>
        <w:r w:rsidR="00B44125" w:rsidRPr="00ED184C" w:rsidDel="00B316FE">
          <w:rPr>
            <w:color w:val="FF0000"/>
          </w:rPr>
          <w:delText>ed</w:delText>
        </w:r>
        <w:r w:rsidR="00ED184C" w:rsidRPr="00ED184C" w:rsidDel="00B316FE">
          <w:rPr>
            <w:color w:val="FF0000"/>
          </w:rPr>
          <w:delText xml:space="preserve"> in the main literature</w:delText>
        </w:r>
      </w:del>
      <w:r w:rsidRPr="00ED184C">
        <w:rPr>
          <w:color w:val="FF0000"/>
        </w:rPr>
        <w:t>.</w:t>
      </w:r>
      <w:hyperlink w:anchor="ref-Ryberg2019">
        <w:r w:rsidRPr="00CD6347">
          <w:rPr>
            <w:rStyle w:val="Lienhypertexte"/>
            <w:color w:val="auto"/>
            <w:vertAlign w:val="superscript"/>
          </w:rPr>
          <w:t>12</w:t>
        </w:r>
      </w:hyperlink>
      <w:r w:rsidRPr="00CD6347">
        <w:t xml:space="preserve"> </w:t>
      </w:r>
      <w:ins w:id="14" w:author="Fabio Alberto Cruz Sanchez" w:date="2021-11-10T09:19:00Z">
        <w:del w:id="15" w:author="Diego Carou Porto" w:date="2021-11-11T09:47:00Z">
          <w:r w:rsidR="00B316FE" w:rsidDel="00226DB0">
            <w:delText xml:space="preserve"> </w:delText>
          </w:r>
        </w:del>
        <w:r w:rsidR="00B316FE">
          <w:t>For aquatic ecosystems, main risk</w:t>
        </w:r>
      </w:ins>
      <w:ins w:id="16" w:author="Fabio Alberto Cruz Sanchez" w:date="2021-11-10T09:20:00Z">
        <w:r w:rsidR="00B316FE">
          <w:t>s</w:t>
        </w:r>
      </w:ins>
      <w:ins w:id="17" w:author="Fabio Alberto Cruz Sanchez" w:date="2021-11-10T09:19:00Z">
        <w:r w:rsidR="00B316FE">
          <w:t xml:space="preserve"> are </w:t>
        </w:r>
      </w:ins>
      <w:ins w:id="18" w:author="Fabio Alberto Cruz Sanchez" w:date="2021-11-10T10:04:00Z">
        <w:r w:rsidR="0007317F">
          <w:t>linked</w:t>
        </w:r>
      </w:ins>
      <w:ins w:id="19" w:author="Fabio Alberto Cruz Sanchez" w:date="2021-11-10T09:19:00Z">
        <w:r w:rsidR="00B316FE">
          <w:t xml:space="preserve"> to</w:t>
        </w:r>
      </w:ins>
      <w:ins w:id="20" w:author="Fabio Alberto Cruz Sanchez" w:date="2021-11-10T09:21:00Z">
        <w:del w:id="21" w:author="Diego Carou Porto" w:date="2021-11-11T09:45:00Z">
          <w:r w:rsidR="00B316FE" w:rsidRPr="00B316FE" w:rsidDel="00226DB0">
            <w:rPr>
              <w:rFonts w:ascii="Calibri" w:hAnsi="Calibri" w:cs="Calibri"/>
            </w:rPr>
            <w:delText>﻿</w:delText>
          </w:r>
        </w:del>
        <w:r w:rsidR="00B316FE" w:rsidRPr="00B316FE">
          <w:t xml:space="preserve"> standing water that </w:t>
        </w:r>
      </w:ins>
      <w:ins w:id="22" w:author="Fabio Alberto Cruz Sanchez" w:date="2021-11-10T10:06:00Z">
        <w:r w:rsidR="0007317F">
          <w:t>acts</w:t>
        </w:r>
      </w:ins>
      <w:ins w:id="23" w:author="Fabio Alberto Cruz Sanchez" w:date="2021-11-10T09:21:00Z">
        <w:r w:rsidR="00B316FE" w:rsidRPr="00B316FE">
          <w:t xml:space="preserve"> as a breeding niche (to mosquitoes, pests, vector-borne diseases transmission), becomes a vector for toxic chemicals</w:t>
        </w:r>
        <w:del w:id="24" w:author="Diego Carou Porto" w:date="2021-11-11T09:46:00Z">
          <w:r w:rsidR="00B316FE" w:rsidRPr="00B316FE" w:rsidDel="00226DB0">
            <w:delText>,</w:delText>
          </w:r>
        </w:del>
        <w:r w:rsidR="00B316FE" w:rsidRPr="00B316FE">
          <w:t xml:space="preserve"> and</w:t>
        </w:r>
      </w:ins>
      <w:ins w:id="25" w:author="Diego Carou Porto" w:date="2021-11-11T09:46:00Z">
        <w:r w:rsidR="00226DB0">
          <w:t>,</w:t>
        </w:r>
      </w:ins>
      <w:ins w:id="26" w:author="Fabio Alberto Cruz Sanchez" w:date="2021-11-10T09:21:00Z">
        <w:r w:rsidR="00B316FE" w:rsidRPr="00B316FE">
          <w:t xml:space="preserve"> ultimately</w:t>
        </w:r>
      </w:ins>
      <w:ins w:id="27" w:author="Diego Carou Porto" w:date="2021-11-11T09:46:00Z">
        <w:r w:rsidR="00226DB0">
          <w:t>,</w:t>
        </w:r>
      </w:ins>
      <w:ins w:id="28" w:author="Fabio Alberto Cruz Sanchez" w:date="2021-11-10T09:21:00Z">
        <w:r w:rsidR="00B316FE" w:rsidRPr="00B316FE">
          <w:t xml:space="preserve"> disturbs the natural cycles (biogeochemical cycle in terrestrial ecosystems). </w:t>
        </w:r>
      </w:ins>
      <w:ins w:id="29" w:author="Fabio Alberto Cruz Sanchez" w:date="2021-11-10T09:23:00Z">
        <w:r w:rsidR="00B316FE">
          <w:t>Additionally</w:t>
        </w:r>
      </w:ins>
      <w:ins w:id="30" w:author="Fabio Alberto Cruz Sanchez" w:date="2021-11-10T09:36:00Z">
        <w:r w:rsidR="00C65AEC">
          <w:t>,</w:t>
        </w:r>
      </w:ins>
      <w:ins w:id="31" w:author="Fabio Alberto Cruz Sanchez" w:date="2021-11-10T09:23:00Z">
        <w:r w:rsidR="00B316FE">
          <w:t xml:space="preserve"> the transfer of  plasti</w:t>
        </w:r>
      </w:ins>
      <w:ins w:id="32" w:author="Fabio Alberto Cruz Sanchez" w:date="2021-11-10T09:36:00Z">
        <w:r w:rsidR="00C65AEC">
          <w:t>c</w:t>
        </w:r>
      </w:ins>
      <w:ins w:id="33" w:author="Fabio Alberto Cruz Sanchez" w:date="2021-11-10T09:23:00Z">
        <w:r w:rsidR="00B316FE">
          <w:t xml:space="preserve"> into the food chain is </w:t>
        </w:r>
      </w:ins>
      <w:ins w:id="34" w:author="Fabio Alberto Cruz Sanchez" w:date="2021-11-10T10:07:00Z">
        <w:r w:rsidR="0007317F">
          <w:t>a clear danger</w:t>
        </w:r>
      </w:ins>
      <w:ins w:id="35" w:author="Fabio Alberto Cruz Sanchez" w:date="2021-11-10T09:23:00Z">
        <w:r w:rsidR="00B316FE">
          <w:t xml:space="preserve"> to animal </w:t>
        </w:r>
        <w:del w:id="36" w:author="Diego Carou Porto" w:date="2021-11-11T09:46:00Z">
          <w:r w:rsidR="00B316FE" w:rsidDel="00226DB0">
            <w:delText>(</w:delText>
          </w:r>
        </w:del>
        <w:r w:rsidR="00B316FE">
          <w:t>and</w:t>
        </w:r>
      </w:ins>
      <w:ins w:id="37" w:author="Diego Carou Porto" w:date="2021-11-11T09:46:00Z">
        <w:r w:rsidR="00226DB0">
          <w:t>,</w:t>
        </w:r>
      </w:ins>
      <w:ins w:id="38" w:author="Fabio Alberto Cruz Sanchez" w:date="2021-11-10T09:23:00Z">
        <w:r w:rsidR="00B316FE">
          <w:t xml:space="preserve"> certain</w:t>
        </w:r>
        <w:del w:id="39" w:author="Diego Carou Porto" w:date="2021-11-11T09:45:00Z">
          <w:r w:rsidR="00B316FE" w:rsidDel="00226DB0">
            <w:delText>t</w:delText>
          </w:r>
        </w:del>
        <w:r w:rsidR="00B316FE">
          <w:t>ly</w:t>
        </w:r>
      </w:ins>
      <w:ins w:id="40" w:author="Diego Carou Porto" w:date="2021-11-11T09:46:00Z">
        <w:r w:rsidR="00226DB0">
          <w:t>,</w:t>
        </w:r>
      </w:ins>
      <w:ins w:id="41" w:author="Fabio Alberto Cruz Sanchez" w:date="2021-11-10T09:23:00Z">
        <w:r w:rsidR="00B316FE">
          <w:t xml:space="preserve"> to humans as well</w:t>
        </w:r>
        <w:del w:id="42" w:author="Diego Carou Porto" w:date="2021-11-11T09:46:00Z">
          <w:r w:rsidR="00B316FE" w:rsidDel="00226DB0">
            <w:delText>)</w:delText>
          </w:r>
        </w:del>
        <w:r w:rsidR="00B316FE">
          <w:t xml:space="preserve">. </w:t>
        </w:r>
      </w:ins>
      <w:r w:rsidRPr="00CD6347">
        <w:t>Thus, reducing the consumption of plastics is of great importance</w:t>
      </w:r>
      <w:ins w:id="43" w:author="Fabio Alberto Cruz Sanchez" w:date="2021-11-10T09:24:00Z">
        <w:r w:rsidR="00B316FE">
          <w:t xml:space="preserve"> in the long term</w:t>
        </w:r>
      </w:ins>
      <w:r w:rsidRPr="00CD6347">
        <w:t>.</w:t>
      </w:r>
    </w:p>
    <w:p w14:paraId="4A132367" w14:textId="7F151375"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5B5ACEC7"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to allow </w:t>
      </w:r>
      <w:ins w:id="44" w:author="Fabio Alberto Cruz Sanchez" w:date="2021-11-17T09:01:00Z">
        <w:r w:rsidR="002204C5">
          <w:t xml:space="preserve">designers </w:t>
        </w:r>
        <w:proofErr w:type="spellStart"/>
        <w:r w:rsidR="002204C5">
          <w:t>ans</w:t>
        </w:r>
        <w:proofErr w:type="spellEnd"/>
        <w:r w:rsidR="002204C5">
          <w:t xml:space="preserve"> users its </w:t>
        </w:r>
      </w:ins>
      <w:r w:rsidRPr="00CD6347">
        <w:t>inspection and measurement. Thus, the type of material used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277B0D46" w:rsidR="00BD4A80" w:rsidRPr="00CD6347" w:rsidRDefault="002204C5">
      <w:pPr>
        <w:pStyle w:val="Corpsdetexte"/>
      </w:pPr>
      <w:ins w:id="45" w:author="Fabio Alberto Cruz Sanchez" w:date="2021-11-17T09:07:00Z">
        <w:r>
          <w:t>R</w:t>
        </w:r>
      </w:ins>
      <w:ins w:id="46" w:author="Fabio Alberto Cruz Sanchez" w:date="2021-11-17T09:05:00Z">
        <w:r>
          <w:t xml:space="preserve">ecently </w:t>
        </w:r>
        <w:r>
          <w:t>i</w:t>
        </w:r>
        <w:r w:rsidRPr="00CD6347">
          <w:t xml:space="preserve">n </w:t>
        </w:r>
        <w:r w:rsidRPr="00CD6347">
          <w:t>the literature</w:t>
        </w:r>
      </w:ins>
      <w:ins w:id="47" w:author="Fabio Alberto Cruz Sanchez" w:date="2021-11-17T09:07:00Z">
        <w:r>
          <w:t>,</w:t>
        </w:r>
      </w:ins>
      <w:ins w:id="48" w:author="Fabio Alberto Cruz Sanchez" w:date="2021-11-17T09:05:00Z">
        <w:r>
          <w:t xml:space="preserve"> </w:t>
        </w:r>
      </w:ins>
      <w:ins w:id="49" w:author="Fabio Alberto Cruz Sanchez" w:date="2021-11-17T09:07:00Z">
        <w:r>
          <w:t xml:space="preserve"> </w:t>
        </w:r>
      </w:ins>
      <w:del w:id="50" w:author="Fabio Alberto Cruz Sanchez" w:date="2021-11-17T09:02:00Z">
        <w:r w:rsidR="00A0411C" w:rsidRPr="00CD6347" w:rsidDel="002204C5">
          <w:delText xml:space="preserve">In </w:delText>
        </w:r>
      </w:del>
      <w:del w:id="51" w:author="Fabio Alberto Cruz Sanchez" w:date="2021-11-17T09:05:00Z">
        <w:r w:rsidR="00A0411C" w:rsidRPr="00CD6347" w:rsidDel="002204C5">
          <w:delText xml:space="preserve">the literature, </w:delText>
        </w:r>
      </w:del>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Young’s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75CF69DB"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enable </w:t>
      </w:r>
      <w:r w:rsidR="00A0411C" w:rsidRPr="00CD6347">
        <w:lastRenderedPageBreak/>
        <w:t>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itre1"/>
      </w:pPr>
      <w:bookmarkStart w:id="52" w:name="section:experimental"/>
      <w:bookmarkEnd w:id="4"/>
      <w:r>
        <w:rPr>
          <w:rStyle w:val="SectionNumber"/>
        </w:rPr>
        <w:t>2</w:t>
      </w:r>
      <w:r>
        <w:tab/>
        <w:t>Experimental procedure</w:t>
      </w:r>
    </w:p>
    <w:p w14:paraId="15B14A06" w14:textId="77777777" w:rsidR="00BD4A80" w:rsidRDefault="00A0411C">
      <w:pPr>
        <w:pStyle w:val="Titre2"/>
      </w:pPr>
      <w:bookmarkStart w:id="53"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54" w:name="tab:tabla1"/>
      <w:r w:rsidRPr="00CD6347">
        <w:t>Characterization and processing conditions of the PLA used and the recycled PLA</w:t>
      </w:r>
      <w:bookmarkEnd w:id="54"/>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Corpsdetex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12">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itre2"/>
      </w:pPr>
      <w:bookmarkStart w:id="55" w:name="methodology"/>
      <w:bookmarkEnd w:id="53"/>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1EBA5F7C"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del w:id="56" w:author="Fabio Alberto Cruz Sanchez" w:date="2021-11-17T09:15:00Z">
        <w:r w:rsidR="00336FEE" w:rsidRPr="00E90B58" w:rsidDel="00431E95">
          <w:rPr>
            <w:color w:val="FF0000"/>
          </w:rPr>
          <w:delText xml:space="preserve">allow </w:delText>
        </w:r>
      </w:del>
      <w:ins w:id="57" w:author="Fabio Alberto Cruz Sanchez" w:date="2021-11-17T09:15:00Z">
        <w:r w:rsidR="00431E95">
          <w:rPr>
            <w:color w:val="FF0000"/>
          </w:rPr>
          <w:t>aims</w:t>
        </w:r>
        <w:r w:rsidR="00431E95" w:rsidRPr="00E90B58">
          <w:rPr>
            <w:color w:val="FF0000"/>
          </w:rPr>
          <w:t xml:space="preserve"> </w:t>
        </w:r>
      </w:ins>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0E75BA6A" w:rsidR="00BD4A80" w:rsidRDefault="00A0411C">
      <w:pPr>
        <w:pStyle w:val="Corpsdetex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Corpsdetex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horizontal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58" w:name="section:findings"/>
      <w:bookmarkEnd w:id="52"/>
      <w:bookmarkEnd w:id="55"/>
      <w:r>
        <w:rPr>
          <w:rStyle w:val="SectionNumber"/>
        </w:rPr>
        <w:t>3</w:t>
      </w:r>
      <w:r>
        <w:tab/>
        <w:t>Findings</w:t>
      </w:r>
    </w:p>
    <w:p w14:paraId="781BC23D" w14:textId="77777777" w:rsidR="00BD4A80" w:rsidRDefault="00A0411C">
      <w:pPr>
        <w:pStyle w:val="Titre2"/>
      </w:pPr>
      <w:bookmarkStart w:id="59"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46A85A57" w14:textId="68EA69D8" w:rsidR="00BD4A80" w:rsidRDefault="00A0411C">
      <w:pPr>
        <w:pStyle w:val="TableCaption"/>
      </w:pPr>
      <w:r>
        <w:lastRenderedPageBreak/>
        <w:t xml:space="preserve">Table 3.1: </w:t>
      </w:r>
      <w:bookmarkStart w:id="60" w:name="tab:phase1"/>
      <w:r>
        <w:t>Results of the Phase I</w:t>
      </w:r>
      <w:bookmarkEnd w:id="60"/>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rsidP="00956147">
            <w:pPr>
              <w:spacing w:before="100" w:after="100"/>
              <w:ind w:left="100" w:right="100"/>
              <w:jc w:val="center"/>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0EFAA715" w:rsidR="00BD4A80" w:rsidRDefault="00956147" w:rsidP="00956147">
            <w:pPr>
              <w:spacing w:before="100" w:after="100"/>
              <w:ind w:left="100" w:right="100"/>
              <w:jc w:val="center"/>
            </w:pPr>
            <w:r>
              <w:rPr>
                <w:rFonts w:ascii="Helvetica" w:eastAsia="Helvetica" w:hAnsi="Helvetica" w:cs="Helvetica"/>
                <w:b/>
                <w:color w:val="000000"/>
                <w:sz w:val="20"/>
                <w:szCs w:val="20"/>
              </w:rPr>
              <w:t>Layer h</w:t>
            </w:r>
            <w:r w:rsidR="00A0411C">
              <w:rPr>
                <w:rFonts w:ascii="Helvetica" w:eastAsia="Helvetica" w:hAnsi="Helvetica" w:cs="Helvetica"/>
                <w:b/>
                <w:color w:val="000000"/>
                <w:sz w:val="20"/>
                <w:szCs w:val="20"/>
              </w:rPr>
              <w:t>eight (mm)</w:t>
            </w:r>
          </w:p>
        </w:tc>
        <w:tc>
          <w:tcPr>
            <w:tcW w:w="1080" w:type="dxa"/>
            <w:shd w:val="clear" w:color="auto" w:fill="CFCFCF"/>
            <w:tcMar>
              <w:top w:w="0" w:type="dxa"/>
              <w:left w:w="0" w:type="dxa"/>
              <w:bottom w:w="0" w:type="dxa"/>
              <w:right w:w="0" w:type="dxa"/>
            </w:tcMar>
            <w:vAlign w:val="center"/>
          </w:tcPr>
          <w:p w14:paraId="2FB62377" w14:textId="0C94C0A6" w:rsidR="00BD4A80" w:rsidRDefault="00956147" w:rsidP="00956147">
            <w:pPr>
              <w:spacing w:before="100" w:after="100"/>
              <w:ind w:left="100" w:right="100"/>
              <w:jc w:val="center"/>
            </w:pPr>
            <w:r>
              <w:rPr>
                <w:rFonts w:ascii="Helvetica" w:eastAsia="Helvetica" w:hAnsi="Helvetica" w:cs="Helvetica"/>
                <w:b/>
                <w:color w:val="000000"/>
                <w:sz w:val="20"/>
                <w:szCs w:val="20"/>
              </w:rPr>
              <w:t>Infill p</w:t>
            </w:r>
            <w:r w:rsidR="00A0411C">
              <w:rPr>
                <w:rFonts w:ascii="Helvetica" w:eastAsia="Helvetica" w:hAnsi="Helvetica" w:cs="Helvetica"/>
                <w:b/>
                <w:color w:val="000000"/>
                <w:sz w:val="20"/>
                <w:szCs w:val="20"/>
              </w:rPr>
              <w:t>attern</w:t>
            </w:r>
          </w:p>
        </w:tc>
        <w:tc>
          <w:tcPr>
            <w:tcW w:w="1080" w:type="dxa"/>
            <w:shd w:val="clear" w:color="auto" w:fill="CFCFCF"/>
            <w:tcMar>
              <w:top w:w="0" w:type="dxa"/>
              <w:left w:w="0" w:type="dxa"/>
              <w:bottom w:w="0" w:type="dxa"/>
              <w:right w:w="0" w:type="dxa"/>
            </w:tcMar>
            <w:vAlign w:val="center"/>
          </w:tcPr>
          <w:p w14:paraId="797B5CED" w14:textId="62D809AC" w:rsidR="00BD4A80" w:rsidRDefault="00956147" w:rsidP="00956147">
            <w:pPr>
              <w:spacing w:before="100" w:after="100"/>
              <w:ind w:left="100" w:right="100"/>
              <w:jc w:val="center"/>
            </w:pPr>
            <w:r>
              <w:rPr>
                <w:rFonts w:ascii="Helvetica" w:eastAsia="Helvetica" w:hAnsi="Helvetica" w:cs="Helvetica"/>
                <w:b/>
                <w:color w:val="000000"/>
                <w:sz w:val="20"/>
                <w:szCs w:val="20"/>
              </w:rPr>
              <w:t>Infill d</w:t>
            </w:r>
            <w:r w:rsidR="00A0411C">
              <w:rPr>
                <w:rFonts w:ascii="Helvetica" w:eastAsia="Helvetica" w:hAnsi="Helvetica" w:cs="Helvetica"/>
                <w:b/>
                <w:color w:val="000000"/>
                <w:sz w:val="20"/>
                <w:szCs w:val="20"/>
              </w:rPr>
              <w:t>ensity (%)</w:t>
            </w:r>
          </w:p>
        </w:tc>
        <w:tc>
          <w:tcPr>
            <w:tcW w:w="1080" w:type="dxa"/>
            <w:shd w:val="clear" w:color="auto" w:fill="CFCFCF"/>
            <w:tcMar>
              <w:top w:w="0" w:type="dxa"/>
              <w:left w:w="0" w:type="dxa"/>
              <w:bottom w:w="0" w:type="dxa"/>
              <w:right w:w="0" w:type="dxa"/>
            </w:tcMar>
            <w:vAlign w:val="center"/>
          </w:tcPr>
          <w:p w14:paraId="0CA8E1FE" w14:textId="3D05D89F" w:rsidR="00BD4A80" w:rsidRDefault="00956147" w:rsidP="00956147">
            <w:pPr>
              <w:spacing w:before="100" w:after="100"/>
              <w:ind w:left="100" w:right="100"/>
              <w:jc w:val="center"/>
            </w:pPr>
            <w:r>
              <w:rPr>
                <w:rFonts w:ascii="Helvetica" w:eastAsia="Helvetica" w:hAnsi="Helvetica" w:cs="Helvetica"/>
                <w:b/>
                <w:color w:val="000000"/>
                <w:sz w:val="20"/>
                <w:szCs w:val="20"/>
              </w:rPr>
              <w:t>Printing s</w:t>
            </w:r>
            <w:r w:rsidR="00A0411C">
              <w:rPr>
                <w:rFonts w:ascii="Helvetica" w:eastAsia="Helvetica" w:hAnsi="Helvetica" w:cs="Helvetica"/>
                <w:b/>
                <w:color w:val="000000"/>
                <w:sz w:val="20"/>
                <w:szCs w:val="20"/>
              </w:rPr>
              <w:t>peed (mm/s)</w:t>
            </w:r>
          </w:p>
        </w:tc>
        <w:tc>
          <w:tcPr>
            <w:tcW w:w="1080" w:type="dxa"/>
            <w:shd w:val="clear" w:color="auto" w:fill="CFCFCF"/>
            <w:tcMar>
              <w:top w:w="0" w:type="dxa"/>
              <w:left w:w="0" w:type="dxa"/>
              <w:bottom w:w="0" w:type="dxa"/>
              <w:right w:w="0" w:type="dxa"/>
            </w:tcMar>
            <w:vAlign w:val="center"/>
          </w:tcPr>
          <w:p w14:paraId="45F28458" w14:textId="193C588F" w:rsidR="00BD4A80" w:rsidRDefault="00956147" w:rsidP="00956147">
            <w:pPr>
              <w:spacing w:before="100" w:after="100"/>
              <w:ind w:left="100" w:right="100"/>
              <w:jc w:val="center"/>
            </w:pPr>
            <w:r>
              <w:rPr>
                <w:rFonts w:ascii="Helvetica" w:eastAsia="Helvetica" w:hAnsi="Helvetica" w:cs="Helvetica"/>
                <w:b/>
                <w:color w:val="000000"/>
                <w:sz w:val="20"/>
                <w:szCs w:val="20"/>
              </w:rPr>
              <w:t>Max l</w:t>
            </w:r>
            <w:r w:rsidR="00A0411C">
              <w:rPr>
                <w:rFonts w:ascii="Helvetica" w:eastAsia="Helvetica" w:hAnsi="Helvetica" w:cs="Helvetica"/>
                <w:b/>
                <w:color w:val="000000"/>
                <w:sz w:val="20"/>
                <w:szCs w:val="20"/>
              </w:rPr>
              <w:t>oad (</w:t>
            </w:r>
            <w:proofErr w:type="spellStart"/>
            <w:r w:rsidR="00A0411C">
              <w:rPr>
                <w:rFonts w:ascii="Helvetica" w:eastAsia="Helvetica" w:hAnsi="Helvetica" w:cs="Helvetica"/>
                <w:b/>
                <w:color w:val="000000"/>
                <w:sz w:val="20"/>
                <w:szCs w:val="20"/>
              </w:rPr>
              <w:t>kN</w:t>
            </w:r>
            <w:proofErr w:type="spellEnd"/>
            <w:r w:rsidR="00A0411C">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6A814BA3" w:rsidR="00BD4A80" w:rsidRPr="00CD6347" w:rsidRDefault="00A0411C" w:rsidP="00956147">
            <w:pPr>
              <w:spacing w:before="100" w:after="100"/>
              <w:ind w:left="100" w:right="100"/>
              <w:jc w:val="center"/>
            </w:pPr>
            <w:r w:rsidRPr="00CD6347">
              <w:rPr>
                <w:rFonts w:ascii="Helvetica" w:eastAsia="Helvetica" w:hAnsi="Helvetica" w:cs="Helvetica"/>
                <w:b/>
                <w:sz w:val="20"/>
                <w:szCs w:val="20"/>
              </w:rPr>
              <w:t>Young</w:t>
            </w:r>
            <w:r w:rsidR="00956147">
              <w:rPr>
                <w:rFonts w:ascii="Helvetica" w:eastAsia="Helvetica" w:hAnsi="Helvetica" w:cs="Helvetica"/>
                <w:b/>
                <w:sz w:val="20"/>
                <w:szCs w:val="20"/>
              </w:rPr>
              <w:t>´s</w:t>
            </w:r>
            <w:r w:rsidRPr="00CD6347">
              <w:rPr>
                <w:rFonts w:ascii="Helvetica" w:eastAsia="Helvetica" w:hAnsi="Helvetica" w:cs="Helvetica"/>
                <w:b/>
                <w:sz w:val="20"/>
                <w:szCs w:val="20"/>
              </w:rPr>
              <w:t xml:space="preserve"> </w:t>
            </w:r>
            <w:r w:rsidR="00956147">
              <w:rPr>
                <w:rFonts w:ascii="Helvetica" w:eastAsia="Helvetica" w:hAnsi="Helvetica" w:cs="Helvetica"/>
                <w:b/>
                <w:sz w:val="20"/>
                <w:szCs w:val="20"/>
              </w:rPr>
              <w:t>m</w:t>
            </w:r>
            <w:r w:rsidRPr="00CD6347">
              <w:rPr>
                <w:rFonts w:ascii="Helvetica" w:eastAsia="Helvetica" w:hAnsi="Helvetica" w:cs="Helvetica"/>
                <w:b/>
                <w:sz w:val="20"/>
                <w:szCs w:val="20"/>
              </w:rPr>
              <w:t>odulus (MPa)</w:t>
            </w:r>
          </w:p>
        </w:tc>
      </w:tr>
      <w:tr w:rsidR="00BD4A80" w14:paraId="6EC5463C" w14:textId="77777777" w:rsidTr="00BD4A80">
        <w:trPr>
          <w:cantSplit/>
          <w:jc w:val="center"/>
        </w:trPr>
        <w:tc>
          <w:tcPr>
            <w:tcW w:w="1080" w:type="dxa"/>
            <w:shd w:val="clear" w:color="auto" w:fill="EFEFEF"/>
            <w:tcMar>
              <w:top w:w="0" w:type="dxa"/>
              <w:left w:w="0" w:type="dxa"/>
              <w:bottom w:w="0" w:type="dxa"/>
              <w:right w:w="0" w:type="dxa"/>
            </w:tcMar>
            <w:vAlign w:val="center"/>
          </w:tcPr>
          <w:p w14:paraId="650EC91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CCEFC9" w14:textId="77777777" w:rsidR="00BD4A80" w:rsidRDefault="00A0411C">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417C3F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808.50</w:t>
            </w:r>
          </w:p>
        </w:tc>
      </w:tr>
      <w:tr w:rsidR="00BD4A80" w14:paraId="78B11B04" w14:textId="77777777" w:rsidTr="00BD4A80">
        <w:trPr>
          <w:cantSplit/>
          <w:jc w:val="center"/>
        </w:trPr>
        <w:tc>
          <w:tcPr>
            <w:tcW w:w="1080" w:type="dxa"/>
            <w:shd w:val="clear" w:color="auto" w:fill="FFFFFF"/>
            <w:tcMar>
              <w:top w:w="0" w:type="dxa"/>
              <w:left w:w="0" w:type="dxa"/>
              <w:bottom w:w="0" w:type="dxa"/>
              <w:right w:w="0" w:type="dxa"/>
            </w:tcMar>
            <w:vAlign w:val="center"/>
          </w:tcPr>
          <w:p w14:paraId="2124652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62772C0"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26A07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826.31</w:t>
            </w:r>
          </w:p>
        </w:tc>
      </w:tr>
      <w:tr w:rsidR="00BD4A80" w14:paraId="7C9AEB14" w14:textId="77777777" w:rsidTr="00BD4A80">
        <w:trPr>
          <w:cantSplit/>
          <w:jc w:val="center"/>
        </w:trPr>
        <w:tc>
          <w:tcPr>
            <w:tcW w:w="1080" w:type="dxa"/>
            <w:shd w:val="clear" w:color="auto" w:fill="EFEFEF"/>
            <w:tcMar>
              <w:top w:w="0" w:type="dxa"/>
              <w:left w:w="0" w:type="dxa"/>
              <w:bottom w:w="0" w:type="dxa"/>
              <w:right w:w="0" w:type="dxa"/>
            </w:tcMar>
            <w:vAlign w:val="center"/>
          </w:tcPr>
          <w:p w14:paraId="3D666463"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22B5E17B" w14:textId="77777777" w:rsidR="00BD4A80" w:rsidRDefault="00A0411C">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3697E78D" w14:textId="77777777" w:rsidR="00BD4A80" w:rsidRPr="00CD6347" w:rsidRDefault="00A0411C">
            <w:pPr>
              <w:spacing w:before="100" w:after="100"/>
              <w:ind w:left="100" w:right="100"/>
              <w:jc w:val="right"/>
            </w:pPr>
            <w:r w:rsidRPr="00CD6347">
              <w:rPr>
                <w:rFonts w:ascii="Helvetica" w:eastAsia="Helvetica" w:hAnsi="Helvetica" w:cs="Helvetica"/>
                <w:sz w:val="20"/>
                <w:szCs w:val="20"/>
              </w:rPr>
              <w:t>788.51</w:t>
            </w:r>
          </w:p>
        </w:tc>
      </w:tr>
      <w:tr w:rsidR="00BD4A80" w14:paraId="4487D919" w14:textId="77777777" w:rsidTr="00BD4A80">
        <w:trPr>
          <w:cantSplit/>
          <w:jc w:val="center"/>
        </w:trPr>
        <w:tc>
          <w:tcPr>
            <w:tcW w:w="1080" w:type="dxa"/>
            <w:shd w:val="clear" w:color="auto" w:fill="FFFFFF"/>
            <w:tcMar>
              <w:top w:w="0" w:type="dxa"/>
              <w:left w:w="0" w:type="dxa"/>
              <w:bottom w:w="0" w:type="dxa"/>
              <w:right w:w="0" w:type="dxa"/>
            </w:tcMar>
            <w:vAlign w:val="center"/>
          </w:tcPr>
          <w:p w14:paraId="5E395CD1"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9AAB62F"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53FA187" w14:textId="77777777" w:rsidR="00BD4A80" w:rsidRDefault="00A0411C">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65248179"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1,143.72</w:t>
            </w:r>
          </w:p>
        </w:tc>
      </w:tr>
      <w:tr w:rsidR="00BD4A80" w14:paraId="7752A7B1" w14:textId="77777777" w:rsidTr="00BD4A80">
        <w:trPr>
          <w:cantSplit/>
          <w:jc w:val="center"/>
        </w:trPr>
        <w:tc>
          <w:tcPr>
            <w:tcW w:w="1080" w:type="dxa"/>
            <w:shd w:val="clear" w:color="auto" w:fill="EFEFEF"/>
            <w:tcMar>
              <w:top w:w="0" w:type="dxa"/>
              <w:left w:w="0" w:type="dxa"/>
              <w:bottom w:w="0" w:type="dxa"/>
              <w:right w:w="0" w:type="dxa"/>
            </w:tcMar>
            <w:vAlign w:val="center"/>
          </w:tcPr>
          <w:p w14:paraId="2AA05B44"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8BF4EF" w14:textId="77777777" w:rsidR="00BD4A80" w:rsidRDefault="00A0411C">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3405D93"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1,160.47</w:t>
            </w:r>
          </w:p>
        </w:tc>
      </w:tr>
      <w:tr w:rsidR="00BD4A80" w14:paraId="2DE3A071" w14:textId="77777777" w:rsidTr="00BD4A80">
        <w:trPr>
          <w:cantSplit/>
          <w:jc w:val="center"/>
        </w:trPr>
        <w:tc>
          <w:tcPr>
            <w:tcW w:w="1080" w:type="dxa"/>
            <w:shd w:val="clear" w:color="auto" w:fill="FFFFFF"/>
            <w:tcMar>
              <w:top w:w="0" w:type="dxa"/>
              <w:left w:w="0" w:type="dxa"/>
              <w:bottom w:w="0" w:type="dxa"/>
              <w:right w:w="0" w:type="dxa"/>
            </w:tcMar>
            <w:vAlign w:val="center"/>
          </w:tcPr>
          <w:p w14:paraId="38F8229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2B3A2C5"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AC830C" w14:textId="77777777" w:rsidR="00BD4A80" w:rsidRDefault="00A0411C">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3B2C4F1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1,127.84</w:t>
            </w:r>
          </w:p>
        </w:tc>
      </w:tr>
      <w:tr w:rsidR="00BD4A80" w14:paraId="67B97FFF" w14:textId="77777777" w:rsidTr="00BD4A80">
        <w:trPr>
          <w:cantSplit/>
          <w:jc w:val="center"/>
        </w:trPr>
        <w:tc>
          <w:tcPr>
            <w:tcW w:w="1080" w:type="dxa"/>
            <w:shd w:val="clear" w:color="auto" w:fill="EFEFEF"/>
            <w:tcMar>
              <w:top w:w="0" w:type="dxa"/>
              <w:left w:w="0" w:type="dxa"/>
              <w:bottom w:w="0" w:type="dxa"/>
              <w:right w:w="0" w:type="dxa"/>
            </w:tcMar>
            <w:vAlign w:val="center"/>
          </w:tcPr>
          <w:p w14:paraId="108EDC8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9C2C064" w14:textId="77777777" w:rsidR="00BD4A80" w:rsidRDefault="00A0411C">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F5B96E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1,132.18</w:t>
            </w:r>
          </w:p>
        </w:tc>
      </w:tr>
      <w:tr w:rsidR="00BD4A80" w14:paraId="3CAF2C6D" w14:textId="77777777" w:rsidTr="00BD4A80">
        <w:trPr>
          <w:cantSplit/>
          <w:jc w:val="center"/>
        </w:trPr>
        <w:tc>
          <w:tcPr>
            <w:tcW w:w="1080" w:type="dxa"/>
            <w:shd w:val="clear" w:color="auto" w:fill="FFFFFF"/>
            <w:tcMar>
              <w:top w:w="0" w:type="dxa"/>
              <w:left w:w="0" w:type="dxa"/>
              <w:bottom w:w="0" w:type="dxa"/>
              <w:right w:w="0" w:type="dxa"/>
            </w:tcMar>
            <w:vAlign w:val="center"/>
          </w:tcPr>
          <w:p w14:paraId="5270568B"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6E7852A"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AEC7772"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35FA3771" w14:textId="77777777" w:rsidTr="00BD4A80">
        <w:trPr>
          <w:cantSplit/>
          <w:jc w:val="center"/>
        </w:trPr>
        <w:tc>
          <w:tcPr>
            <w:tcW w:w="1080" w:type="dxa"/>
            <w:shd w:val="clear" w:color="auto" w:fill="EFEFEF"/>
            <w:tcMar>
              <w:top w:w="0" w:type="dxa"/>
              <w:left w:w="0" w:type="dxa"/>
              <w:bottom w:w="0" w:type="dxa"/>
              <w:right w:w="0" w:type="dxa"/>
            </w:tcMar>
            <w:vAlign w:val="center"/>
          </w:tcPr>
          <w:p w14:paraId="27482D8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C61BD13"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C9F4A8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2E4F0752" w14:textId="77777777" w:rsidTr="00BD4A80">
        <w:trPr>
          <w:cantSplit/>
          <w:jc w:val="center"/>
        </w:trPr>
        <w:tc>
          <w:tcPr>
            <w:tcW w:w="1080" w:type="dxa"/>
            <w:shd w:val="clear" w:color="auto" w:fill="FFFFFF"/>
            <w:tcMar>
              <w:top w:w="0" w:type="dxa"/>
              <w:left w:w="0" w:type="dxa"/>
              <w:bottom w:w="0" w:type="dxa"/>
              <w:right w:w="0" w:type="dxa"/>
            </w:tcMar>
            <w:vAlign w:val="center"/>
          </w:tcPr>
          <w:p w14:paraId="5B2DB83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D3CF9AE"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7435CE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875.78</w:t>
            </w:r>
          </w:p>
        </w:tc>
      </w:tr>
      <w:tr w:rsidR="00BD4A80" w14:paraId="2750B018" w14:textId="77777777" w:rsidTr="00BD4A80">
        <w:trPr>
          <w:cantSplit/>
          <w:jc w:val="center"/>
        </w:trPr>
        <w:tc>
          <w:tcPr>
            <w:tcW w:w="1080" w:type="dxa"/>
            <w:shd w:val="clear" w:color="auto" w:fill="EFEFEF"/>
            <w:tcMar>
              <w:top w:w="0" w:type="dxa"/>
              <w:left w:w="0" w:type="dxa"/>
              <w:bottom w:w="0" w:type="dxa"/>
              <w:right w:w="0" w:type="dxa"/>
            </w:tcMar>
            <w:vAlign w:val="center"/>
          </w:tcPr>
          <w:p w14:paraId="28D897A0"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DFF9FC8" w14:textId="77777777" w:rsidR="00BD4A80" w:rsidRDefault="00A0411C">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22A176A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852.18</w:t>
            </w:r>
          </w:p>
        </w:tc>
      </w:tr>
      <w:tr w:rsidR="00BD4A80" w14:paraId="130611B6" w14:textId="77777777" w:rsidTr="00BD4A80">
        <w:trPr>
          <w:cantSplit/>
          <w:jc w:val="center"/>
        </w:trPr>
        <w:tc>
          <w:tcPr>
            <w:tcW w:w="1080" w:type="dxa"/>
            <w:shd w:val="clear" w:color="auto" w:fill="FFFFFF"/>
            <w:tcMar>
              <w:top w:w="0" w:type="dxa"/>
              <w:left w:w="0" w:type="dxa"/>
              <w:bottom w:w="0" w:type="dxa"/>
              <w:right w:w="0" w:type="dxa"/>
            </w:tcMar>
            <w:vAlign w:val="center"/>
          </w:tcPr>
          <w:p w14:paraId="5D8045A2"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7995594" w14:textId="77777777" w:rsidR="00BD4A80" w:rsidRDefault="00A0411C">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074FC7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1,058.60</w:t>
            </w:r>
          </w:p>
        </w:tc>
      </w:tr>
      <w:tr w:rsidR="00BD4A80" w14:paraId="0C6C4725" w14:textId="77777777" w:rsidTr="00BD4A80">
        <w:trPr>
          <w:cantSplit/>
          <w:jc w:val="center"/>
        </w:trPr>
        <w:tc>
          <w:tcPr>
            <w:tcW w:w="1080" w:type="dxa"/>
            <w:shd w:val="clear" w:color="auto" w:fill="EFEFEF"/>
            <w:tcMar>
              <w:top w:w="0" w:type="dxa"/>
              <w:left w:w="0" w:type="dxa"/>
              <w:bottom w:w="0" w:type="dxa"/>
              <w:right w:w="0" w:type="dxa"/>
            </w:tcMar>
            <w:vAlign w:val="center"/>
          </w:tcPr>
          <w:p w14:paraId="6AE23A9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E556805" w14:textId="77777777" w:rsidR="00BD4A80" w:rsidRDefault="00A0411C">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6D846D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1,106.42</w:t>
            </w:r>
          </w:p>
        </w:tc>
      </w:tr>
      <w:tr w:rsidR="00BD4A80" w14:paraId="18CFF11E" w14:textId="77777777" w:rsidTr="00BD4A80">
        <w:trPr>
          <w:cantSplit/>
          <w:jc w:val="center"/>
        </w:trPr>
        <w:tc>
          <w:tcPr>
            <w:tcW w:w="1080" w:type="dxa"/>
            <w:shd w:val="clear" w:color="auto" w:fill="FFFFFF"/>
            <w:tcMar>
              <w:top w:w="0" w:type="dxa"/>
              <w:left w:w="0" w:type="dxa"/>
              <w:bottom w:w="0" w:type="dxa"/>
              <w:right w:w="0" w:type="dxa"/>
            </w:tcMar>
            <w:vAlign w:val="center"/>
          </w:tcPr>
          <w:p w14:paraId="30F2067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311B1F1" w14:textId="77777777" w:rsidR="00BD4A80" w:rsidRDefault="00A0411C">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68E448F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845.71</w:t>
            </w:r>
          </w:p>
        </w:tc>
      </w:tr>
      <w:tr w:rsidR="00BD4A80" w14:paraId="30426670" w14:textId="77777777" w:rsidTr="00BD4A80">
        <w:trPr>
          <w:cantSplit/>
          <w:jc w:val="center"/>
        </w:trPr>
        <w:tc>
          <w:tcPr>
            <w:tcW w:w="1080" w:type="dxa"/>
            <w:shd w:val="clear" w:color="auto" w:fill="EFEFEF"/>
            <w:tcMar>
              <w:top w:w="0" w:type="dxa"/>
              <w:left w:w="0" w:type="dxa"/>
              <w:bottom w:w="0" w:type="dxa"/>
              <w:right w:w="0" w:type="dxa"/>
            </w:tcMar>
            <w:vAlign w:val="center"/>
          </w:tcPr>
          <w:p w14:paraId="7C61C70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8634957" w14:textId="77777777" w:rsidR="00BD4A80" w:rsidRDefault="00A0411C">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3401486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1,126.03</w:t>
            </w:r>
          </w:p>
        </w:tc>
      </w:tr>
      <w:tr w:rsidR="00BD4A80" w14:paraId="180492C2" w14:textId="77777777" w:rsidTr="00BD4A80">
        <w:trPr>
          <w:cantSplit/>
          <w:jc w:val="center"/>
        </w:trPr>
        <w:tc>
          <w:tcPr>
            <w:tcW w:w="1080" w:type="dxa"/>
            <w:shd w:val="clear" w:color="auto" w:fill="FFFFFF"/>
            <w:tcMar>
              <w:top w:w="0" w:type="dxa"/>
              <w:left w:w="0" w:type="dxa"/>
              <w:bottom w:w="0" w:type="dxa"/>
              <w:right w:w="0" w:type="dxa"/>
            </w:tcMar>
            <w:vAlign w:val="center"/>
          </w:tcPr>
          <w:p w14:paraId="7E60AF2D"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A13D1BF" w14:textId="77777777" w:rsidR="00BD4A80" w:rsidRDefault="00A0411C">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562528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5FA45455"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using R software</w:t>
      </w:r>
      <w:del w:id="61" w:author="Fabio Alberto Cruz Sanchez" w:date="2021-11-17T09:20:00Z">
        <w:r w:rsidR="00956147" w:rsidRPr="00956147" w:rsidDel="00431E95">
          <w:rPr>
            <w:color w:val="FF0000"/>
          </w:rPr>
          <w:delText>, that allow</w:delText>
        </w:r>
      </w:del>
      <w:r w:rsidR="005A3FBD" w:rsidRPr="00956147">
        <w:rPr>
          <w:color w:val="FF0000"/>
        </w:rPr>
        <w:t xml:space="preserve"> </w:t>
      </w:r>
      <w:r w:rsidRPr="00956147">
        <w:rPr>
          <w:color w:val="FF0000"/>
        </w:rPr>
        <w:t xml:space="preserve">to </w:t>
      </w:r>
      <w:r w:rsidRPr="00CD6347">
        <w:t xml:space="preserve">identify the influential factors on the maximal load and </w:t>
      </w:r>
      <w:proofErr w:type="gramStart"/>
      <w:r w:rsidRPr="00CD6347">
        <w:t>Young’s</w:t>
      </w:r>
      <w:proofErr w:type="gramEnd"/>
      <w:r w:rsidRPr="00CD6347">
        <w:t xml:space="preserve">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maximum load and for the Young’s modulus. </w:t>
      </w:r>
      <w:r w:rsidR="005A3FBD">
        <w:rPr>
          <w:color w:val="FF0000"/>
        </w:rPr>
        <w:t>Moreover, the type of material type and printing speed were also significant factors for the maximum load, though the influence of the printing is minimal</w:t>
      </w:r>
      <w:r w:rsidR="00447E2D">
        <w:rPr>
          <w:color w:val="FF0000"/>
        </w:rPr>
        <w:t xml:space="preserve"> as reported by </w:t>
      </w:r>
      <w:proofErr w:type="spellStart"/>
      <w:r w:rsidR="00447E2D" w:rsidRPr="00447E2D">
        <w:rPr>
          <w:color w:val="FF0000"/>
        </w:rPr>
        <w:t>Pazhamannil</w:t>
      </w:r>
      <w:proofErr w:type="spellEnd"/>
      <w:r w:rsidR="00447E2D">
        <w:rPr>
          <w:color w:val="FF0000"/>
        </w:rPr>
        <w:t xml:space="preserve"> </w:t>
      </w:r>
      <w:r w:rsidR="00447E2D" w:rsidRPr="00447E2D">
        <w:rPr>
          <w:i/>
          <w:color w:val="FF0000"/>
        </w:rPr>
        <w:t>et al.</w:t>
      </w:r>
      <w:r w:rsidR="00447E2D" w:rsidRPr="00447E2D">
        <w:rPr>
          <w:color w:val="FF0000"/>
          <w:vertAlign w:val="superscript"/>
        </w:rPr>
        <w:t>50</w:t>
      </w:r>
      <w:r w:rsidR="005A3FBD">
        <w:rPr>
          <w:color w:val="FF0000"/>
        </w:rPr>
        <w:t xml:space="preserve">. </w:t>
      </w:r>
      <w:r w:rsidRPr="00CD6347">
        <w:t>The contribution to the total variance in the maximal load model was 97.3 % and 1.3 % 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presented a contribution of 96.6 %. Thus, when manufacturing new parts, infill density is a key factor for guaranteeing adequate </w:t>
      </w:r>
      <w:del w:id="62" w:author="Fabio Alberto Cruz Sanchez" w:date="2021-11-17T14:48:00Z">
        <w:r w:rsidRPr="00CD6347" w:rsidDel="00337AD1">
          <w:delText>tensile strength</w:delText>
        </w:r>
      </w:del>
      <w:ins w:id="63" w:author="Fabio Alberto Cruz Sanchez" w:date="2021-11-17T14:48:00Z">
        <w:r w:rsidR="00337AD1">
          <w:t>resistance</w:t>
        </w:r>
      </w:ins>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in the study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affects also the tensile </w:t>
      </w:r>
      <w:del w:id="64" w:author="Fabio Alberto Cruz Sanchez" w:date="2021-11-17T14:47:00Z">
        <w:r w:rsidR="00F204A7" w:rsidRPr="00F204A7" w:rsidDel="00337AD1">
          <w:rPr>
            <w:color w:val="FF0000"/>
          </w:rPr>
          <w:delText xml:space="preserve">strength </w:delText>
        </w:r>
      </w:del>
      <w:ins w:id="65" w:author="Fabio Alberto Cruz Sanchez" w:date="2021-11-17T14:47:00Z">
        <w:r w:rsidR="00337AD1">
          <w:rPr>
            <w:color w:val="FF0000"/>
          </w:rPr>
          <w:t>load</w:t>
        </w:r>
        <w:r w:rsidR="00337AD1" w:rsidRPr="00F204A7">
          <w:rPr>
            <w:color w:val="FF0000"/>
          </w:rPr>
          <w:t xml:space="preserve"> </w:t>
        </w:r>
      </w:ins>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 xml:space="preserve">tensile </w:t>
      </w:r>
      <w:del w:id="66" w:author="Fabio Alberto Cruz Sanchez" w:date="2021-11-17T14:47:00Z">
        <w:r w:rsidR="00F204A7" w:rsidDel="00337AD1">
          <w:rPr>
            <w:color w:val="FF0000"/>
          </w:rPr>
          <w:delText>strength</w:delText>
        </w:r>
      </w:del>
      <w:ins w:id="67" w:author="Fabio Alberto Cruz Sanchez" w:date="2021-11-17T14:47:00Z">
        <w:r w:rsidR="00337AD1">
          <w:rPr>
            <w:color w:val="FF0000"/>
          </w:rPr>
          <w:t>load</w:t>
        </w:r>
      </w:ins>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22,23</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6F2424BE">
            <wp:extent cx="5632823" cy="2816411"/>
            <wp:effectExtent l="0" t="0" r="635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32823"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018F4A50" w:rsidR="00BD4A80" w:rsidRDefault="00A0411C">
      <w:pPr>
        <w:pStyle w:val="TableCaption"/>
      </w:pPr>
      <w:r>
        <w:t xml:space="preserve">Table 3.2: </w:t>
      </w:r>
      <w:bookmarkStart w:id="68" w:name="tab:anova-phase1"/>
      <w:r w:rsidR="005311C4">
        <w:t xml:space="preserve">ANOVA results at 95 </w:t>
      </w:r>
      <w:r>
        <w:t>% significance level for Maximal load and Young</w:t>
      </w:r>
      <w:r w:rsidR="00956147">
        <w:t>´s</w:t>
      </w:r>
      <w:r>
        <w:t xml:space="preserve"> modulus variables</w:t>
      </w:r>
      <w:bookmarkEnd w:id="68"/>
    </w:p>
    <w:tbl>
      <w:tblPr>
        <w:tblStyle w:val="Table"/>
        <w:tblW w:w="0" w:type="auto"/>
        <w:jc w:val="center"/>
        <w:tblLayout w:type="fixed"/>
        <w:tblLook w:val="0420" w:firstRow="1" w:lastRow="0" w:firstColumn="0" w:lastColumn="0" w:noHBand="0" w:noVBand="1"/>
      </w:tblPr>
      <w:tblGrid>
        <w:gridCol w:w="1276"/>
        <w:gridCol w:w="567"/>
        <w:gridCol w:w="709"/>
        <w:gridCol w:w="850"/>
        <w:gridCol w:w="709"/>
        <w:gridCol w:w="1062"/>
        <w:gridCol w:w="497"/>
        <w:gridCol w:w="993"/>
        <w:gridCol w:w="992"/>
        <w:gridCol w:w="709"/>
        <w:gridCol w:w="985"/>
      </w:tblGrid>
      <w:tr w:rsidR="00BD4A80" w14:paraId="41EDE43F" w14:textId="77777777" w:rsidTr="004E7C12">
        <w:trPr>
          <w:cnfStyle w:val="100000000000" w:firstRow="1" w:lastRow="0" w:firstColumn="0" w:lastColumn="0" w:oddVBand="0" w:evenVBand="0" w:oddHBand="0" w:evenHBand="0" w:firstRowFirstColumn="0" w:firstRowLastColumn="0" w:lastRowFirstColumn="0" w:lastRowLastColumn="0"/>
          <w:cantSplit/>
          <w:tblHeader/>
          <w:jc w:val="center"/>
        </w:trPr>
        <w:tc>
          <w:tcPr>
            <w:tcW w:w="1276"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Variable</w:t>
            </w:r>
          </w:p>
        </w:tc>
        <w:tc>
          <w:tcPr>
            <w:tcW w:w="2835"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Maximal load</w:t>
            </w:r>
          </w:p>
        </w:tc>
        <w:tc>
          <w:tcPr>
            <w:tcW w:w="1062"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rsidP="004E7C12">
            <w:pPr>
              <w:spacing w:before="100" w:after="100"/>
              <w:ind w:left="100" w:right="100"/>
              <w:jc w:val="cente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457C04E5" w:rsidR="00BD4A80" w:rsidRDefault="00A0411C" w:rsidP="004E7C12">
            <w:pPr>
              <w:spacing w:before="100" w:after="100"/>
              <w:ind w:left="100" w:right="100"/>
              <w:jc w:val="center"/>
            </w:pPr>
            <w:r>
              <w:rPr>
                <w:rFonts w:ascii="Helvetica" w:eastAsia="Helvetica" w:hAnsi="Helvetica" w:cs="Helvetica"/>
                <w:b/>
                <w:color w:val="000000"/>
                <w:sz w:val="18"/>
                <w:szCs w:val="18"/>
              </w:rPr>
              <w:t>Young</w:t>
            </w:r>
            <w:r w:rsidR="00956147">
              <w:rPr>
                <w:rFonts w:ascii="Helvetica" w:eastAsia="Helvetica" w:hAnsi="Helvetica" w:cs="Helvetica"/>
                <w:b/>
                <w:color w:val="000000"/>
                <w:sz w:val="18"/>
                <w:szCs w:val="18"/>
              </w:rPr>
              <w:t>´s</w:t>
            </w:r>
            <w:r w:rsidR="004E7C12">
              <w:rPr>
                <w:rFonts w:ascii="Helvetica" w:eastAsia="Helvetica" w:hAnsi="Helvetica" w:cs="Helvetica"/>
                <w:b/>
                <w:color w:val="000000"/>
                <w:sz w:val="18"/>
                <w:szCs w:val="18"/>
              </w:rPr>
              <w:t xml:space="preserve"> modulus</w:t>
            </w:r>
          </w:p>
        </w:tc>
      </w:tr>
      <w:tr w:rsidR="00BD4A80" w14:paraId="40766595"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Pr="004E7C12" w:rsidRDefault="00BD4A80">
            <w:pPr>
              <w:spacing w:before="100" w:after="100"/>
              <w:ind w:left="100" w:right="100"/>
              <w:rPr>
                <w:sz w:val="14"/>
              </w:rPr>
            </w:pPr>
          </w:p>
        </w:tc>
        <w:tc>
          <w:tcPr>
            <w:tcW w:w="567"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709" w:type="dxa"/>
            <w:shd w:val="clear" w:color="auto" w:fill="EFEFEF"/>
            <w:tcMar>
              <w:top w:w="0" w:type="dxa"/>
              <w:left w:w="0" w:type="dxa"/>
              <w:bottom w:w="0" w:type="dxa"/>
              <w:right w:w="0" w:type="dxa"/>
            </w:tcMar>
            <w:vAlign w:val="center"/>
          </w:tcPr>
          <w:p w14:paraId="006355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850" w:type="dxa"/>
            <w:shd w:val="clear" w:color="auto" w:fill="EFEFEF"/>
            <w:tcMar>
              <w:top w:w="0" w:type="dxa"/>
              <w:left w:w="0" w:type="dxa"/>
              <w:bottom w:w="0" w:type="dxa"/>
              <w:right w:w="0" w:type="dxa"/>
            </w:tcMar>
            <w:vAlign w:val="center"/>
          </w:tcPr>
          <w:p w14:paraId="7DC3239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238934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1062" w:type="dxa"/>
            <w:tcBorders>
              <w:right w:val="single" w:sz="8" w:space="0" w:color="666666"/>
            </w:tcBorders>
            <w:shd w:val="clear" w:color="auto" w:fill="EFEFEF"/>
            <w:tcMar>
              <w:top w:w="0" w:type="dxa"/>
              <w:left w:w="0" w:type="dxa"/>
              <w:bottom w:w="0" w:type="dxa"/>
              <w:right w:w="0" w:type="dxa"/>
            </w:tcMar>
            <w:vAlign w:val="center"/>
          </w:tcPr>
          <w:p w14:paraId="0F77AB32" w14:textId="63871A31"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c>
          <w:tcPr>
            <w:tcW w:w="497"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993" w:type="dxa"/>
            <w:shd w:val="clear" w:color="auto" w:fill="EFEFEF"/>
            <w:tcMar>
              <w:top w:w="0" w:type="dxa"/>
              <w:left w:w="0" w:type="dxa"/>
              <w:bottom w:w="0" w:type="dxa"/>
              <w:right w:w="0" w:type="dxa"/>
            </w:tcMar>
            <w:vAlign w:val="center"/>
          </w:tcPr>
          <w:p w14:paraId="04BBCC5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992" w:type="dxa"/>
            <w:shd w:val="clear" w:color="auto" w:fill="EFEFEF"/>
            <w:tcMar>
              <w:top w:w="0" w:type="dxa"/>
              <w:left w:w="0" w:type="dxa"/>
              <w:bottom w:w="0" w:type="dxa"/>
              <w:right w:w="0" w:type="dxa"/>
            </w:tcMar>
            <w:vAlign w:val="center"/>
          </w:tcPr>
          <w:p w14:paraId="339A7C2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89A6CAA"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985" w:type="dxa"/>
            <w:shd w:val="clear" w:color="auto" w:fill="EFEFEF"/>
            <w:tcMar>
              <w:top w:w="0" w:type="dxa"/>
              <w:left w:w="0" w:type="dxa"/>
              <w:bottom w:w="0" w:type="dxa"/>
              <w:right w:w="0" w:type="dxa"/>
            </w:tcMar>
            <w:vAlign w:val="center"/>
          </w:tcPr>
          <w:p w14:paraId="674796F0" w14:textId="4F562FB5"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r>
      <w:tr w:rsidR="00BD4A80" w14:paraId="4D7720FF"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1923CA4A" w14:textId="76BC6E93"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Layer Height</w:t>
            </w:r>
          </w:p>
        </w:tc>
        <w:tc>
          <w:tcPr>
            <w:tcW w:w="567"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5DB98BC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850" w:type="dxa"/>
            <w:shd w:val="clear" w:color="auto" w:fill="FFFFFF"/>
            <w:tcMar>
              <w:top w:w="0" w:type="dxa"/>
              <w:left w:w="0" w:type="dxa"/>
              <w:bottom w:w="0" w:type="dxa"/>
              <w:right w:w="0" w:type="dxa"/>
            </w:tcMar>
            <w:vAlign w:val="center"/>
          </w:tcPr>
          <w:p w14:paraId="3233DE7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709" w:type="dxa"/>
            <w:shd w:val="clear" w:color="auto" w:fill="FFFFFF"/>
            <w:tcMar>
              <w:top w:w="0" w:type="dxa"/>
              <w:left w:w="0" w:type="dxa"/>
              <w:bottom w:w="0" w:type="dxa"/>
              <w:right w:w="0" w:type="dxa"/>
            </w:tcMar>
            <w:vAlign w:val="center"/>
          </w:tcPr>
          <w:p w14:paraId="0AEAED5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1.41</w:t>
            </w:r>
          </w:p>
        </w:tc>
        <w:tc>
          <w:tcPr>
            <w:tcW w:w="1062"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0.262</w:t>
            </w:r>
          </w:p>
        </w:tc>
        <w:tc>
          <w:tcPr>
            <w:tcW w:w="497"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2C9910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992" w:type="dxa"/>
            <w:shd w:val="clear" w:color="auto" w:fill="FFFFFF"/>
            <w:tcMar>
              <w:top w:w="0" w:type="dxa"/>
              <w:left w:w="0" w:type="dxa"/>
              <w:bottom w:w="0" w:type="dxa"/>
              <w:right w:w="0" w:type="dxa"/>
            </w:tcMar>
            <w:vAlign w:val="center"/>
          </w:tcPr>
          <w:p w14:paraId="49CE5E1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709" w:type="dxa"/>
            <w:shd w:val="clear" w:color="auto" w:fill="FFFFFF"/>
            <w:tcMar>
              <w:top w:w="0" w:type="dxa"/>
              <w:left w:w="0" w:type="dxa"/>
              <w:bottom w:w="0" w:type="dxa"/>
              <w:right w:w="0" w:type="dxa"/>
            </w:tcMar>
            <w:vAlign w:val="center"/>
          </w:tcPr>
          <w:p w14:paraId="0CFB6A7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3.956</w:t>
            </w:r>
          </w:p>
        </w:tc>
        <w:tc>
          <w:tcPr>
            <w:tcW w:w="985" w:type="dxa"/>
            <w:shd w:val="clear" w:color="auto" w:fill="FFFFFF"/>
            <w:tcMar>
              <w:top w:w="0" w:type="dxa"/>
              <w:left w:w="0" w:type="dxa"/>
              <w:bottom w:w="0" w:type="dxa"/>
              <w:right w:w="0" w:type="dxa"/>
            </w:tcMar>
            <w:vAlign w:val="center"/>
          </w:tcPr>
          <w:p w14:paraId="242F81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0.075</w:t>
            </w:r>
          </w:p>
        </w:tc>
      </w:tr>
      <w:tr w:rsidR="00BD4A80" w14:paraId="6A6138CE"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6E39BCD6" w14:textId="63C0C1EE"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Infill Density</w:t>
            </w:r>
          </w:p>
        </w:tc>
        <w:tc>
          <w:tcPr>
            <w:tcW w:w="567"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18D26EB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850" w:type="dxa"/>
            <w:shd w:val="clear" w:color="auto" w:fill="EFEFEF"/>
            <w:tcMar>
              <w:top w:w="0" w:type="dxa"/>
              <w:left w:w="0" w:type="dxa"/>
              <w:bottom w:w="0" w:type="dxa"/>
              <w:right w:w="0" w:type="dxa"/>
            </w:tcMar>
            <w:vAlign w:val="center"/>
          </w:tcPr>
          <w:p w14:paraId="5BED8F4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709" w:type="dxa"/>
            <w:shd w:val="clear" w:color="auto" w:fill="EFEFEF"/>
            <w:tcMar>
              <w:top w:w="0" w:type="dxa"/>
              <w:left w:w="0" w:type="dxa"/>
              <w:bottom w:w="0" w:type="dxa"/>
              <w:right w:w="0" w:type="dxa"/>
            </w:tcMar>
            <w:vAlign w:val="center"/>
          </w:tcPr>
          <w:p w14:paraId="439FB21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851.04</w:t>
            </w:r>
          </w:p>
        </w:tc>
        <w:tc>
          <w:tcPr>
            <w:tcW w:w="1062" w:type="dxa"/>
            <w:tcBorders>
              <w:right w:val="single" w:sz="8" w:space="0" w:color="666666"/>
            </w:tcBorders>
            <w:shd w:val="clear" w:color="auto" w:fill="EFEFEF"/>
            <w:tcMar>
              <w:top w:w="0" w:type="dxa"/>
              <w:left w:w="0" w:type="dxa"/>
              <w:bottom w:w="0" w:type="dxa"/>
              <w:right w:w="0" w:type="dxa"/>
            </w:tcMar>
            <w:vAlign w:val="center"/>
          </w:tcPr>
          <w:p w14:paraId="607F5DB7" w14:textId="5A5AA2D4"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5.2e-11</w:t>
            </w:r>
          </w:p>
        </w:tc>
        <w:tc>
          <w:tcPr>
            <w:tcW w:w="497"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22A204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992" w:type="dxa"/>
            <w:shd w:val="clear" w:color="auto" w:fill="EFEFEF"/>
            <w:tcMar>
              <w:top w:w="0" w:type="dxa"/>
              <w:left w:w="0" w:type="dxa"/>
              <w:bottom w:w="0" w:type="dxa"/>
              <w:right w:w="0" w:type="dxa"/>
            </w:tcMar>
            <w:vAlign w:val="center"/>
          </w:tcPr>
          <w:p w14:paraId="3C988DF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709" w:type="dxa"/>
            <w:shd w:val="clear" w:color="auto" w:fill="EFEFEF"/>
            <w:tcMar>
              <w:top w:w="0" w:type="dxa"/>
              <w:left w:w="0" w:type="dxa"/>
              <w:bottom w:w="0" w:type="dxa"/>
              <w:right w:w="0" w:type="dxa"/>
            </w:tcMar>
            <w:vAlign w:val="center"/>
          </w:tcPr>
          <w:p w14:paraId="438A679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410.611</w:t>
            </w:r>
          </w:p>
        </w:tc>
        <w:tc>
          <w:tcPr>
            <w:tcW w:w="985" w:type="dxa"/>
            <w:shd w:val="clear" w:color="auto" w:fill="EFEFEF"/>
            <w:tcMar>
              <w:top w:w="0" w:type="dxa"/>
              <w:left w:w="0" w:type="dxa"/>
              <w:bottom w:w="0" w:type="dxa"/>
              <w:right w:w="0" w:type="dxa"/>
            </w:tcMar>
            <w:vAlign w:val="center"/>
          </w:tcPr>
          <w:p w14:paraId="2FB5BEB0" w14:textId="69595153"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1.8e-09</w:t>
            </w:r>
          </w:p>
        </w:tc>
      </w:tr>
      <w:tr w:rsidR="00BD4A80" w14:paraId="55003EAA"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1632CF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FFFFFF"/>
            <w:tcMar>
              <w:top w:w="0" w:type="dxa"/>
              <w:left w:w="0" w:type="dxa"/>
              <w:bottom w:w="0" w:type="dxa"/>
              <w:right w:w="0" w:type="dxa"/>
            </w:tcMar>
            <w:vAlign w:val="center"/>
          </w:tcPr>
          <w:p w14:paraId="365433D9"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FFFFFF"/>
            <w:tcMar>
              <w:top w:w="0" w:type="dxa"/>
              <w:left w:w="0" w:type="dxa"/>
              <w:bottom w:w="0" w:type="dxa"/>
              <w:right w:w="0" w:type="dxa"/>
            </w:tcMar>
            <w:vAlign w:val="center"/>
          </w:tcPr>
          <w:p w14:paraId="5755D5E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0.131</w:t>
            </w:r>
          </w:p>
        </w:tc>
        <w:tc>
          <w:tcPr>
            <w:tcW w:w="1062"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0.725</w:t>
            </w:r>
          </w:p>
        </w:tc>
        <w:tc>
          <w:tcPr>
            <w:tcW w:w="497"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E734D6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992" w:type="dxa"/>
            <w:shd w:val="clear" w:color="auto" w:fill="FFFFFF"/>
            <w:tcMar>
              <w:top w:w="0" w:type="dxa"/>
              <w:left w:w="0" w:type="dxa"/>
              <w:bottom w:w="0" w:type="dxa"/>
              <w:right w:w="0" w:type="dxa"/>
            </w:tcMar>
            <w:vAlign w:val="center"/>
          </w:tcPr>
          <w:p w14:paraId="386C58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709" w:type="dxa"/>
            <w:shd w:val="clear" w:color="auto" w:fill="FFFFFF"/>
            <w:tcMar>
              <w:top w:w="0" w:type="dxa"/>
              <w:left w:w="0" w:type="dxa"/>
              <w:bottom w:w="0" w:type="dxa"/>
              <w:right w:w="0" w:type="dxa"/>
            </w:tcMar>
            <w:vAlign w:val="center"/>
          </w:tcPr>
          <w:p w14:paraId="2F9102E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0.441</w:t>
            </w:r>
          </w:p>
        </w:tc>
        <w:tc>
          <w:tcPr>
            <w:tcW w:w="985" w:type="dxa"/>
            <w:shd w:val="clear" w:color="auto" w:fill="FFFFFF"/>
            <w:tcMar>
              <w:top w:w="0" w:type="dxa"/>
              <w:left w:w="0" w:type="dxa"/>
              <w:bottom w:w="0" w:type="dxa"/>
              <w:right w:w="0" w:type="dxa"/>
            </w:tcMar>
            <w:vAlign w:val="center"/>
          </w:tcPr>
          <w:p w14:paraId="6928959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0.522</w:t>
            </w:r>
          </w:p>
        </w:tc>
      </w:tr>
      <w:tr w:rsidR="00BD4A80" w14:paraId="05AD0FFD"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0570D40E" w14:textId="1AFAD1B7"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Printing Speed</w:t>
            </w:r>
          </w:p>
        </w:tc>
        <w:tc>
          <w:tcPr>
            <w:tcW w:w="567"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61E1BF1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EFEFEF"/>
            <w:tcMar>
              <w:top w:w="0" w:type="dxa"/>
              <w:left w:w="0" w:type="dxa"/>
              <w:bottom w:w="0" w:type="dxa"/>
              <w:right w:w="0" w:type="dxa"/>
            </w:tcMar>
            <w:vAlign w:val="center"/>
          </w:tcPr>
          <w:p w14:paraId="2C6CD49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EFEFEF"/>
            <w:tcMar>
              <w:top w:w="0" w:type="dxa"/>
              <w:left w:w="0" w:type="dxa"/>
              <w:bottom w:w="0" w:type="dxa"/>
              <w:right w:w="0" w:type="dxa"/>
            </w:tcMar>
            <w:vAlign w:val="center"/>
          </w:tcPr>
          <w:p w14:paraId="6624424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0.067</w:t>
            </w:r>
          </w:p>
        </w:tc>
        <w:tc>
          <w:tcPr>
            <w:tcW w:w="1062" w:type="dxa"/>
            <w:tcBorders>
              <w:right w:val="single" w:sz="8" w:space="0" w:color="666666"/>
            </w:tcBorders>
            <w:shd w:val="clear" w:color="auto" w:fill="EFEFEF"/>
            <w:tcMar>
              <w:top w:w="0" w:type="dxa"/>
              <w:left w:w="0" w:type="dxa"/>
              <w:bottom w:w="0" w:type="dxa"/>
              <w:right w:w="0" w:type="dxa"/>
            </w:tcMar>
            <w:vAlign w:val="center"/>
          </w:tcPr>
          <w:p w14:paraId="18106C93" w14:textId="7170DC3E"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3A5041A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992" w:type="dxa"/>
            <w:shd w:val="clear" w:color="auto" w:fill="EFEFEF"/>
            <w:tcMar>
              <w:top w:w="0" w:type="dxa"/>
              <w:left w:w="0" w:type="dxa"/>
              <w:bottom w:w="0" w:type="dxa"/>
              <w:right w:w="0" w:type="dxa"/>
            </w:tcMar>
            <w:vAlign w:val="center"/>
          </w:tcPr>
          <w:p w14:paraId="33F348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709" w:type="dxa"/>
            <w:shd w:val="clear" w:color="auto" w:fill="EFEFEF"/>
            <w:tcMar>
              <w:top w:w="0" w:type="dxa"/>
              <w:left w:w="0" w:type="dxa"/>
              <w:bottom w:w="0" w:type="dxa"/>
              <w:right w:w="0" w:type="dxa"/>
            </w:tcMar>
            <w:vAlign w:val="center"/>
          </w:tcPr>
          <w:p w14:paraId="1735513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0.097</w:t>
            </w:r>
          </w:p>
        </w:tc>
        <w:tc>
          <w:tcPr>
            <w:tcW w:w="985" w:type="dxa"/>
            <w:shd w:val="clear" w:color="auto" w:fill="EFEFEF"/>
            <w:tcMar>
              <w:top w:w="0" w:type="dxa"/>
              <w:left w:w="0" w:type="dxa"/>
              <w:bottom w:w="0" w:type="dxa"/>
              <w:right w:w="0" w:type="dxa"/>
            </w:tcMar>
            <w:vAlign w:val="center"/>
          </w:tcPr>
          <w:p w14:paraId="73790B2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0.762</w:t>
            </w:r>
          </w:p>
        </w:tc>
      </w:tr>
      <w:tr w:rsidR="00BD4A80" w14:paraId="370DACCC"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4E70D0A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850" w:type="dxa"/>
            <w:shd w:val="clear" w:color="auto" w:fill="FFFFFF"/>
            <w:tcMar>
              <w:top w:w="0" w:type="dxa"/>
              <w:left w:w="0" w:type="dxa"/>
              <w:bottom w:w="0" w:type="dxa"/>
              <w:right w:w="0" w:type="dxa"/>
            </w:tcMar>
            <w:vAlign w:val="center"/>
          </w:tcPr>
          <w:p w14:paraId="590253D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709" w:type="dxa"/>
            <w:shd w:val="clear" w:color="auto" w:fill="FFFFFF"/>
            <w:tcMar>
              <w:top w:w="0" w:type="dxa"/>
              <w:left w:w="0" w:type="dxa"/>
              <w:bottom w:w="0" w:type="dxa"/>
              <w:right w:w="0" w:type="dxa"/>
            </w:tcMar>
            <w:vAlign w:val="center"/>
          </w:tcPr>
          <w:p w14:paraId="4957348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11.264</w:t>
            </w:r>
          </w:p>
        </w:tc>
        <w:tc>
          <w:tcPr>
            <w:tcW w:w="1062"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6E3DEC5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992" w:type="dxa"/>
            <w:shd w:val="clear" w:color="auto" w:fill="FFFFFF"/>
            <w:tcMar>
              <w:top w:w="0" w:type="dxa"/>
              <w:left w:w="0" w:type="dxa"/>
              <w:bottom w:w="0" w:type="dxa"/>
              <w:right w:w="0" w:type="dxa"/>
            </w:tcMar>
            <w:vAlign w:val="center"/>
          </w:tcPr>
          <w:p w14:paraId="58A1877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709" w:type="dxa"/>
            <w:shd w:val="clear" w:color="auto" w:fill="FFFFFF"/>
            <w:tcMar>
              <w:top w:w="0" w:type="dxa"/>
              <w:left w:w="0" w:type="dxa"/>
              <w:bottom w:w="0" w:type="dxa"/>
              <w:right w:w="0" w:type="dxa"/>
            </w:tcMar>
            <w:vAlign w:val="center"/>
          </w:tcPr>
          <w:p w14:paraId="47D7F99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0.065</w:t>
            </w:r>
          </w:p>
        </w:tc>
        <w:tc>
          <w:tcPr>
            <w:tcW w:w="985" w:type="dxa"/>
            <w:shd w:val="clear" w:color="auto" w:fill="FFFFFF"/>
            <w:tcMar>
              <w:top w:w="0" w:type="dxa"/>
              <w:left w:w="0" w:type="dxa"/>
              <w:bottom w:w="0" w:type="dxa"/>
              <w:right w:w="0" w:type="dxa"/>
            </w:tcMar>
            <w:vAlign w:val="center"/>
          </w:tcPr>
          <w:p w14:paraId="438DEEC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0.803</w:t>
            </w:r>
          </w:p>
        </w:tc>
      </w:tr>
      <w:tr w:rsidR="00BD4A80" w14:paraId="387C72EB"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709" w:type="dxa"/>
            <w:shd w:val="clear" w:color="auto" w:fill="EFEFEF"/>
            <w:tcMar>
              <w:top w:w="0" w:type="dxa"/>
              <w:left w:w="0" w:type="dxa"/>
              <w:bottom w:w="0" w:type="dxa"/>
              <w:right w:w="0" w:type="dxa"/>
            </w:tcMar>
            <w:vAlign w:val="center"/>
          </w:tcPr>
          <w:p w14:paraId="0151D8B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0.094</w:t>
            </w:r>
          </w:p>
        </w:tc>
        <w:tc>
          <w:tcPr>
            <w:tcW w:w="850" w:type="dxa"/>
            <w:shd w:val="clear" w:color="auto" w:fill="EFEFEF"/>
            <w:tcMar>
              <w:top w:w="0" w:type="dxa"/>
              <w:left w:w="0" w:type="dxa"/>
              <w:bottom w:w="0" w:type="dxa"/>
              <w:right w:w="0" w:type="dxa"/>
            </w:tcMar>
            <w:vAlign w:val="center"/>
          </w:tcPr>
          <w:p w14:paraId="3BF466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0.009</w:t>
            </w:r>
          </w:p>
        </w:tc>
        <w:tc>
          <w:tcPr>
            <w:tcW w:w="709" w:type="dxa"/>
            <w:shd w:val="clear" w:color="auto" w:fill="EFEFEF"/>
            <w:tcMar>
              <w:top w:w="0" w:type="dxa"/>
              <w:left w:w="0" w:type="dxa"/>
              <w:bottom w:w="0" w:type="dxa"/>
              <w:right w:w="0" w:type="dxa"/>
            </w:tcMar>
            <w:vAlign w:val="center"/>
          </w:tcPr>
          <w:p w14:paraId="2A113EFF" w14:textId="77777777" w:rsidR="00BD4A80" w:rsidRPr="004E7C12" w:rsidRDefault="00BD4A80">
            <w:pPr>
              <w:spacing w:before="100" w:after="100"/>
              <w:ind w:left="100" w:right="100"/>
              <w:rPr>
                <w:sz w:val="14"/>
              </w:rPr>
            </w:pPr>
          </w:p>
        </w:tc>
        <w:tc>
          <w:tcPr>
            <w:tcW w:w="1062"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Pr="004E7C12" w:rsidRDefault="00BD4A80">
            <w:pPr>
              <w:spacing w:before="100" w:after="100"/>
              <w:ind w:left="100" w:right="100"/>
              <w:rPr>
                <w:sz w:val="14"/>
              </w:rPr>
            </w:pPr>
          </w:p>
        </w:tc>
        <w:tc>
          <w:tcPr>
            <w:tcW w:w="497"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993" w:type="dxa"/>
            <w:shd w:val="clear" w:color="auto" w:fill="EFEFEF"/>
            <w:tcMar>
              <w:top w:w="0" w:type="dxa"/>
              <w:left w:w="0" w:type="dxa"/>
              <w:bottom w:w="0" w:type="dxa"/>
              <w:right w:w="0" w:type="dxa"/>
            </w:tcMar>
            <w:vAlign w:val="center"/>
          </w:tcPr>
          <w:p w14:paraId="565C7DC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8346.354</w:t>
            </w:r>
          </w:p>
        </w:tc>
        <w:tc>
          <w:tcPr>
            <w:tcW w:w="992" w:type="dxa"/>
            <w:shd w:val="clear" w:color="auto" w:fill="EFEFEF"/>
            <w:tcMar>
              <w:top w:w="0" w:type="dxa"/>
              <w:left w:w="0" w:type="dxa"/>
              <w:bottom w:w="0" w:type="dxa"/>
              <w:right w:w="0" w:type="dxa"/>
            </w:tcMar>
            <w:vAlign w:val="center"/>
          </w:tcPr>
          <w:p w14:paraId="35512DA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w:t>
            </w:r>
          </w:p>
        </w:tc>
        <w:tc>
          <w:tcPr>
            <w:tcW w:w="709" w:type="dxa"/>
            <w:shd w:val="clear" w:color="auto" w:fill="EFEFEF"/>
            <w:tcMar>
              <w:top w:w="0" w:type="dxa"/>
              <w:left w:w="0" w:type="dxa"/>
              <w:bottom w:w="0" w:type="dxa"/>
              <w:right w:w="0" w:type="dxa"/>
            </w:tcMar>
            <w:vAlign w:val="center"/>
          </w:tcPr>
          <w:p w14:paraId="06523A84" w14:textId="77777777" w:rsidR="00BD4A80" w:rsidRPr="004E7C12" w:rsidRDefault="00BD4A80">
            <w:pPr>
              <w:spacing w:before="100" w:after="100"/>
              <w:ind w:left="100" w:right="100"/>
              <w:rPr>
                <w:sz w:val="14"/>
              </w:rPr>
            </w:pPr>
          </w:p>
        </w:tc>
        <w:tc>
          <w:tcPr>
            <w:tcW w:w="985" w:type="dxa"/>
            <w:shd w:val="clear" w:color="auto" w:fill="EFEFEF"/>
            <w:tcMar>
              <w:top w:w="0" w:type="dxa"/>
              <w:left w:w="0" w:type="dxa"/>
              <w:bottom w:w="0" w:type="dxa"/>
              <w:right w:w="0" w:type="dxa"/>
            </w:tcMar>
            <w:vAlign w:val="center"/>
          </w:tcPr>
          <w:p w14:paraId="1B9B8650" w14:textId="77777777" w:rsidR="00BD4A80" w:rsidRPr="004E7C12" w:rsidRDefault="00BD4A80">
            <w:pPr>
              <w:spacing w:before="100" w:after="100"/>
              <w:ind w:left="100" w:right="100"/>
              <w:rPr>
                <w:sz w:val="14"/>
              </w:rPr>
            </w:pPr>
          </w:p>
        </w:tc>
      </w:tr>
      <w:tr w:rsidR="00BD4A80" w14:paraId="670D2B7C" w14:textId="77777777" w:rsidTr="004E7C12">
        <w:trPr>
          <w:cantSplit/>
          <w:jc w:val="center"/>
        </w:trPr>
        <w:tc>
          <w:tcPr>
            <w:tcW w:w="9349" w:type="dxa"/>
            <w:gridSpan w:val="11"/>
            <w:shd w:val="clear" w:color="auto" w:fill="FFFFFF"/>
            <w:tcMar>
              <w:top w:w="0" w:type="dxa"/>
              <w:left w:w="0" w:type="dxa"/>
              <w:bottom w:w="0" w:type="dxa"/>
              <w:right w:w="0" w:type="dxa"/>
            </w:tcMar>
            <w:vAlign w:val="center"/>
          </w:tcPr>
          <w:p w14:paraId="195182A1" w14:textId="234C14E7" w:rsidR="00BD4A80" w:rsidRDefault="00BD4A80">
            <w:pPr>
              <w:spacing w:before="100" w:after="100"/>
              <w:ind w:left="100" w:right="100"/>
            </w:pPr>
          </w:p>
        </w:tc>
      </w:tr>
    </w:tbl>
    <w:p w14:paraId="590BD7BA" w14:textId="6FC43352" w:rsidR="00BD4A80" w:rsidRDefault="00A0411C">
      <w:pPr>
        <w:pStyle w:val="Titre2"/>
      </w:pPr>
      <w:bookmarkStart w:id="69" w:name="phase-ii-focusing"/>
      <w:bookmarkEnd w:id="59"/>
      <w:r>
        <w:rPr>
          <w:rStyle w:val="SectionNumber"/>
        </w:rPr>
        <w:t>3.2</w:t>
      </w:r>
      <w:r>
        <w:tab/>
        <w:t>Phase II: Focusing</w:t>
      </w:r>
    </w:p>
    <w:p w14:paraId="5B645806" w14:textId="6493C102"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BF78A5">
        <w:rPr>
          <w:color w:val="FF0000"/>
        </w:rPr>
        <w:t xml:space="preserve">the </w:t>
      </w:r>
      <w:r w:rsidRPr="00CD6347">
        <w:t xml:space="preserve">infill density on the tensile </w:t>
      </w:r>
      <w:del w:id="70" w:author="Fabio Alberto Cruz Sanchez" w:date="2021-11-17T14:47:00Z">
        <w:r w:rsidRPr="00CD6347" w:rsidDel="00337AD1">
          <w:delText xml:space="preserve">strength </w:delText>
        </w:r>
      </w:del>
      <w:ins w:id="71" w:author="Fabio Alberto Cruz Sanchez" w:date="2021-11-17T14:47:00Z">
        <w:r w:rsidR="00337AD1">
          <w:t>load</w:t>
        </w:r>
        <w:r w:rsidR="00337AD1" w:rsidRPr="00CD6347">
          <w:t xml:space="preserve"> </w:t>
        </w:r>
      </w:ins>
      <w:r w:rsidRPr="00CD6347">
        <w:t>based on</w:t>
      </w:r>
      <w:r w:rsidR="00BF78A5">
        <w:t xml:space="preserve"> </w:t>
      </w:r>
      <w:r w:rsidR="00BF78A5" w:rsidRPr="00BF78A5">
        <w:rPr>
          <w:color w:val="FF0000"/>
        </w:rPr>
        <w:t>the results of</w:t>
      </w:r>
      <w:r w:rsidRPr="00BF78A5">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with an estimated printing time of 20 min. A total of 10 samples were manufactured.</w:t>
      </w:r>
    </w:p>
    <w:p w14:paraId="6908AAF6" w14:textId="75637F1A" w:rsidR="00BF78A5" w:rsidRPr="00CD6347" w:rsidRDefault="00BF78A5" w:rsidP="00BF78A5">
      <w:pPr>
        <w:pStyle w:val="Corpsdetexte"/>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6F94CD2F">
            <wp:extent cx="3324222" cy="2813539"/>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102" b="6260"/>
                    <a:stretch/>
                  </pic:blipFill>
                  <pic:spPr bwMode="auto">
                    <a:xfrm>
                      <a:off x="0" y="0"/>
                      <a:ext cx="3324393"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3B65819F" w:rsidR="00BD4A80" w:rsidRPr="00CD6347" w:rsidRDefault="00A0411C">
      <w:pPr>
        <w:pStyle w:val="Corpsdetexte"/>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models. </w:t>
      </w:r>
      <w:r w:rsidRPr="00CD6347">
        <w:t xml:space="preserve">In the A region, which comprises infill densities ranging from 40 to 85 %, the slope of the curve grows slowly with an approximately linear trend. </w:t>
      </w:r>
      <w:commentRangeStart w:id="72"/>
      <w:r w:rsidRPr="00CD6347">
        <w:t xml:space="preserve">In the B region, from </w:t>
      </w:r>
      <w:r w:rsidR="00BF78A5" w:rsidRPr="00BF78A5">
        <w:rPr>
          <w:color w:val="FF0000"/>
        </w:rPr>
        <w:t>85</w:t>
      </w:r>
      <w:r w:rsidRPr="00CD6347">
        <w:t xml:space="preserve"> to 100 %, the increase of the tensile strength becomes more pronounced using a quadratic </w:t>
      </w:r>
      <w:r w:rsidRPr="00BF78A5">
        <w:rPr>
          <w:color w:val="FF0000"/>
        </w:rPr>
        <w:t>function</w:t>
      </w:r>
      <w:commentRangeEnd w:id="72"/>
      <w:r w:rsidR="005E0D33">
        <w:rPr>
          <w:rStyle w:val="Marquedecommentaire"/>
        </w:rPr>
        <w:commentReference w:id="72"/>
      </w:r>
      <w:r w:rsidRPr="00BF78A5">
        <w:rPr>
          <w:color w:val="FF0000"/>
        </w:rPr>
        <w:t xml:space="preserve">. Regarding </w:t>
      </w:r>
      <w:r w:rsidRPr="00CD6347">
        <w:t xml:space="preserve">the type of </w:t>
      </w:r>
      <w:r w:rsidRPr="00CD6347">
        <w:lastRenderedPageBreak/>
        <w:t>material, it is clear that virgin PLA moderately outperforms recycled PLA. These results are in agreement with studies on the comparison of the performance of recycled and virgin PLA</w:t>
      </w:r>
      <w:hyperlink w:anchor="ref-CruzSanchez2017">
        <w:r w:rsidRPr="00CD6347">
          <w:rPr>
            <w:rStyle w:val="Lienhypertexte"/>
            <w:color w:val="auto"/>
            <w:vertAlign w:val="superscript"/>
          </w:rPr>
          <w:t>32</w:t>
        </w:r>
      </w:hyperlink>
      <w:r w:rsidRPr="00CD6347">
        <w:t xml:space="preserve"> in which there was found to be a difference of about 10 % in the tensile strength in the first recycling cycles. However, the difference notably increased as the infill density approached 100 %. The results obtained closely match those presented by Wang </w:t>
      </w:r>
      <w:r w:rsidR="00447E2D" w:rsidRPr="00447E2D">
        <w:rPr>
          <w:i/>
        </w:rPr>
        <w:t>et al.</w:t>
      </w:r>
      <w:r w:rsidR="00447E2D">
        <w:rPr>
          <w:color w:val="FF0000"/>
          <w:vertAlign w:val="superscript"/>
        </w:rPr>
        <w:t>52</w:t>
      </w:r>
      <w:r w:rsidRPr="00CD6347">
        <w:t xml:space="preserve"> In their study, the authors studied infill densities of 20, 40, 60, 80 and 100 % and the evolution of the tensile strength is similar to that shown in Figure </w:t>
      </w:r>
      <w:r w:rsidR="00C5796C" w:rsidRPr="00BF78A5">
        <w:rPr>
          <w:color w:val="FF0000"/>
        </w:rPr>
        <w:t>4</w:t>
      </w:r>
      <w:r w:rsidR="00BF78A5" w:rsidRPr="00BF78A5">
        <w:rPr>
          <w:color w:val="FF0000"/>
        </w:rPr>
        <w:t>b</w:t>
      </w:r>
      <w:r w:rsidRPr="00CD6347">
        <w:t>.</w:t>
      </w:r>
    </w:p>
    <w:p w14:paraId="6C9286BD" w14:textId="1A989CCF" w:rsidR="00BD4A80" w:rsidRPr="008F47C5" w:rsidRDefault="00A0411C">
      <w:pPr>
        <w:pStyle w:val="Corpsdetexte"/>
        <w:rPr>
          <w:color w:val="FF0000"/>
        </w:rPr>
      </w:pPr>
      <w:r w:rsidRPr="00CD6347">
        <w:t>Based on the results, it appears that a reduction from 100 to 40 % of the infill density implies a relatively limited reduction</w:t>
      </w:r>
      <w:del w:id="73" w:author="Fabio Alberto Cruz Sanchez" w:date="2021-11-17T09:56:00Z">
        <w:r w:rsidRPr="00CD6347" w:rsidDel="002D59BD">
          <w:delText>,</w:delText>
        </w:r>
      </w:del>
      <w:r w:rsidRPr="00CD6347">
        <w:t xml:space="preserve"> </w:t>
      </w:r>
      <w:ins w:id="74" w:author="Fabio Alberto Cruz Sanchez" w:date="2021-11-17T09:54:00Z">
        <w:r w:rsidR="002D59BD">
          <w:t xml:space="preserve">from </w:t>
        </w:r>
      </w:ins>
      <w:ins w:id="75" w:author="Fabio Alberto Cruz Sanchez" w:date="2021-11-17T09:55:00Z">
        <w:r w:rsidR="002D59BD">
          <w:t xml:space="preserve">3.16 </w:t>
        </w:r>
        <w:proofErr w:type="spellStart"/>
        <w:r w:rsidR="002D59BD">
          <w:t>kN</w:t>
        </w:r>
        <w:proofErr w:type="spellEnd"/>
        <w:r w:rsidR="002D59BD">
          <w:t xml:space="preserve"> to 1.84 </w:t>
        </w:r>
        <w:proofErr w:type="spellStart"/>
        <w:r w:rsidR="002D59BD">
          <w:t>kN</w:t>
        </w:r>
        <w:proofErr w:type="spellEnd"/>
        <w:r w:rsidR="002D59BD">
          <w:t xml:space="preserve"> (</w:t>
        </w:r>
      </w:ins>
      <w:r w:rsidRPr="00CD6347">
        <w:t>on average</w:t>
      </w:r>
      <w:ins w:id="76" w:author="Fabio Alberto Cruz Sanchez" w:date="2021-11-17T09:55:00Z">
        <w:r w:rsidR="002D59BD">
          <w:t xml:space="preserve"> </w:t>
        </w:r>
      </w:ins>
      <w:ins w:id="77" w:author="Fabio Alberto Cruz Sanchez" w:date="2021-11-17T09:56:00Z">
        <w:r w:rsidR="002D59BD">
          <w:t>for</w:t>
        </w:r>
      </w:ins>
      <w:ins w:id="78" w:author="Fabio Alberto Cruz Sanchez" w:date="2021-11-17T09:55:00Z">
        <w:r w:rsidR="002D59BD">
          <w:t xml:space="preserve"> both materials)</w:t>
        </w:r>
      </w:ins>
      <w:ins w:id="79" w:author="Fabio Alberto Cruz Sanchez" w:date="2021-11-17T09:56:00Z">
        <w:r w:rsidR="002D59BD">
          <w:t xml:space="preserve"> representing a</w:t>
        </w:r>
      </w:ins>
      <w:ins w:id="80" w:author="Fabio Alberto Cruz Sanchez" w:date="2021-11-17T09:57:00Z">
        <w:r w:rsidR="002D59BD">
          <w:t xml:space="preserve"> </w:t>
        </w:r>
        <w:proofErr w:type="spellStart"/>
        <w:r w:rsidR="002D59BD">
          <w:t>a</w:t>
        </w:r>
        <w:proofErr w:type="spellEnd"/>
        <w:r w:rsidR="002D59BD">
          <w:t xml:space="preserve"> reduction of</w:t>
        </w:r>
      </w:ins>
      <w:r w:rsidRPr="00CD6347">
        <w:t xml:space="preserve"> 41.</w:t>
      </w:r>
      <w:del w:id="81" w:author="Fabio Alberto Cruz Sanchez" w:date="2021-11-17T10:34:00Z">
        <w:r w:rsidRPr="00CD6347" w:rsidDel="005539D7">
          <w:delText xml:space="preserve">7 </w:delText>
        </w:r>
      </w:del>
      <w:ins w:id="82" w:author="Fabio Alberto Cruz Sanchez" w:date="2021-11-17T10:34:00Z">
        <w:r w:rsidR="005539D7">
          <w:t>9</w:t>
        </w:r>
        <w:r w:rsidR="005539D7" w:rsidRPr="00CD6347">
          <w:t xml:space="preserve"> </w:t>
        </w:r>
      </w:ins>
      <w:r w:rsidRPr="00CD6347">
        <w:t>%</w:t>
      </w:r>
      <w:ins w:id="83" w:author="Fabio Alberto Cruz Sanchez" w:date="2021-11-17T09:56:00Z">
        <w:r w:rsidR="002D59BD">
          <w:t xml:space="preserve"> </w:t>
        </w:r>
      </w:ins>
      <w:del w:id="84" w:author="Fabio Alberto Cruz Sanchez" w:date="2021-11-17T09:56:00Z">
        <w:r w:rsidRPr="00CD6347" w:rsidDel="002D59BD">
          <w:delText xml:space="preserve">, </w:delText>
        </w:r>
      </w:del>
      <w:r w:rsidRPr="00CD6347">
        <w:t>of the maximum load</w:t>
      </w:r>
      <w:del w:id="85" w:author="Fabio Alberto Cruz Sanchez" w:date="2021-11-17T09:57:00Z">
        <w:r w:rsidRPr="00CD6347" w:rsidDel="002D59BD">
          <w:delText xml:space="preserve"> supported for both types of materials</w:delText>
        </w:r>
      </w:del>
      <w:r w:rsidRPr="00CD6347">
        <w:t xml:space="preserve">. </w:t>
      </w:r>
      <w:r w:rsidRPr="008F47C5">
        <w:rPr>
          <w:color w:val="FF0000"/>
        </w:rPr>
        <w:t>Although the number of measured points is reduced, it is possible to model the relation between the maximum load and the infill density for the two tested materials by means of polynomial regressions</w:t>
      </w:r>
      <w:r w:rsidR="00BF78A5" w:rsidRPr="008F47C5">
        <w:rPr>
          <w:color w:val="FF0000"/>
        </w:rPr>
        <w:t>.</w:t>
      </w:r>
      <w:r w:rsidRPr="008F47C5">
        <w:rPr>
          <w:color w:val="FF0000"/>
        </w:rPr>
        <w:t xml:space="preserve"> The models may help to anticipate the tensile strength of a pa</w:t>
      </w:r>
      <w:r w:rsidR="008F47C5" w:rsidRPr="008F47C5">
        <w:rPr>
          <w:color w:val="FF0000"/>
        </w:rPr>
        <w:t>rt based on the infill density.</w:t>
      </w:r>
    </w:p>
    <w:p w14:paraId="4C47E404" w14:textId="77777777" w:rsidR="00BD4A80" w:rsidRDefault="00A0411C">
      <w:pPr>
        <w:pStyle w:val="Titre2"/>
      </w:pPr>
      <w:bookmarkStart w:id="86" w:name="Xa0345c686217135428fadf859140848356c8c39"/>
      <w:bookmarkEnd w:id="69"/>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94A4B7C" w:rsidR="00BD4A80" w:rsidRPr="00CD6347" w:rsidRDefault="00A0411C">
      <w:pPr>
        <w:pStyle w:val="Corpsdetexte"/>
      </w:pPr>
      <w:r>
        <w:t xml:space="preserve">Five specimens for each of the orientations (edgewise, horizontal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7C48C7DE" w:rsidR="00BD4A80" w:rsidRPr="008F47C5" w:rsidRDefault="00A0411C">
      <w:pPr>
        <w:pStyle w:val="Corpsdetexte"/>
      </w:pPr>
      <w:r w:rsidRPr="00CD6347">
        <w:t>Figure 5a shows the images of the tested specimens displaying the same type of fracture as in the first two phases. It is interesting to evaluate the reduction in the maximum load depending on the type of material and the orientation in which the specimens were printed.</w:t>
      </w:r>
      <w:r w:rsidR="008F47C5">
        <w:t xml:space="preserve"> Thus, </w:t>
      </w:r>
      <w:r w:rsidRPr="00CD6347">
        <w:t>Figure 5b details the maximum load and the mean values for the five specimens at each orientation. From the results, it is clear that the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followed by the edgewise orientation. Likewise, the virgin samples performed better than the recycled samples.</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toughness, strength</w:t>
      </w:r>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00BE63BD" w:rsidR="00BD4A80" w:rsidRDefault="00BB422F">
      <w:pPr>
        <w:pStyle w:val="Corpsdetexte"/>
      </w:pPr>
      <w:ins w:id="87" w:author="Fabio Alberto Cruz Sanchez" w:date="2021-11-17T14:42:00Z">
        <w:r>
          <w:t xml:space="preserve">Comparing the </w:t>
        </w:r>
        <w:r>
          <w:t>inter</w:t>
        </w:r>
        <w:r>
          <w:t>-variation</w:t>
        </w:r>
        <w:r w:rsidRPr="00CD6347">
          <w:t xml:space="preserve"> </w:t>
        </w:r>
        <w:r>
          <w:t xml:space="preserve">between materials, the results proved </w:t>
        </w:r>
      </w:ins>
      <w:del w:id="88" w:author="Fabio Alberto Cruz Sanchez" w:date="2021-11-17T14:42:00Z">
        <w:r w:rsidR="00A0411C" w:rsidRPr="00CD6347" w:rsidDel="00BB422F">
          <w:delText xml:space="preserve">The </w:delText>
        </w:r>
      </w:del>
      <w:ins w:id="89" w:author="Fabio Alberto Cruz Sanchez" w:date="2021-11-17T14:42:00Z">
        <w:r>
          <w:t xml:space="preserve">that the </w:t>
        </w:r>
      </w:ins>
      <w:r w:rsidR="00A0411C" w:rsidRPr="00CD6347">
        <w:t xml:space="preserve">vertical orientation </w:t>
      </w:r>
      <w:del w:id="90" w:author="Fabio Alberto Cruz Sanchez" w:date="2021-11-17T14:43:00Z">
        <w:r w:rsidR="00A0411C" w:rsidRPr="00CD6347" w:rsidDel="00337AD1">
          <w:delText xml:space="preserve">provided </w:delText>
        </w:r>
      </w:del>
      <w:ins w:id="91" w:author="Fabio Alberto Cruz Sanchez" w:date="2021-11-17T14:43:00Z">
        <w:r w:rsidR="00337AD1">
          <w:t>had</w:t>
        </w:r>
        <w:r w:rsidR="00337AD1" w:rsidRPr="00CD6347">
          <w:t xml:space="preserve"> </w:t>
        </w:r>
      </w:ins>
      <w:r w:rsidR="00A0411C" w:rsidRPr="00CD6347">
        <w:t>the worst results due to the deposition of the layers perpendicular to the tensile direction</w:t>
      </w:r>
      <w:ins w:id="92" w:author="Fabio Alberto Cruz Sanchez" w:date="2021-11-17T11:41:00Z">
        <w:r w:rsidR="007E1F9A">
          <w:t xml:space="preserve"> </w:t>
        </w:r>
        <w:r w:rsidR="00164DF3">
          <w:t xml:space="preserve">which was </w:t>
        </w:r>
      </w:ins>
      <w:del w:id="93" w:author="Fabio Alberto Cruz Sanchez" w:date="2021-11-17T11:41:00Z">
        <w:r w:rsidR="00A0411C" w:rsidRPr="00CD6347" w:rsidDel="007E1F9A">
          <w:delText>.</w:delText>
        </w:r>
      </w:del>
      <w:ins w:id="94" w:author="Fabio Alberto Cruz Sanchez" w:date="2021-11-17T11:41:00Z">
        <w:r w:rsidR="007E1F9A" w:rsidRPr="007E1F9A">
          <w:t>1.51</w:t>
        </w:r>
      </w:ins>
      <w:ins w:id="95" w:author="Fabio Alberto Cruz Sanchez" w:date="2021-11-17T14:16:00Z">
        <w:r w:rsidR="002A1BFC">
          <w:t xml:space="preserve"> </w:t>
        </w:r>
      </w:ins>
      <w:proofErr w:type="spellStart"/>
      <w:ins w:id="96" w:author="Fabio Alberto Cruz Sanchez" w:date="2021-11-17T11:41:00Z">
        <w:r w:rsidR="007E1F9A">
          <w:t>kN</w:t>
        </w:r>
        <w:proofErr w:type="spellEnd"/>
        <w:r w:rsidR="007E1F9A">
          <w:t xml:space="preserve"> (average virgin)</w:t>
        </w:r>
      </w:ins>
      <w:ins w:id="97" w:author="Fabio Alberto Cruz Sanchez" w:date="2021-11-17T11:42:00Z">
        <w:r w:rsidR="00164DF3">
          <w:t xml:space="preserve"> and </w:t>
        </w:r>
        <w:r w:rsidR="00164DF3" w:rsidRPr="00164DF3">
          <w:t>1.31</w:t>
        </w:r>
      </w:ins>
      <w:ins w:id="98" w:author="Fabio Alberto Cruz Sanchez" w:date="2021-11-17T14:16:00Z">
        <w:r w:rsidR="002A1BFC">
          <w:t xml:space="preserve"> </w:t>
        </w:r>
      </w:ins>
      <w:proofErr w:type="spellStart"/>
      <w:ins w:id="99" w:author="Fabio Alberto Cruz Sanchez" w:date="2021-11-17T11:42:00Z">
        <w:r w:rsidR="00164DF3">
          <w:t>kN</w:t>
        </w:r>
        <w:proofErr w:type="spellEnd"/>
        <w:r w:rsidR="00164DF3">
          <w:t xml:space="preserve"> (average recycled)</w:t>
        </w:r>
      </w:ins>
      <w:ins w:id="100" w:author="Fabio Alberto Cruz Sanchez" w:date="2021-11-17T11:41:00Z">
        <w:r w:rsidR="007E1F9A">
          <w:t>.</w:t>
        </w:r>
      </w:ins>
      <w:r w:rsidR="00A0411C" w:rsidRPr="00CD6347">
        <w:t xml:space="preserve"> These results correspond to those by </w:t>
      </w:r>
      <w:proofErr w:type="spellStart"/>
      <w:r w:rsidR="00F204A7" w:rsidRPr="00F204A7">
        <w:rPr>
          <w:color w:val="FF0000"/>
        </w:rPr>
        <w:t>Chacón</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43</w:t>
      </w:r>
      <w:r w:rsidR="00F204A7" w:rsidRPr="00F204A7">
        <w:rPr>
          <w:color w:val="FF0000"/>
        </w:rPr>
        <w:t xml:space="preserve">, </w:t>
      </w:r>
      <w:r w:rsidR="00A0411C" w:rsidRPr="00CD6347">
        <w:t xml:space="preserve">Corapi </w:t>
      </w:r>
      <w:r w:rsidR="00A0411C" w:rsidRPr="001B636D">
        <w:rPr>
          <w:i/>
        </w:rPr>
        <w:t>et al</w:t>
      </w:r>
      <w:r w:rsidR="001B636D" w:rsidRPr="001B636D">
        <w:rPr>
          <w:i/>
        </w:rPr>
        <w:t>.</w:t>
      </w:r>
      <w:hyperlink w:anchor="ref-Corapi2019">
        <w:r w:rsidR="00447E2D">
          <w:rPr>
            <w:rStyle w:val="Lienhypertexte"/>
            <w:color w:val="FF0000"/>
            <w:vertAlign w:val="superscript"/>
          </w:rPr>
          <w:t>54</w:t>
        </w:r>
      </w:hyperlink>
      <w:r w:rsidR="00A0411C" w:rsidRPr="00CD6347">
        <w:t xml:space="preserve"> and Wang </w:t>
      </w:r>
      <w:r w:rsidR="00447E2D" w:rsidRPr="00447E2D">
        <w:rPr>
          <w:i/>
        </w:rPr>
        <w:t>et al.</w:t>
      </w:r>
      <w:hyperlink w:anchor="ref-Wang2020h">
        <w:r w:rsidR="00336F5F">
          <w:rPr>
            <w:rStyle w:val="Lienhypertexte"/>
            <w:color w:val="FF0000"/>
            <w:vertAlign w:val="superscript"/>
          </w:rPr>
          <w:t>5</w:t>
        </w:r>
      </w:hyperlink>
      <w:r w:rsidR="00447E2D">
        <w:rPr>
          <w:rStyle w:val="Lienhypertexte"/>
          <w:color w:val="FF0000"/>
          <w:vertAlign w:val="superscript"/>
        </w:rPr>
        <w:t>2</w:t>
      </w:r>
      <w:r w:rsidR="00A0411C" w:rsidRPr="00CD6347">
        <w:t xml:space="preserve"> For the recycled material, there is a slight decrease in the maximum load obtained</w:t>
      </w:r>
      <w:ins w:id="101" w:author="Fabio Alberto Cruz Sanchez" w:date="2021-11-17T14:30:00Z">
        <w:r w:rsidR="00E755DD">
          <w:t xml:space="preserve">, </w:t>
        </w:r>
      </w:ins>
      <w:del w:id="102" w:author="Fabio Alberto Cruz Sanchez" w:date="2021-11-17T14:30:00Z">
        <w:r w:rsidR="00A0411C" w:rsidRPr="00CD6347" w:rsidDel="00E755DD">
          <w:delText xml:space="preserve"> from </w:delText>
        </w:r>
      </w:del>
      <w:r w:rsidR="00A0411C" w:rsidRPr="00CD6347">
        <w:t>6.71</w:t>
      </w:r>
      <w:ins w:id="103" w:author="Fabio Alberto Cruz Sanchez" w:date="2021-11-17T14:28:00Z">
        <w:r w:rsidR="00E755DD">
          <w:t xml:space="preserve">% </w:t>
        </w:r>
      </w:ins>
      <w:ins w:id="104" w:author="Fabio Alberto Cruz Sanchez" w:date="2021-11-17T14:29:00Z">
        <w:r w:rsidR="00E755DD" w:rsidRPr="00E755DD">
          <w:t>Edgewise</w:t>
        </w:r>
      </w:ins>
      <w:ins w:id="105" w:author="Fabio Alberto Cruz Sanchez" w:date="2021-11-17T14:30:00Z">
        <w:r w:rsidR="00E755DD">
          <w:t xml:space="preserve">, </w:t>
        </w:r>
        <w:r w:rsidR="00E755DD" w:rsidRPr="00E755DD">
          <w:t>7.93</w:t>
        </w:r>
        <w:r w:rsidR="00E755DD">
          <w:t xml:space="preserve">% </w:t>
        </w:r>
        <w:r w:rsidR="00E755DD" w:rsidRPr="00E755DD">
          <w:t>Horizontal</w:t>
        </w:r>
        <w:r w:rsidR="00E755DD">
          <w:t>, and</w:t>
        </w:r>
      </w:ins>
      <w:r w:rsidR="00A0411C" w:rsidRPr="00CD6347">
        <w:t xml:space="preserve"> </w:t>
      </w:r>
      <w:del w:id="106" w:author="Fabio Alberto Cruz Sanchez" w:date="2021-11-17T14:30:00Z">
        <w:r w:rsidR="00A0411C" w:rsidRPr="00CD6347" w:rsidDel="00E755DD">
          <w:delText xml:space="preserve">to </w:delText>
        </w:r>
      </w:del>
      <w:r w:rsidR="00A0411C" w:rsidRPr="00CD6347">
        <w:t>13 %</w:t>
      </w:r>
      <w:ins w:id="107" w:author="Fabio Alberto Cruz Sanchez" w:date="2021-11-17T14:30:00Z">
        <w:r w:rsidR="00E755DD">
          <w:t xml:space="preserve"> </w:t>
        </w:r>
        <w:r w:rsidR="00E755DD" w:rsidRPr="00E755DD">
          <w:t>Vertical</w:t>
        </w:r>
        <w:r w:rsidR="00E755DD">
          <w:t xml:space="preserve"> </w:t>
        </w:r>
      </w:ins>
      <w:del w:id="108" w:author="Fabio Alberto Cruz Sanchez" w:date="2021-11-17T14:30:00Z">
        <w:r w:rsidR="00A0411C" w:rsidRPr="00CD6347" w:rsidDel="00E755DD">
          <w:delText xml:space="preserve"> depending on the </w:delText>
        </w:r>
      </w:del>
      <w:r w:rsidR="00A0411C" w:rsidRPr="00CD6347">
        <w:t>orientation</w:t>
      </w:r>
      <w:ins w:id="109" w:author="Fabio Alberto Cruz Sanchez" w:date="2021-11-17T14:30:00Z">
        <w:r w:rsidR="00E755DD">
          <w:t>s</w:t>
        </w:r>
      </w:ins>
      <w:r w:rsidR="00A0411C" w:rsidRPr="00CD6347">
        <w:t xml:space="preserve"> with respect to the virgin values. Specifically, the biggest reduction in the load takes place in the vertical orientation, which demonstrates the highest decrease at 13 %. </w:t>
      </w:r>
      <w:del w:id="110" w:author="Fabio Alberto Cruz Sanchez" w:date="2021-11-17T14:31:00Z">
        <w:r w:rsidR="00A0411C" w:rsidRPr="00CD6347" w:rsidDel="00E755DD">
          <w:delText>However</w:delText>
        </w:r>
      </w:del>
      <w:ins w:id="111" w:author="Fabio Alberto Cruz Sanchez" w:date="2021-11-17T14:31:00Z">
        <w:r w:rsidR="00E755DD">
          <w:t xml:space="preserve"> </w:t>
        </w:r>
      </w:ins>
      <w:ins w:id="112" w:author="Fabio Alberto Cruz Sanchez" w:date="2021-11-17T14:43:00Z">
        <w:r w:rsidR="00337AD1">
          <w:t>Regarding</w:t>
        </w:r>
      </w:ins>
      <w:ins w:id="113" w:author="Fabio Alberto Cruz Sanchez" w:date="2021-11-17T14:32:00Z">
        <w:r>
          <w:t xml:space="preserve"> the intra-variation</w:t>
        </w:r>
      </w:ins>
      <w:ins w:id="114" w:author="Fabio Alberto Cruz Sanchez" w:date="2021-11-17T14:34:00Z">
        <w:r>
          <w:t xml:space="preserve"> </w:t>
        </w:r>
      </w:ins>
      <w:ins w:id="115" w:author="Fabio Alberto Cruz Sanchez" w:date="2021-11-17T14:43:00Z">
        <w:r w:rsidR="00337AD1">
          <w:t>among</w:t>
        </w:r>
      </w:ins>
      <w:ins w:id="116" w:author="Fabio Alberto Cruz Sanchez" w:date="2021-11-17T14:34:00Z">
        <w:r>
          <w:t xml:space="preserve"> the three build orientation</w:t>
        </w:r>
      </w:ins>
      <w:ins w:id="117" w:author="Fabio Alberto Cruz Sanchez" w:date="2021-11-17T14:37:00Z">
        <w:r>
          <w:t>s</w:t>
        </w:r>
      </w:ins>
      <w:ins w:id="118" w:author="Fabio Alberto Cruz Sanchez" w:date="2021-11-17T14:34:00Z">
        <w:r>
          <w:t xml:space="preserve">, it was found that there was a reduction of  </w:t>
        </w:r>
        <w:r w:rsidRPr="00BB422F">
          <w:rPr>
            <w:rPrChange w:id="119" w:author="Fabio Alberto Cruz Sanchez" w:date="2021-11-17T14:34:00Z">
              <w:rPr>
                <w:lang w:val="fr-FR"/>
              </w:rPr>
            </w:rPrChange>
          </w:rPr>
          <w:t>33.14</w:t>
        </w:r>
        <w:r>
          <w:t xml:space="preserve">% </w:t>
        </w:r>
      </w:ins>
      <w:ins w:id="120" w:author="Fabio Alberto Cruz Sanchez" w:date="2021-11-17T14:35:00Z">
        <w:r>
          <w:t xml:space="preserve">and </w:t>
        </w:r>
        <w:r w:rsidRPr="00BB422F">
          <w:t>40.86</w:t>
        </w:r>
        <w:r>
          <w:t xml:space="preserve">% from horizontal orientation to vertical, for virgin and recycled </w:t>
        </w:r>
      </w:ins>
      <w:ins w:id="121" w:author="Fabio Alberto Cruz Sanchez" w:date="2021-11-17T14:38:00Z">
        <w:r w:rsidRPr="00BB422F">
          <w:t>respectively</w:t>
        </w:r>
      </w:ins>
      <w:del w:id="122" w:author="Fabio Alberto Cruz Sanchez" w:date="2021-11-17T14:38:00Z">
        <w:r w:rsidR="00A0411C" w:rsidRPr="00CD6347" w:rsidDel="00BB422F">
          <w:delText xml:space="preserve">, </w:delText>
        </w:r>
      </w:del>
      <w:ins w:id="123" w:author="Fabio Alberto Cruz Sanchez" w:date="2021-11-17T14:38:00Z">
        <w:r>
          <w:t>.</w:t>
        </w:r>
        <w:r>
          <w:t xml:space="preserve"> These results</w:t>
        </w:r>
        <w:r w:rsidRPr="00CD6347">
          <w:t xml:space="preserve"> </w:t>
        </w:r>
      </w:ins>
      <w:ins w:id="124" w:author="Fabio Alberto Cruz Sanchez" w:date="2021-11-17T14:40:00Z">
        <w:r>
          <w:t>gives an estimation</w:t>
        </w:r>
      </w:ins>
      <w:ins w:id="125" w:author="Fabio Alberto Cruz Sanchez" w:date="2021-11-17T14:44:00Z">
        <w:r w:rsidR="00337AD1">
          <w:t xml:space="preserve"> of </w:t>
        </w:r>
        <w:r w:rsidR="00337AD1" w:rsidRPr="00A46EA9">
          <w:rPr>
            <w:color w:val="FF0000"/>
          </w:rPr>
          <w:t xml:space="preserve">substituting </w:t>
        </w:r>
        <w:r w:rsidR="00337AD1">
          <w:rPr>
            <w:color w:val="FF0000"/>
          </w:rPr>
          <w:t>a</w:t>
        </w:r>
        <w:r w:rsidR="00337AD1" w:rsidRPr="00A46EA9">
          <w:rPr>
            <w:color w:val="FF0000"/>
          </w:rPr>
          <w:t xml:space="preserve"> virgin material for the recycled one</w:t>
        </w:r>
        <w:r w:rsidR="00337AD1">
          <w:rPr>
            <w:color w:val="FF0000"/>
          </w:rPr>
          <w:t>, in terms</w:t>
        </w:r>
      </w:ins>
      <w:ins w:id="126" w:author="Fabio Alberto Cruz Sanchez" w:date="2021-11-17T14:45:00Z">
        <w:r w:rsidR="00337AD1">
          <w:t xml:space="preserve"> of</w:t>
        </w:r>
      </w:ins>
      <w:ins w:id="127" w:author="Fabio Alberto Cruz Sanchez" w:date="2021-11-17T14:41:00Z">
        <w:r>
          <w:t xml:space="preserve"> reduction of resistance </w:t>
        </w:r>
      </w:ins>
      <w:ins w:id="128" w:author="Fabio Alberto Cruz Sanchez" w:date="2021-11-17T14:45:00Z">
        <w:r w:rsidR="00337AD1">
          <w:t xml:space="preserve">using </w:t>
        </w:r>
      </w:ins>
      <w:ins w:id="129" w:author="Fabio Alberto Cruz Sanchez" w:date="2021-11-17T14:41:00Z">
        <w:r>
          <w:t>printing</w:t>
        </w:r>
      </w:ins>
      <w:ins w:id="130" w:author="Fabio Alberto Cruz Sanchez" w:date="2021-11-17T14:44:00Z">
        <w:r w:rsidR="00337AD1">
          <w:t xml:space="preserve"> in condition that can be as prototyping</w:t>
        </w:r>
      </w:ins>
      <w:ins w:id="131" w:author="Fabio Alberto Cruz Sanchez" w:date="2021-11-17T14:45:00Z">
        <w:r w:rsidR="00337AD1">
          <w:t>.</w:t>
        </w:r>
      </w:ins>
      <w:del w:id="132" w:author="Fabio Alberto Cruz Sanchez" w:date="2021-11-17T14:45:00Z">
        <w:r w:rsidR="00A0411C" w:rsidRPr="00CD6347" w:rsidDel="00337AD1">
          <w:delText xml:space="preserve">the other two orientations are more adequate for </w:delText>
        </w:r>
      </w:del>
      <w:del w:id="133" w:author="Fabio Alberto Cruz Sanchez" w:date="2021-11-17T14:44:00Z">
        <w:r w:rsidR="00A0411C" w:rsidRPr="00A46EA9" w:rsidDel="00337AD1">
          <w:rPr>
            <w:color w:val="FF0000"/>
          </w:rPr>
          <w:delText xml:space="preserve">substituting the </w:delText>
        </w:r>
        <w:r w:rsidR="00A46EA9" w:rsidRPr="00A46EA9" w:rsidDel="00337AD1">
          <w:rPr>
            <w:color w:val="FF0000"/>
          </w:rPr>
          <w:delText xml:space="preserve">virgin material for the </w:delText>
        </w:r>
        <w:r w:rsidR="00A0411C" w:rsidRPr="00A46EA9" w:rsidDel="00337AD1">
          <w:rPr>
            <w:color w:val="FF0000"/>
          </w:rPr>
          <w:delText xml:space="preserve">recycled </w:delText>
        </w:r>
        <w:r w:rsidR="00A46EA9" w:rsidRPr="00A46EA9" w:rsidDel="00337AD1">
          <w:rPr>
            <w:color w:val="FF0000"/>
          </w:rPr>
          <w:delText>one</w:delText>
        </w:r>
        <w:r w:rsidR="00A0411C" w:rsidRPr="00A46EA9" w:rsidDel="00337AD1">
          <w:rPr>
            <w:color w:val="FF0000"/>
          </w:rPr>
          <w:delText>,</w:delText>
        </w:r>
        <w:r w:rsidR="00A0411C" w:rsidRPr="00CD6347" w:rsidDel="00337AD1">
          <w:delText xml:space="preserve"> </w:delText>
        </w:r>
      </w:del>
      <w:del w:id="134" w:author="Fabio Alberto Cruz Sanchez" w:date="2021-11-17T14:45:00Z">
        <w:r w:rsidR="00A0411C" w:rsidRPr="00CD6347" w:rsidDel="00337AD1">
          <w:delText>with a limited reduction in the tensile strength (6.71 to 7.93 %).</w:delText>
        </w:r>
      </w:del>
    </w:p>
    <w:p w14:paraId="089FC0F9" w14:textId="77777777" w:rsidR="008F47C5" w:rsidRDefault="008F47C5" w:rsidP="008F47C5">
      <w:pPr>
        <w:pStyle w:val="Corpsdetexte"/>
      </w:pPr>
      <w:r>
        <w:rPr>
          <w:noProof/>
          <w:lang w:val="es-ES" w:eastAsia="es-ES"/>
        </w:rPr>
        <w:lastRenderedPageBreak/>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6EC893B7">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9"/>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135" w:name="section:discussion"/>
      <w:bookmarkEnd w:id="58"/>
      <w:bookmarkEnd w:id="86"/>
      <w:r>
        <w:rPr>
          <w:rStyle w:val="SectionNumber"/>
        </w:rPr>
        <w:t>4</w:t>
      </w:r>
      <w:r>
        <w:tab/>
        <w:t>Discussion and limits of the results</w:t>
      </w:r>
    </w:p>
    <w:p w14:paraId="755B2608" w14:textId="6BF26F13" w:rsidR="00BD4A80" w:rsidRDefault="00A0411C">
      <w:pPr>
        <w:pStyle w:val="FirstParagraph"/>
        <w:rPr>
          <w:ins w:id="136" w:author="Fabio Alberto Cruz Sanchez" w:date="2021-11-17T09:43:00Z"/>
        </w:rPr>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del w:id="137" w:author="Fabio Alberto Cruz Sanchez" w:date="2021-11-17T14:47:00Z">
        <w:r w:rsidRPr="00CD6347" w:rsidDel="00337AD1">
          <w:delText>strength</w:delText>
        </w:r>
      </w:del>
      <w:ins w:id="138" w:author="Fabio Alberto Cruz Sanchez" w:date="2021-11-17T14:47:00Z">
        <w:r w:rsidR="00337AD1">
          <w:t>load</w:t>
        </w:r>
      </w:ins>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3BCC0F55" w:rsidR="009172ED" w:rsidRPr="00AC2D53" w:rsidRDefault="00D819B7" w:rsidP="00DB1860">
      <w:pPr>
        <w:pStyle w:val="Corpsdetexte"/>
        <w:rPr>
          <w:ins w:id="139" w:author="Fabio Alberto Cruz Sanchez" w:date="2021-11-17T11:00:00Z"/>
        </w:rPr>
      </w:pPr>
      <w:ins w:id="140" w:author="Fabio Alberto Cruz Sanchez" w:date="2021-11-17T09:43:00Z">
        <w:r w:rsidRPr="00AC2D53">
          <w:t>One main point to highli</w:t>
        </w:r>
      </w:ins>
      <w:ins w:id="141" w:author="Fabio Alberto Cruz Sanchez" w:date="2021-11-17T10:50:00Z">
        <w:r w:rsidR="009172ED" w:rsidRPr="00AC2D53">
          <w:t>gh</w:t>
        </w:r>
      </w:ins>
      <w:ins w:id="142" w:author="Fabio Alberto Cruz Sanchez" w:date="2021-11-17T09:43:00Z">
        <w:r w:rsidRPr="00AC2D53">
          <w:t xml:space="preserve">t from Phase </w:t>
        </w:r>
      </w:ins>
      <w:ins w:id="143" w:author="Fabio Alberto Cruz Sanchez" w:date="2021-11-17T09:44:00Z">
        <w:r w:rsidRPr="00AC2D53">
          <w:t xml:space="preserve">I is that among the parameters tested, we found that infill density </w:t>
        </w:r>
        <w:proofErr w:type="gramStart"/>
        <w:r w:rsidRPr="00AC2D53">
          <w:t>relies</w:t>
        </w:r>
        <w:proofErr w:type="gramEnd"/>
        <w:r w:rsidRPr="00AC2D53">
          <w:t xml:space="preserve"> </w:t>
        </w:r>
      </w:ins>
      <w:ins w:id="144" w:author="Fabio Alberto Cruz Sanchez" w:date="2021-11-17T11:06:00Z">
        <w:r w:rsidR="00DB1860" w:rsidRPr="00AC2D53">
          <w:t>is</w:t>
        </w:r>
      </w:ins>
      <w:ins w:id="145" w:author="Fabio Alberto Cruz Sanchez" w:date="2021-11-17T09:44:00Z">
        <w:r w:rsidRPr="00AC2D53">
          <w:t xml:space="preserve"> a central parameter to characterize the resistance of the printed part (virgin and recycled).</w:t>
        </w:r>
      </w:ins>
      <w:ins w:id="146" w:author="Fabio Alberto Cruz Sanchez" w:date="2021-11-17T09:45:00Z">
        <w:r w:rsidRPr="00AC2D53">
          <w:t xml:space="preserve"> </w:t>
        </w:r>
      </w:ins>
      <w:ins w:id="147" w:author="Fabio Alberto Cruz Sanchez" w:date="2021-11-17T10:51:00Z">
        <w:r w:rsidR="009172ED" w:rsidRPr="00AC2D53">
          <w:t xml:space="preserve">Certainly, more experimental </w:t>
        </w:r>
      </w:ins>
      <w:ins w:id="148" w:author="Fabio Alberto Cruz Sanchez" w:date="2021-11-17T10:54:00Z">
        <w:r w:rsidR="009172ED" w:rsidRPr="00AC2D53">
          <w:t>data</w:t>
        </w:r>
      </w:ins>
      <w:ins w:id="149" w:author="Fabio Alberto Cruz Sanchez" w:date="2021-11-17T10:51:00Z">
        <w:r w:rsidR="009172ED" w:rsidRPr="00AC2D53">
          <w:t xml:space="preserve"> </w:t>
        </w:r>
      </w:ins>
      <w:ins w:id="150" w:author="Fabio Alberto Cruz Sanchez" w:date="2021-11-17T10:54:00Z">
        <w:r w:rsidR="009172ED" w:rsidRPr="00AC2D53">
          <w:t xml:space="preserve">is </w:t>
        </w:r>
      </w:ins>
      <w:ins w:id="151" w:author="Fabio Alberto Cruz Sanchez" w:date="2021-11-17T10:51:00Z">
        <w:r w:rsidR="009172ED" w:rsidRPr="00AC2D53">
          <w:t>needed to have</w:t>
        </w:r>
      </w:ins>
      <w:ins w:id="152" w:author="Fabio Alberto Cruz Sanchez" w:date="2021-11-17T10:54:00Z">
        <w:r w:rsidR="009172ED" w:rsidRPr="00AC2D53">
          <w:t xml:space="preserve"> a robust comprehensive </w:t>
        </w:r>
      </w:ins>
      <w:ins w:id="153" w:author="Fabio Alberto Cruz Sanchez" w:date="2021-11-17T10:59:00Z">
        <w:r w:rsidR="009172ED" w:rsidRPr="00AC2D53">
          <w:t xml:space="preserve">understanding </w:t>
        </w:r>
      </w:ins>
      <w:ins w:id="154" w:author="Fabio Alberto Cruz Sanchez" w:date="2021-11-17T10:54:00Z">
        <w:r w:rsidR="009172ED" w:rsidRPr="00AC2D53">
          <w:t>given th</w:t>
        </w:r>
      </w:ins>
      <w:ins w:id="155" w:author="Fabio Alberto Cruz Sanchez" w:date="2021-11-17T10:59:00Z">
        <w:r w:rsidR="009172ED" w:rsidRPr="00AC2D53">
          <w:t>e</w:t>
        </w:r>
      </w:ins>
      <w:ins w:id="156" w:author="Fabio Alberto Cruz Sanchez" w:date="2021-11-17T10:54:00Z">
        <w:r w:rsidR="009172ED" w:rsidRPr="00AC2D53">
          <w:t xml:space="preserve"> fact that fracti</w:t>
        </w:r>
      </w:ins>
      <w:ins w:id="157" w:author="Fabio Alberto Cruz Sanchez" w:date="2021-11-17T10:59:00Z">
        <w:r w:rsidR="009172ED" w:rsidRPr="00AC2D53">
          <w:t>o</w:t>
        </w:r>
      </w:ins>
      <w:ins w:id="158" w:author="Fabio Alberto Cruz Sanchez" w:date="2021-11-17T10:54:00Z">
        <w:r w:rsidR="009172ED" w:rsidRPr="00AC2D53">
          <w:t xml:space="preserve">nal </w:t>
        </w:r>
      </w:ins>
      <w:ins w:id="159" w:author="Fabio Alberto Cruz Sanchez" w:date="2021-11-17T10:59:00Z">
        <w:r w:rsidR="009172ED" w:rsidRPr="00AC2D53">
          <w:t xml:space="preserve">experimental </w:t>
        </w:r>
      </w:ins>
      <w:ins w:id="160" w:author="Fabio Alberto Cruz Sanchez" w:date="2021-11-17T10:54:00Z">
        <w:r w:rsidR="009172ED" w:rsidRPr="00AC2D53">
          <w:t>design</w:t>
        </w:r>
      </w:ins>
      <w:ins w:id="161" w:author="Fabio Alberto Cruz Sanchez" w:date="2021-11-17T10:59:00Z">
        <w:r w:rsidR="009172ED" w:rsidRPr="00AC2D53">
          <w:t>s</w:t>
        </w:r>
      </w:ins>
      <w:ins w:id="162" w:author="Fabio Alberto Cruz Sanchez" w:date="2021-11-17T10:54:00Z">
        <w:r w:rsidR="009172ED" w:rsidRPr="00AC2D53">
          <w:t xml:space="preserve"> were used in this </w:t>
        </w:r>
      </w:ins>
      <w:ins w:id="163" w:author="Fabio Alberto Cruz Sanchez" w:date="2021-11-17T10:55:00Z">
        <w:r w:rsidR="009172ED" w:rsidRPr="00AC2D53">
          <w:t>st</w:t>
        </w:r>
      </w:ins>
      <w:ins w:id="164" w:author="Fabio Alberto Cruz Sanchez" w:date="2021-11-17T10:59:00Z">
        <w:r w:rsidR="009172ED" w:rsidRPr="00AC2D53">
          <w:t>u</w:t>
        </w:r>
      </w:ins>
      <w:ins w:id="165" w:author="Fabio Alberto Cruz Sanchez" w:date="2021-11-17T10:55:00Z">
        <w:r w:rsidR="009172ED" w:rsidRPr="00AC2D53">
          <w:t>dy</w:t>
        </w:r>
      </w:ins>
      <w:ins w:id="166" w:author="Fabio Alberto Cruz Sanchez" w:date="2021-11-17T10:51:00Z">
        <w:r w:rsidR="009172ED" w:rsidRPr="00AC2D53">
          <w:t xml:space="preserve">. Nevertheless, one interesting perspective from </w:t>
        </w:r>
      </w:ins>
      <w:ins w:id="167" w:author="Fabio Alberto Cruz Sanchez" w:date="2021-11-17T10:55:00Z">
        <w:r w:rsidR="009172ED" w:rsidRPr="00AC2D53">
          <w:t>here</w:t>
        </w:r>
      </w:ins>
      <w:ins w:id="168" w:author="Fabio Alberto Cruz Sanchez" w:date="2021-11-17T10:51:00Z">
        <w:r w:rsidR="009172ED" w:rsidRPr="00AC2D53">
          <w:t xml:space="preserve"> is to be able to construct </w:t>
        </w:r>
      </w:ins>
      <w:ins w:id="169" w:author="Fabio Alberto Cruz Sanchez" w:date="2021-11-17T10:52:00Z">
        <w:r w:rsidR="009172ED" w:rsidRPr="00AC2D53">
          <w:t>conservative failure models for FFF</w:t>
        </w:r>
      </w:ins>
      <w:ins w:id="170" w:author="Fabio Alberto Cruz Sanchez" w:date="2021-11-17T11:11:00Z">
        <w:r w:rsidR="00AC2D53">
          <w:t xml:space="preserve"> </w:t>
        </w:r>
        <w:r w:rsidR="00AC2D53" w:rsidRPr="00CD6347">
          <w:t>.</w:t>
        </w:r>
        <w:r w:rsidR="00AC2D53">
          <w:fldChar w:fldCharType="begin"/>
        </w:r>
        <w:r w:rsidR="00AC2D53">
          <w:instrText xml:space="preserve"> HYPERLINK \l "ref-Schwarz2021" \h </w:instrText>
        </w:r>
        <w:r w:rsidR="00AC2D53">
          <w:fldChar w:fldCharType="separate"/>
        </w:r>
        <w:r w:rsidR="00AC2D53">
          <w:rPr>
            <w:rStyle w:val="Lienhypertexte"/>
            <w:color w:val="FF0000"/>
            <w:vertAlign w:val="superscript"/>
          </w:rPr>
          <w:t>57</w:t>
        </w:r>
        <w:r w:rsidR="00AC2D53">
          <w:rPr>
            <w:rStyle w:val="Lienhypertexte"/>
            <w:color w:val="FF0000"/>
            <w:vertAlign w:val="superscript"/>
          </w:rPr>
          <w:fldChar w:fldCharType="end"/>
        </w:r>
      </w:ins>
      <w:ins w:id="171" w:author="Fabio Alberto Cruz Sanchez" w:date="2021-11-17T10:53:00Z">
        <w:r w:rsidR="009172ED" w:rsidRPr="00AC2D53">
          <w:t xml:space="preserve"> </w:t>
        </w:r>
      </w:ins>
      <w:ins w:id="172" w:author="Fabio Alberto Cruz Sanchez" w:date="2021-11-17T11:00:00Z">
        <w:r w:rsidR="009172ED" w:rsidRPr="00AC2D53">
          <w:rPr>
            <w:rFonts w:ascii="Calibri" w:hAnsi="Calibri" w:cs="Calibri"/>
          </w:rPr>
          <w:t>﻿</w:t>
        </w:r>
      </w:ins>
      <w:ins w:id="173" w:author="Fabio Alberto Cruz Sanchez" w:date="2021-11-17T11:21:00Z">
        <w:r w:rsidR="00DA4E51">
          <w:rPr>
            <w:rFonts w:ascii="Calibri" w:hAnsi="Calibri" w:cs="Calibri"/>
          </w:rPr>
          <w:t xml:space="preserve"> </w:t>
        </w:r>
      </w:ins>
      <w:ins w:id="174" w:author="Fabio Alberto Cruz Sanchez" w:date="2021-11-17T11:00:00Z">
        <w:r w:rsidR="009172ED" w:rsidRPr="00AC2D53">
          <w:t xml:space="preserve">Promoting the design efficiency of </w:t>
        </w:r>
        <w:r w:rsidR="009172ED" w:rsidRPr="00AC2D53">
          <w:t xml:space="preserve">FFF </w:t>
        </w:r>
        <w:r w:rsidR="009172ED" w:rsidRPr="00AC2D53">
          <w:t xml:space="preserve">products </w:t>
        </w:r>
        <w:r w:rsidR="009172ED" w:rsidRPr="00AC2D53">
          <w:t xml:space="preserve">needs </w:t>
        </w:r>
        <w:proofErr w:type="spellStart"/>
        <w:proofErr w:type="gramStart"/>
        <w:r w:rsidR="009172ED" w:rsidRPr="00AC2D53">
          <w:t>a</w:t>
        </w:r>
        <w:proofErr w:type="spellEnd"/>
        <w:proofErr w:type="gramEnd"/>
        <w:r w:rsidR="009172ED" w:rsidRPr="00AC2D53">
          <w:t xml:space="preserve"> </w:t>
        </w:r>
        <w:r w:rsidR="009172ED" w:rsidRPr="00AC2D53">
          <w:t>accurate</w:t>
        </w:r>
        <w:r w:rsidR="009172ED" w:rsidRPr="00AC2D53">
          <w:t xml:space="preserve"> </w:t>
        </w:r>
        <w:r w:rsidR="009172ED" w:rsidRPr="00AC2D53">
          <w:t xml:space="preserve">modeling and better failure criteria for predicting the mechanical strength properties. </w:t>
        </w:r>
      </w:ins>
      <w:ins w:id="175" w:author="Fabio Alberto Cruz Sanchez" w:date="2021-11-17T11:03:00Z">
        <w:r w:rsidR="00DB1860" w:rsidRPr="00AC2D53">
          <w:rPr>
            <w:rFonts w:ascii="Calibri" w:hAnsi="Calibri" w:cs="Calibri"/>
          </w:rPr>
          <w:t>﻿</w:t>
        </w:r>
      </w:ins>
      <w:ins w:id="176" w:author="Fabio Alberto Cruz Sanchez" w:date="2021-11-17T11:04:00Z">
        <w:r w:rsidR="00DB1860" w:rsidRPr="00AC2D53">
          <w:t xml:space="preserve">The fracture of the specimens in this study confirms that </w:t>
        </w:r>
      </w:ins>
      <w:ins w:id="177" w:author="Fabio Alberto Cruz Sanchez" w:date="2021-11-17T11:05:00Z">
        <w:r w:rsidR="00DB1860" w:rsidRPr="00AC2D53">
          <w:rPr>
            <w:rFonts w:ascii="Calibri" w:hAnsi="Calibri" w:cs="Calibri"/>
          </w:rPr>
          <w:t>﻿</w:t>
        </w:r>
      </w:ins>
      <w:ins w:id="178" w:author="Fabio Alberto Cruz Sanchez" w:date="2021-11-17T11:07:00Z">
        <w:r w:rsidR="00DB1860" w:rsidRPr="00AC2D53">
          <w:t xml:space="preserve"> </w:t>
        </w:r>
        <w:r w:rsidR="00DB1860" w:rsidRPr="00AC2D53">
          <w:t>in-layer and interlayer</w:t>
        </w:r>
      </w:ins>
      <w:ins w:id="179" w:author="Fabio Alberto Cruz Sanchez" w:date="2021-11-17T11:08:00Z">
        <w:r w:rsidR="00DB1860" w:rsidRPr="00AC2D53">
          <w:t xml:space="preserve"> failure modes are present, and this </w:t>
        </w:r>
        <w:proofErr w:type="spellStart"/>
        <w:r w:rsidR="00DB1860" w:rsidRPr="00AC2D53">
          <w:t>behaviour</w:t>
        </w:r>
        <w:proofErr w:type="spellEnd"/>
        <w:r w:rsidR="00DB1860" w:rsidRPr="00AC2D53">
          <w:t xml:space="preserve"> might lead to</w:t>
        </w:r>
      </w:ins>
      <w:ins w:id="180" w:author="Fabio Alberto Cruz Sanchez" w:date="2021-11-17T11:05:00Z">
        <w:r w:rsidR="00DB1860" w:rsidRPr="00AC2D53">
          <w:t xml:space="preserve"> errors and inconsistency in the model’s predictions</w:t>
        </w:r>
        <w:r w:rsidR="00DB1860" w:rsidRPr="00AC2D53">
          <w:t xml:space="preserve"> </w:t>
        </w:r>
      </w:ins>
      <w:ins w:id="181" w:author="Fabio Alberto Cruz Sanchez" w:date="2021-11-17T11:09:00Z">
        <w:r w:rsidR="00DB1860" w:rsidRPr="00AC2D53">
          <w:t>of UTS.</w:t>
        </w:r>
      </w:ins>
      <w:ins w:id="182" w:author="Fabio Alberto Cruz Sanchez" w:date="2021-11-17T11:13:00Z">
        <w:r w:rsidR="00AC2D53">
          <w:t xml:space="preserve"> </w:t>
        </w:r>
        <w:r w:rsidR="00AC2D53" w:rsidRPr="00AC2D53">
          <w:rPr>
            <w:rFonts w:ascii="Calibri" w:hAnsi="Calibri" w:cs="Calibri"/>
          </w:rPr>
          <w:t>﻿</w:t>
        </w:r>
        <w:r w:rsidR="00AC2D53" w:rsidRPr="00AC2D53">
          <w:t xml:space="preserve">A conservative model </w:t>
        </w:r>
      </w:ins>
      <w:ins w:id="183" w:author="Fabio Alberto Cruz Sanchez" w:date="2021-11-17T11:14:00Z">
        <w:r w:rsidR="00AC2D53">
          <w:t>needs to be explored in more detail for infil</w:t>
        </w:r>
      </w:ins>
      <w:ins w:id="184" w:author="Fabio Alberto Cruz Sanchez" w:date="2021-11-17T11:15:00Z">
        <w:r w:rsidR="00AC2D53">
          <w:t xml:space="preserve">l density parameter and </w:t>
        </w:r>
      </w:ins>
      <w:ins w:id="185" w:author="Fabio Alberto Cruz Sanchez" w:date="2021-11-17T11:14:00Z">
        <w:r w:rsidR="00AC2D53">
          <w:t xml:space="preserve">recycling </w:t>
        </w:r>
      </w:ins>
      <w:ins w:id="186" w:author="Fabio Alberto Cruz Sanchez" w:date="2021-11-17T11:15:00Z">
        <w:r w:rsidR="00AC2D53">
          <w:t>assets</w:t>
        </w:r>
      </w:ins>
      <w:ins w:id="187" w:author="Fabio Alberto Cruz Sanchez" w:date="2021-11-17T11:14:00Z">
        <w:r w:rsidR="00AC2D53">
          <w:t xml:space="preserve"> </w:t>
        </w:r>
      </w:ins>
      <w:ins w:id="188" w:author="Fabio Alberto Cruz Sanchez" w:date="2021-11-17T11:13:00Z">
        <w:r w:rsidR="00AC2D53" w:rsidRPr="00AC2D53">
          <w:t>to provide a safety margin for designers</w:t>
        </w:r>
      </w:ins>
      <w:ins w:id="189" w:author="Fabio Alberto Cruz Sanchez" w:date="2021-11-17T11:15:00Z">
        <w:r w:rsidR="00AC2D53">
          <w:t xml:space="preserve"> in their products</w:t>
        </w:r>
      </w:ins>
    </w:p>
    <w:p w14:paraId="0B8BA515" w14:textId="2BAA677F" w:rsidR="00D819B7" w:rsidRPr="00D819B7" w:rsidDel="00DB1860" w:rsidRDefault="00D819B7" w:rsidP="009172ED">
      <w:pPr>
        <w:pStyle w:val="Corpsdetexte"/>
        <w:rPr>
          <w:del w:id="190" w:author="Fabio Alberto Cruz Sanchez" w:date="2021-11-17T11:00:00Z"/>
        </w:rPr>
        <w:pPrChange w:id="191" w:author="Fabio Alberto Cruz Sanchez" w:date="2021-11-17T09:43:00Z">
          <w:pPr>
            <w:pStyle w:val="FirstParagraph"/>
          </w:pPr>
        </w:pPrChange>
      </w:pPr>
    </w:p>
    <w:p w14:paraId="44CEE490" w14:textId="4DF76864" w:rsidR="00BD4A80" w:rsidRPr="00CD6347" w:rsidRDefault="00A0411C">
      <w:pPr>
        <w:pStyle w:val="Corpsdetexte"/>
      </w:pPr>
      <w:del w:id="192" w:author="Fabio Alberto Cruz Sanchez" w:date="2021-11-17T10:50:00Z">
        <w:r w:rsidRPr="00CD6347" w:rsidDel="005539D7">
          <w:delText xml:space="preserve">One of the </w:delText>
        </w:r>
      </w:del>
      <w:ins w:id="193" w:author="Fabio Alberto Cruz Sanchez" w:date="2021-11-17T10:50:00Z">
        <w:r w:rsidR="005539D7">
          <w:t xml:space="preserve">Another </w:t>
        </w:r>
      </w:ins>
      <w:r w:rsidRPr="00CD6347">
        <w:t>main result</w:t>
      </w:r>
      <w:del w:id="194" w:author="Fabio Alberto Cruz Sanchez" w:date="2021-11-17T10:50:00Z">
        <w:r w:rsidRPr="00CD6347" w:rsidDel="005539D7">
          <w:delText>s</w:delText>
        </w:r>
      </w:del>
      <w:r w:rsidRPr="00CD6347">
        <w:t xml:space="preserve"> of this study </w:t>
      </w:r>
      <w:del w:id="195" w:author="Fabio Alberto Cruz Sanchez" w:date="2021-11-17T10:50:00Z">
        <w:r w:rsidRPr="00CD6347" w:rsidDel="009172ED">
          <w:delText xml:space="preserve">demonstrates </w:delText>
        </w:r>
      </w:del>
      <w:ins w:id="196" w:author="Fabio Alberto Cruz Sanchez" w:date="2021-11-17T10:50:00Z">
        <w:r w:rsidR="009172ED">
          <w:t xml:space="preserve">is </w:t>
        </w:r>
      </w:ins>
      <w:r w:rsidRPr="00CD6347">
        <w:t>that there is a reduction about 41.</w:t>
      </w:r>
      <w:del w:id="197" w:author="Fabio Alberto Cruz Sanchez" w:date="2021-11-17T10:37:00Z">
        <w:r w:rsidRPr="00CD6347" w:rsidDel="005539D7">
          <w:delText>7</w:delText>
        </w:r>
      </w:del>
      <w:ins w:id="198" w:author="Fabio Alberto Cruz Sanchez" w:date="2021-11-17T10:37:00Z">
        <w:r w:rsidR="005539D7">
          <w:t>9</w:t>
        </w:r>
      </w:ins>
      <w:r w:rsidRPr="00CD6347">
        <w:t xml:space="preserve">% (on average) in the maximum load supported for </w:t>
      </w:r>
      <w:commentRangeStart w:id="199"/>
      <w:commentRangeStart w:id="200"/>
      <w:r w:rsidRPr="00CD6347">
        <w:t xml:space="preserve">PLA (virgin and recycled) </w:t>
      </w:r>
      <w:commentRangeEnd w:id="199"/>
      <w:r w:rsidR="00ED1DA4">
        <w:rPr>
          <w:rStyle w:val="Marquedecommentaire"/>
        </w:rPr>
        <w:commentReference w:id="199"/>
      </w:r>
      <w:commentRangeEnd w:id="200"/>
      <w:r w:rsidR="005539D7">
        <w:rPr>
          <w:rStyle w:val="Marquedecommentaire"/>
        </w:rPr>
        <w:commentReference w:id="200"/>
      </w:r>
      <w:r w:rsidRPr="00CD6347">
        <w:t xml:space="preserve">when the infill density changes from 100 to 40 %. Moreover, it could be inferred from the results that an infill density of 40 % retained 58.1 % of the </w:t>
      </w:r>
      <w:del w:id="201" w:author="Fabio Alberto Cruz Sanchez" w:date="2021-11-17T11:31:00Z">
        <w:r w:rsidRPr="00CD6347" w:rsidDel="00E50460">
          <w:delText>tensile strength</w:delText>
        </w:r>
      </w:del>
      <w:ins w:id="202" w:author="Fabio Alberto Cruz Sanchez" w:date="2021-11-17T11:31:00Z">
        <w:r w:rsidR="00E50460">
          <w:t>maximal load</w:t>
        </w:r>
      </w:ins>
      <w:r w:rsidRPr="00CD6347">
        <w:t xml:space="preserve">. </w:t>
      </w:r>
      <w:ins w:id="203" w:author="Fabio Alberto Cruz Sanchez" w:date="2021-11-17T11:31:00Z">
        <w:r w:rsidR="007E1F9A">
          <w:t xml:space="preserve"> Indeed, from Phase III, </w:t>
        </w:r>
      </w:ins>
      <w:ins w:id="204" w:author="Fabio Alberto Cruz Sanchez" w:date="2021-11-17T14:19:00Z">
        <w:r w:rsidR="002A1BFC">
          <w:t xml:space="preserve">even in </w:t>
        </w:r>
      </w:ins>
      <w:ins w:id="205" w:author="Fabio Alberto Cruz Sanchez" w:date="2021-11-17T11:36:00Z">
        <w:r w:rsidR="007E1F9A">
          <w:t xml:space="preserve">the worst scenario </w:t>
        </w:r>
      </w:ins>
      <w:ins w:id="206" w:author="Fabio Alberto Cruz Sanchez" w:date="2021-11-17T14:20:00Z">
        <w:r w:rsidR="002A1BFC">
          <w:t>(</w:t>
        </w:r>
      </w:ins>
      <w:ins w:id="207" w:author="Fabio Alberto Cruz Sanchez" w:date="2021-11-17T11:36:00Z">
        <w:r w:rsidR="007E1F9A">
          <w:t xml:space="preserve">vertical </w:t>
        </w:r>
      </w:ins>
      <w:ins w:id="208" w:author="Fabio Alberto Cruz Sanchez" w:date="2021-11-17T14:20:00Z">
        <w:r w:rsidR="002A1BFC">
          <w:t xml:space="preserve">building </w:t>
        </w:r>
      </w:ins>
      <w:ins w:id="209" w:author="Fabio Alberto Cruz Sanchez" w:date="2021-11-17T11:36:00Z">
        <w:r w:rsidR="007E1F9A">
          <w:t>orientation</w:t>
        </w:r>
      </w:ins>
      <w:ins w:id="210" w:author="Fabio Alberto Cruz Sanchez" w:date="2021-11-17T14:20:00Z">
        <w:r w:rsidR="002A1BFC">
          <w:t>)</w:t>
        </w:r>
      </w:ins>
      <w:ins w:id="211" w:author="Fabio Alberto Cruz Sanchez" w:date="2021-11-17T11:36:00Z">
        <w:r w:rsidR="007E1F9A">
          <w:t>, a</w:t>
        </w:r>
      </w:ins>
      <w:ins w:id="212" w:author="Fabio Alberto Cruz Sanchez" w:date="2021-11-17T14:20:00Z">
        <w:r w:rsidR="002A1BFC">
          <w:t xml:space="preserve"> </w:t>
        </w:r>
      </w:ins>
      <w:ins w:id="213" w:author="Fabio Alberto Cruz Sanchez" w:date="2021-11-17T11:37:00Z">
        <w:r w:rsidR="007E1F9A">
          <w:t xml:space="preserve">reduction of the </w:t>
        </w:r>
      </w:ins>
      <w:ins w:id="214" w:author="Fabio Alberto Cruz Sanchez" w:date="2021-11-17T11:38:00Z">
        <w:r w:rsidR="007E1F9A">
          <w:t>13%</w:t>
        </w:r>
      </w:ins>
      <w:ins w:id="215" w:author="Fabio Alberto Cruz Sanchez" w:date="2021-11-17T14:20:00Z">
        <w:r w:rsidR="002A1BFC">
          <w:t xml:space="preserve"> was estimated from virgin to recycled.</w:t>
        </w:r>
      </w:ins>
      <w:ins w:id="216" w:author="Fabio Alberto Cruz Sanchez" w:date="2021-11-17T14:17:00Z">
        <w:r w:rsidR="002A1BFC">
          <w:t xml:space="preserve"> </w:t>
        </w:r>
      </w:ins>
      <w:proofErr w:type="gramStart"/>
      <w:ins w:id="217" w:author="Fabio Alberto Cruz Sanchez" w:date="2021-11-17T14:21:00Z">
        <w:r w:rsidR="002A1BFC">
          <w:t>Th</w:t>
        </w:r>
        <w:r w:rsidR="002A1BFC">
          <w:t>e</w:t>
        </w:r>
        <w:r w:rsidR="002A1BFC">
          <w:t>s</w:t>
        </w:r>
        <w:r w:rsidR="002A1BFC">
          <w:t>e</w:t>
        </w:r>
        <w:r w:rsidR="002A1BFC">
          <w:t xml:space="preserve"> order of magnitude</w:t>
        </w:r>
        <w:r w:rsidR="002A1BFC">
          <w:t>s</w:t>
        </w:r>
        <w:proofErr w:type="gramEnd"/>
        <w:r w:rsidR="002A1BFC">
          <w:t xml:space="preserve"> are </w:t>
        </w:r>
      </w:ins>
      <w:del w:id="218" w:author="Fabio Alberto Cruz Sanchez" w:date="2021-11-17T14:21:00Z">
        <w:r w:rsidRPr="00CD6347" w:rsidDel="002A1BFC">
          <w:delText>This is a</w:delText>
        </w:r>
      </w:del>
      <w:ins w:id="219" w:author="Fabio Alberto Cruz Sanchez" w:date="2021-11-17T14:21:00Z">
        <w:r w:rsidR="002A1BFC">
          <w:t xml:space="preserve">as </w:t>
        </w:r>
      </w:ins>
      <w:del w:id="220" w:author="Fabio Alberto Cruz Sanchez" w:date="2021-11-17T14:21:00Z">
        <w:r w:rsidRPr="00CD6347" w:rsidDel="002A1BFC">
          <w:delText xml:space="preserve"> </w:delText>
        </w:r>
      </w:del>
      <w:r w:rsidRPr="00CD6347">
        <w:t>relevant insight</w:t>
      </w:r>
      <w:ins w:id="221" w:author="Fabio Alberto Cruz Sanchez" w:date="2021-11-17T14:21:00Z">
        <w:r w:rsidR="002A1BFC">
          <w:t>s</w:t>
        </w:r>
      </w:ins>
      <w:r w:rsidRPr="00CD6347">
        <w:t xml:space="preserve"> for prescriptions of minimal conditions for 3D printing. Moreover, the use of recycled assets in the printing process may be a relevant method, considering the current priorities of the European Union </w:t>
      </w:r>
      <w:proofErr w:type="gramStart"/>
      <w:r w:rsidRPr="00CD6347">
        <w:t>in regard to</w:t>
      </w:r>
      <w:proofErr w:type="gramEnd"/>
      <w:r w:rsidRPr="00CD6347">
        <w:t xml:space="preserve"> circular economy and carbon-neutral strategy ambitions.</w:t>
      </w:r>
      <w:r w:rsidR="00A114E6">
        <w:fldChar w:fldCharType="begin"/>
      </w:r>
      <w:r w:rsidR="00A114E6">
        <w:instrText xml:space="preserve"> HYPERLINK \l "ref-Schwarz2021" \h </w:instrText>
      </w:r>
      <w:r w:rsidR="00A114E6">
        <w:fldChar w:fldCharType="separate"/>
      </w:r>
      <w:r w:rsidR="001B636D">
        <w:rPr>
          <w:rStyle w:val="Lienhypertexte"/>
          <w:color w:val="FF0000"/>
          <w:vertAlign w:val="superscript"/>
        </w:rPr>
        <w:t>5</w:t>
      </w:r>
      <w:ins w:id="222" w:author="Fabio Alberto Cruz Sanchez" w:date="2021-11-17T11:20:00Z">
        <w:r w:rsidR="00AC2D53">
          <w:rPr>
            <w:rStyle w:val="Lienhypertexte"/>
            <w:color w:val="FF0000"/>
            <w:vertAlign w:val="superscript"/>
          </w:rPr>
          <w:t>8</w:t>
        </w:r>
      </w:ins>
      <w:del w:id="223" w:author="Fabio Alberto Cruz Sanchez" w:date="2021-11-17T11:20:00Z">
        <w:r w:rsidR="001B636D" w:rsidDel="00AC2D53">
          <w:rPr>
            <w:rStyle w:val="Lienhypertexte"/>
            <w:color w:val="FF0000"/>
            <w:vertAlign w:val="superscript"/>
          </w:rPr>
          <w:delText>7</w:delText>
        </w:r>
      </w:del>
      <w:r w:rsidR="00A114E6">
        <w:rPr>
          <w:rStyle w:val="Lienhypertexte"/>
          <w:color w:val="FF0000"/>
          <w:vertAlign w:val="superscript"/>
        </w:rPr>
        <w:fldChar w:fldCharType="end"/>
      </w:r>
      <w:r w:rsidRPr="00CD6347">
        <w:t xml:space="preserve"> Also, there is great development in applications using distributed recycling approaches. For instance, Nur-A-</w:t>
      </w:r>
      <w:proofErr w:type="spellStart"/>
      <w:r w:rsidRPr="00CD6347">
        <w:t>Tomal</w:t>
      </w:r>
      <w:proofErr w:type="spellEnd"/>
      <w:r w:rsidRPr="00CD6347">
        <w:t xml:space="preserve"> </w:t>
      </w:r>
      <w:r w:rsidR="00447E2D" w:rsidRPr="00447E2D">
        <w:rPr>
          <w:i/>
        </w:rPr>
        <w:t>et al.</w:t>
      </w:r>
      <w:r w:rsidR="00A114E6">
        <w:fldChar w:fldCharType="begin"/>
      </w:r>
      <w:r w:rsidR="00A114E6">
        <w:instrText xml:space="preserve"> HYPERLINK \l "ref-Nur-A-Tomal2020" \h </w:instrText>
      </w:r>
      <w:r w:rsidR="00A114E6">
        <w:fldChar w:fldCharType="separate"/>
      </w:r>
      <w:r w:rsidR="001B636D">
        <w:rPr>
          <w:rStyle w:val="Lienhypertexte"/>
          <w:color w:val="FF0000"/>
          <w:vertAlign w:val="superscript"/>
        </w:rPr>
        <w:t>5</w:t>
      </w:r>
      <w:ins w:id="224" w:author="Fabio Alberto Cruz Sanchez" w:date="2021-11-17T11:20:00Z">
        <w:r w:rsidR="00AC2D53">
          <w:rPr>
            <w:rStyle w:val="Lienhypertexte"/>
            <w:color w:val="FF0000"/>
            <w:vertAlign w:val="superscript"/>
          </w:rPr>
          <w:t>9</w:t>
        </w:r>
      </w:ins>
      <w:del w:id="225" w:author="Fabio Alberto Cruz Sanchez" w:date="2021-11-17T11:20:00Z">
        <w:r w:rsidR="001B636D" w:rsidDel="00AC2D53">
          <w:rPr>
            <w:rStyle w:val="Lienhypertexte"/>
            <w:color w:val="FF0000"/>
            <w:vertAlign w:val="superscript"/>
          </w:rPr>
          <w:delText>8</w:delText>
        </w:r>
      </w:del>
      <w:r w:rsidR="00A114E6">
        <w:rPr>
          <w:rStyle w:val="Lienhypertexte"/>
          <w:color w:val="FF0000"/>
          <w:vertAlign w:val="superscript"/>
        </w:rPr>
        <w:fldChar w:fldCharType="end"/>
      </w:r>
      <w:r w:rsidRPr="00CD6347">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w:t>
      </w:r>
      <w:r w:rsidR="005A3FBD">
        <w:t xml:space="preserve">the </w:t>
      </w:r>
      <w:r w:rsidR="005A3FBD" w:rsidRPr="005A3FBD">
        <w:rPr>
          <w:color w:val="FF0000"/>
        </w:rPr>
        <w:t xml:space="preserve">type of </w:t>
      </w:r>
      <w:r w:rsidRPr="005A3FBD">
        <w:rPr>
          <w:color w:val="FF0000"/>
        </w:rPr>
        <w:t>material</w:t>
      </w:r>
      <w:r w:rsidRPr="00CD6347">
        <w:t>, validating technical, ecological and economic feasibility.</w:t>
      </w:r>
      <w:hyperlink w:anchor="ref-CruzSanchez2020">
        <w:r w:rsidRPr="00CD6347">
          <w:rPr>
            <w:rStyle w:val="Lienhypertexte"/>
            <w:color w:val="auto"/>
            <w:vertAlign w:val="superscript"/>
          </w:rPr>
          <w:t>17</w:t>
        </w:r>
      </w:hyperlink>
      <w:r w:rsidRPr="00CD6347">
        <w:rPr>
          <w:vertAlign w:val="superscript"/>
        </w:rPr>
        <w:t>,</w:t>
      </w:r>
      <w:ins w:id="226" w:author="Fabio Alberto Cruz Sanchez" w:date="2021-11-17T11:20:00Z">
        <w:r w:rsidR="00AC2D53">
          <w:rPr>
            <w:vertAlign w:val="superscript"/>
          </w:rPr>
          <w:t>60</w:t>
        </w:r>
      </w:ins>
      <w:del w:id="227" w:author="Fabio Alberto Cruz Sanchez" w:date="2021-11-17T11:20:00Z">
        <w:r w:rsidR="00A114E6" w:rsidDel="00AC2D53">
          <w:fldChar w:fldCharType="begin"/>
        </w:r>
        <w:r w:rsidR="00A114E6" w:rsidDel="00AC2D53">
          <w:delInstrText xml:space="preserve"> HYPERLINK \l "ref-Sauerwein2019" \h </w:delInstrText>
        </w:r>
        <w:r w:rsidR="00A114E6" w:rsidDel="00AC2D53">
          <w:fldChar w:fldCharType="separate"/>
        </w:r>
        <w:r w:rsidR="001B636D" w:rsidDel="00AC2D53">
          <w:rPr>
            <w:rStyle w:val="Lienhypertexte"/>
            <w:color w:val="FF0000"/>
            <w:vertAlign w:val="superscript"/>
          </w:rPr>
          <w:delText>59</w:delText>
        </w:r>
        <w:r w:rsidR="00A114E6" w:rsidDel="00AC2D53">
          <w:rPr>
            <w:rStyle w:val="Lienhypertexte"/>
            <w:color w:val="FF0000"/>
            <w:vertAlign w:val="superscript"/>
          </w:rPr>
          <w:fldChar w:fldCharType="end"/>
        </w:r>
      </w:del>
    </w:p>
    <w:p w14:paraId="50233244" w14:textId="552AADE6" w:rsidR="00BD4A80" w:rsidRPr="00CD6347" w:rsidRDefault="00A0411C">
      <w:pPr>
        <w:pStyle w:val="Corpsdetexte"/>
      </w:pPr>
      <w:r w:rsidRPr="00CD6347">
        <w:t xml:space="preserve">There are certain limitations to this work in the perspective of materials and parameters tested. Certainly, the use of other materials is needed to confirm the main findings. Moreover, other factors are needed in order to consider the quality of a prototype. Clearly, other variables, such as aesthetic design, dimensional accuracy and surface </w:t>
      </w:r>
      <w:del w:id="228" w:author="Fabio Alberto Cruz Sanchez" w:date="2021-11-17T11:20:00Z">
        <w:r w:rsidRPr="00CD6347" w:rsidDel="00AC2D53">
          <w:delText>quality</w:delText>
        </w:r>
        <w:r w:rsidR="001B636D" w:rsidDel="00AC2D53">
          <w:rPr>
            <w:color w:val="FF0000"/>
            <w:vertAlign w:val="superscript"/>
          </w:rPr>
          <w:delText>60</w:delText>
        </w:r>
        <w:r w:rsidRPr="00CD6347" w:rsidDel="00AC2D53">
          <w:delText xml:space="preserve"> </w:delText>
        </w:r>
      </w:del>
      <w:ins w:id="229" w:author="Fabio Alberto Cruz Sanchez" w:date="2021-11-17T11:20:00Z">
        <w:r w:rsidR="00AC2D53" w:rsidRPr="00CD6347">
          <w:t>quality</w:t>
        </w:r>
        <w:r w:rsidR="00AC2D53">
          <w:rPr>
            <w:color w:val="FF0000"/>
            <w:vertAlign w:val="superscript"/>
          </w:rPr>
          <w:t>6</w:t>
        </w:r>
        <w:r w:rsidR="00AC2D53">
          <w:rPr>
            <w:color w:val="FF0000"/>
            <w:vertAlign w:val="superscript"/>
          </w:rPr>
          <w:t>1</w:t>
        </w:r>
        <w:r w:rsidR="00AC2D53" w:rsidRPr="00CD6347">
          <w:t xml:space="preserve"> </w:t>
        </w:r>
      </w:ins>
      <w:r w:rsidRPr="00CD6347">
        <w:t>are also key variables to include for the printed objects in addition to the mechanical properties in the prototypes where the main goal is user acceptability.</w:t>
      </w:r>
      <w:del w:id="230" w:author="Fabio Alberto Cruz Sanchez" w:date="2021-11-17T11:21:00Z">
        <w:r w:rsidR="00A114E6" w:rsidDel="00AC2D53">
          <w:fldChar w:fldCharType="begin"/>
        </w:r>
        <w:r w:rsidR="00A114E6" w:rsidDel="00AC2D53">
          <w:delInstrText xml:space="preserve"> HYPERLINK \l "ref-Sauer2009" \h </w:delInstrText>
        </w:r>
        <w:r w:rsidR="00A114E6" w:rsidDel="00AC2D53">
          <w:fldChar w:fldCharType="separate"/>
        </w:r>
        <w:r w:rsidR="001B636D" w:rsidDel="00AC2D53">
          <w:rPr>
            <w:rStyle w:val="Lienhypertexte"/>
            <w:color w:val="FF0000"/>
            <w:vertAlign w:val="superscript"/>
          </w:rPr>
          <w:delText>61</w:delText>
        </w:r>
        <w:r w:rsidR="00A114E6" w:rsidDel="00AC2D53">
          <w:rPr>
            <w:rStyle w:val="Lienhypertexte"/>
            <w:color w:val="FF0000"/>
            <w:vertAlign w:val="superscript"/>
          </w:rPr>
          <w:fldChar w:fldCharType="end"/>
        </w:r>
      </w:del>
      <w:ins w:id="231" w:author="Fabio Alberto Cruz Sanchez" w:date="2021-11-17T11:21:00Z">
        <w:r w:rsidR="00AC2D53">
          <w:fldChar w:fldCharType="begin"/>
        </w:r>
        <w:r w:rsidR="00AC2D53">
          <w:instrText xml:space="preserve"> HYPERLINK \l "ref-Sauer2009" \h </w:instrText>
        </w:r>
        <w:r w:rsidR="00AC2D53">
          <w:fldChar w:fldCharType="separate"/>
        </w:r>
        <w:r w:rsidR="00AC2D53">
          <w:rPr>
            <w:rStyle w:val="Lienhypertexte"/>
            <w:color w:val="FF0000"/>
            <w:vertAlign w:val="superscript"/>
          </w:rPr>
          <w:t>6</w:t>
        </w:r>
        <w:r w:rsidR="00AC2D53">
          <w:rPr>
            <w:rStyle w:val="Lienhypertexte"/>
            <w:color w:val="FF0000"/>
            <w:vertAlign w:val="superscript"/>
          </w:rPr>
          <w:t>2</w:t>
        </w:r>
        <w:r w:rsidR="00AC2D53">
          <w:rPr>
            <w:rStyle w:val="Lienhypertexte"/>
            <w:color w:val="FF0000"/>
            <w:vertAlign w:val="superscript"/>
          </w:rPr>
          <w:fldChar w:fldCharType="end"/>
        </w:r>
      </w:ins>
      <w:r w:rsidRPr="00C4507C">
        <w:rPr>
          <w:color w:val="FF0000"/>
          <w:vertAlign w:val="superscript"/>
        </w:rPr>
        <w:t>,</w:t>
      </w:r>
      <w:del w:id="232" w:author="Fabio Alberto Cruz Sanchez" w:date="2021-11-17T11:21:00Z">
        <w:r w:rsidR="00A114E6" w:rsidDel="00AC2D53">
          <w:fldChar w:fldCharType="begin"/>
        </w:r>
        <w:r w:rsidR="00A114E6" w:rsidDel="00AC2D53">
          <w:delInstrText xml:space="preserve"> HYPERLINK \l "ref-Sauer2010" \h </w:delInstrText>
        </w:r>
        <w:r w:rsidR="00A114E6" w:rsidDel="00AC2D53">
          <w:fldChar w:fldCharType="separate"/>
        </w:r>
        <w:r w:rsidR="001B636D" w:rsidDel="00AC2D53">
          <w:rPr>
            <w:rStyle w:val="Lienhypertexte"/>
            <w:color w:val="FF0000"/>
            <w:vertAlign w:val="superscript"/>
          </w:rPr>
          <w:delText>62</w:delText>
        </w:r>
        <w:r w:rsidR="00A114E6" w:rsidDel="00AC2D53">
          <w:rPr>
            <w:rStyle w:val="Lienhypertexte"/>
            <w:color w:val="FF0000"/>
            <w:vertAlign w:val="superscript"/>
          </w:rPr>
          <w:fldChar w:fldCharType="end"/>
        </w:r>
        <w:r w:rsidRPr="00CD6347" w:rsidDel="00AC2D53">
          <w:delText xml:space="preserve"> </w:delText>
        </w:r>
      </w:del>
      <w:ins w:id="233" w:author="Fabio Alberto Cruz Sanchez" w:date="2021-11-17T11:21:00Z">
        <w:r w:rsidR="00AC2D53">
          <w:fldChar w:fldCharType="begin"/>
        </w:r>
        <w:r w:rsidR="00AC2D53">
          <w:instrText xml:space="preserve"> HYPERLINK \l "ref-Sauer2010" \h </w:instrText>
        </w:r>
        <w:r w:rsidR="00AC2D53">
          <w:fldChar w:fldCharType="separate"/>
        </w:r>
        <w:r w:rsidR="00AC2D53">
          <w:rPr>
            <w:rStyle w:val="Lienhypertexte"/>
            <w:color w:val="FF0000"/>
            <w:vertAlign w:val="superscript"/>
          </w:rPr>
          <w:t>6</w:t>
        </w:r>
        <w:r w:rsidR="00AC2D53">
          <w:rPr>
            <w:rStyle w:val="Lienhypertexte"/>
            <w:color w:val="FF0000"/>
            <w:vertAlign w:val="superscript"/>
          </w:rPr>
          <w:t>3</w:t>
        </w:r>
        <w:r w:rsidR="00AC2D53">
          <w:rPr>
            <w:rStyle w:val="Lienhypertexte"/>
            <w:color w:val="FF0000"/>
            <w:vertAlign w:val="superscript"/>
          </w:rPr>
          <w:fldChar w:fldCharType="end"/>
        </w:r>
        <w:r w:rsidR="00AC2D53" w:rsidRPr="00CD6347">
          <w:t xml:space="preserve"> </w:t>
        </w:r>
      </w:ins>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234" w:name="section:conclusions"/>
      <w:bookmarkEnd w:id="135"/>
      <w:r>
        <w:rPr>
          <w:rStyle w:val="SectionNumber"/>
        </w:rPr>
        <w:t>5</w:t>
      </w:r>
      <w:r>
        <w:tab/>
        <w:t>Conclusions</w:t>
      </w:r>
    </w:p>
    <w:p w14:paraId="152397AD" w14:textId="243E603A"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del w:id="235" w:author="Fabio Alberto Cruz Sanchez" w:date="2021-11-17T11:24:00Z">
        <w:r w:rsidRPr="00CD6347" w:rsidDel="00DA4E51">
          <w:delText>te</w:delText>
        </w:r>
        <w:r w:rsidR="00ED1DA4" w:rsidDel="00DA4E51">
          <w:delText xml:space="preserve">nsile </w:delText>
        </w:r>
      </w:del>
      <w:ins w:id="236" w:author="Fabio Alberto Cruz Sanchez" w:date="2021-11-17T11:24:00Z">
        <w:r w:rsidR="00DA4E51">
          <w:t>maximal</w:t>
        </w:r>
        <w:r w:rsidR="00DA4E51">
          <w:t xml:space="preserve"> </w:t>
        </w:r>
      </w:ins>
      <w:del w:id="237" w:author="Fabio Alberto Cruz Sanchez" w:date="2021-11-17T11:24:00Z">
        <w:r w:rsidR="00ED1DA4" w:rsidDel="00DA4E51">
          <w:delText xml:space="preserve">strength </w:delText>
        </w:r>
      </w:del>
      <w:ins w:id="238" w:author="Fabio Alberto Cruz Sanchez" w:date="2021-11-17T11:24:00Z">
        <w:r w:rsidR="00DA4E51">
          <w:t>load</w:t>
        </w:r>
        <w:r w:rsidR="00DA4E51">
          <w:t xml:space="preserve"> </w:t>
        </w:r>
      </w:ins>
      <w:r w:rsidR="00ED1DA4">
        <w:t xml:space="preserve">using </w:t>
      </w:r>
      <w:ins w:id="239" w:author="Fabio Alberto Cruz Sanchez" w:date="2021-11-17T11:25:00Z">
        <w:r w:rsidR="00DA4E51">
          <w:t xml:space="preserve">commercial </w:t>
        </w:r>
      </w:ins>
      <w:r w:rsidR="00ED1DA4" w:rsidRPr="00ED1DA4">
        <w:rPr>
          <w:color w:val="FF0000"/>
        </w:rPr>
        <w:t xml:space="preserve">virgin </w:t>
      </w:r>
      <w:r w:rsidRPr="00ED1DA4">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del w:id="240" w:author="Fabio Alberto Cruz Sanchez" w:date="2021-11-17T11:23:00Z">
        <w:r w:rsidR="001B636D" w:rsidDel="00DA4E51">
          <w:rPr>
            <w:color w:val="FF0000"/>
            <w:vertAlign w:val="superscript"/>
          </w:rPr>
          <w:delText>63</w:delText>
        </w:r>
        <w:r w:rsidR="00B44D70" w:rsidRPr="00CD6347" w:rsidDel="00DA4E51">
          <w:delText xml:space="preserve"> </w:delText>
        </w:r>
      </w:del>
      <w:ins w:id="241" w:author="Fabio Alberto Cruz Sanchez" w:date="2021-11-17T11:23:00Z">
        <w:r w:rsidR="00DA4E51">
          <w:rPr>
            <w:color w:val="FF0000"/>
            <w:vertAlign w:val="superscript"/>
          </w:rPr>
          <w:t>6</w:t>
        </w:r>
        <w:r w:rsidR="00DA4E51">
          <w:rPr>
            <w:color w:val="FF0000"/>
            <w:vertAlign w:val="superscript"/>
          </w:rPr>
          <w:t>4</w:t>
        </w:r>
        <w:r w:rsidR="00DA4E51" w:rsidRPr="00CD6347">
          <w:t xml:space="preserve"> </w:t>
        </w:r>
      </w:ins>
    </w:p>
    <w:p w14:paraId="117E9374" w14:textId="01720E47" w:rsidR="00BD4A80" w:rsidRPr="00CD6347" w:rsidRDefault="00A0411C">
      <w:pPr>
        <w:pStyle w:val="Corpsdetexte"/>
      </w:pPr>
      <w:proofErr w:type="gramStart"/>
      <w:r w:rsidRPr="00CD6347">
        <w:t>To a great extent,</w:t>
      </w:r>
      <w:proofErr w:type="gramEnd"/>
      <w:r w:rsidRPr="00CD6347">
        <w:t xml:space="preserve"> the printing conditions determined the </w:t>
      </w:r>
      <w:del w:id="242" w:author="Fabio Alberto Cruz Sanchez" w:date="2021-11-17T11:28:00Z">
        <w:r w:rsidRPr="00CD6347" w:rsidDel="00DA4E51">
          <w:delText>tensile strength</w:delText>
        </w:r>
      </w:del>
      <w:ins w:id="243" w:author="Fabio Alberto Cruz Sanchez" w:date="2021-11-17T11:28:00Z">
        <w:r w:rsidR="00DA4E51">
          <w:t>resistance</w:t>
        </w:r>
      </w:ins>
      <w:r w:rsidRPr="00CD6347">
        <w:t xml:space="preserve"> 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where the maximum load notably increases to a greater extent. In general, the fracture of the virgin material corresponded to that of a fragile material, while the fracture of the recycled material showed more ductile behavior.</w:t>
      </w:r>
    </w:p>
    <w:p w14:paraId="3FEB872E" w14:textId="7C4FF5C4" w:rsidR="00BD4A80" w:rsidRPr="00CD6347" w:rsidRDefault="00A0411C">
      <w:pPr>
        <w:pStyle w:val="Corpsdetexte"/>
      </w:pPr>
      <w:r w:rsidRPr="00CD6347">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w:t>
      </w:r>
      <w:r w:rsidRPr="00CD6347">
        <w:lastRenderedPageBreak/>
        <w:t xml:space="preserve">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del w:id="244" w:author="Fabio Alberto Cruz Sanchez" w:date="2021-11-17T14:46:00Z">
        <w:r w:rsidRPr="00CD6347" w:rsidDel="00337AD1">
          <w:delText xml:space="preserve">tensile </w:delText>
        </w:r>
      </w:del>
      <w:ins w:id="245" w:author="Fabio Alberto Cruz Sanchez" w:date="2021-11-17T14:46:00Z">
        <w:r w:rsidR="00337AD1">
          <w:t>maximum load</w:t>
        </w:r>
      </w:ins>
      <w:del w:id="246" w:author="Fabio Alberto Cruz Sanchez" w:date="2021-11-17T14:46:00Z">
        <w:r w:rsidRPr="00CD6347" w:rsidDel="00337AD1">
          <w:delText>strength</w:delText>
        </w:r>
      </w:del>
      <w:r w:rsidRPr="00CD6347">
        <w:t xml:space="preserve">. </w:t>
      </w:r>
      <w:proofErr w:type="gramStart"/>
      <w:r w:rsidRPr="00CD6347">
        <w:t>Despite the fact that</w:t>
      </w:r>
      <w:proofErr w:type="gramEnd"/>
      <w:r w:rsidRPr="00CD6347">
        <w:t xml:space="preserve"> recycled PLA offers slightly lower tensile </w:t>
      </w:r>
      <w:del w:id="247" w:author="Fabio Alberto Cruz Sanchez" w:date="2021-11-17T14:47:00Z">
        <w:r w:rsidRPr="00CD6347" w:rsidDel="00337AD1">
          <w:delText>strength</w:delText>
        </w:r>
      </w:del>
      <w:ins w:id="248" w:author="Fabio Alberto Cruz Sanchez" w:date="2021-11-17T14:47:00Z">
        <w:r w:rsidR="00337AD1">
          <w:t>load</w:t>
        </w:r>
      </w:ins>
      <w:r w:rsidRPr="00CD6347">
        <w:t>, by properly selecting the printing conditions, it could be close to that of the virgin PLA. Particularly, when using the edgewise and horizontal orientation</w:t>
      </w:r>
      <w:commentRangeStart w:id="249"/>
      <w:r w:rsidRPr="00CD6347">
        <w:t>s</w:t>
      </w:r>
      <w:r w:rsidR="00336B9A">
        <w:t xml:space="preserve">. </w:t>
      </w:r>
      <w:commentRangeEnd w:id="249"/>
      <w:r w:rsidR="00336B9A">
        <w:rPr>
          <w:rStyle w:val="Marquedecommentaire"/>
        </w:rPr>
        <w:commentReference w:id="249"/>
      </w:r>
      <w:r w:rsidRPr="00CD6347">
        <w:t xml:space="preserve">Future research needs to evaluate the quality of a (recycled) prototype including quality aspects other than </w:t>
      </w:r>
      <w:del w:id="250" w:author="Fabio Alberto Cruz Sanchez" w:date="2021-11-17T11:30:00Z">
        <w:r w:rsidRPr="00CD6347" w:rsidDel="00DA4E51">
          <w:delText xml:space="preserve">tensile </w:delText>
        </w:r>
      </w:del>
      <w:ins w:id="251" w:author="Fabio Alberto Cruz Sanchez" w:date="2021-11-17T11:30:00Z">
        <w:r w:rsidR="00DA4E51">
          <w:t>resistance</w:t>
        </w:r>
        <w:r w:rsidR="00DA4E51" w:rsidRPr="00CD6347">
          <w:t xml:space="preserve"> </w:t>
        </w:r>
      </w:ins>
      <w:r w:rsidRPr="00CD6347">
        <w:t>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itre1"/>
      </w:pPr>
      <w:bookmarkStart w:id="252" w:name="acknowledgements"/>
      <w:bookmarkEnd w:id="234"/>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253" w:name="declaration-of-interest-statement"/>
      <w:bookmarkEnd w:id="252"/>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254" w:name="references"/>
      <w:bookmarkEnd w:id="253"/>
      <w:r>
        <w:t>References</w:t>
      </w:r>
    </w:p>
    <w:p w14:paraId="75719CDB" w14:textId="541B6E7A" w:rsidR="00BD4A80" w:rsidRPr="00226DB0" w:rsidRDefault="00A0411C">
      <w:pPr>
        <w:pStyle w:val="Bibliographie"/>
        <w:rPr>
          <w:lang w:val="es-ES"/>
          <w:rPrChange w:id="255" w:author="Diego Carou Porto" w:date="2021-11-11T09:44:00Z">
            <w:rPr/>
          </w:rPrChange>
        </w:rPr>
      </w:pPr>
      <w:bookmarkStart w:id="256" w:name="ref-Singh2020d"/>
      <w:bookmarkStart w:id="257"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226DB0">
        <w:rPr>
          <w:i/>
          <w:iCs/>
          <w:color w:val="FF0000"/>
          <w:lang w:val="es-ES"/>
          <w:rPrChange w:id="258" w:author="Diego Carou Porto" w:date="2021-11-11T09:44:00Z">
            <w:rPr>
              <w:i/>
              <w:iCs/>
              <w:color w:val="FF0000"/>
            </w:rPr>
          </w:rPrChange>
        </w:rPr>
        <w:t xml:space="preserve">J </w:t>
      </w:r>
      <w:proofErr w:type="spellStart"/>
      <w:r w:rsidR="00CD6347" w:rsidRPr="00226DB0">
        <w:rPr>
          <w:i/>
          <w:iCs/>
          <w:color w:val="FF0000"/>
          <w:lang w:val="es-ES"/>
          <w:rPrChange w:id="259" w:author="Diego Carou Porto" w:date="2021-11-11T09:44:00Z">
            <w:rPr>
              <w:i/>
              <w:iCs/>
              <w:color w:val="FF0000"/>
            </w:rPr>
          </w:rPrChange>
        </w:rPr>
        <w:t>Manuf</w:t>
      </w:r>
      <w:proofErr w:type="spellEnd"/>
      <w:r w:rsidR="00CD6347" w:rsidRPr="00226DB0">
        <w:rPr>
          <w:i/>
          <w:iCs/>
          <w:color w:val="FF0000"/>
          <w:lang w:val="es-ES"/>
          <w:rPrChange w:id="260" w:author="Diego Carou Porto" w:date="2021-11-11T09:44:00Z">
            <w:rPr>
              <w:i/>
              <w:iCs/>
              <w:color w:val="FF0000"/>
            </w:rPr>
          </w:rPrChange>
        </w:rPr>
        <w:t xml:space="preserve"> </w:t>
      </w:r>
      <w:proofErr w:type="spellStart"/>
      <w:r w:rsidR="00CD6347" w:rsidRPr="00226DB0">
        <w:rPr>
          <w:i/>
          <w:iCs/>
          <w:color w:val="FF0000"/>
          <w:lang w:val="es-ES"/>
          <w:rPrChange w:id="261" w:author="Diego Carou Porto" w:date="2021-11-11T09:44:00Z">
            <w:rPr>
              <w:i/>
              <w:iCs/>
              <w:color w:val="FF0000"/>
            </w:rPr>
          </w:rPrChange>
        </w:rPr>
        <w:t>Process</w:t>
      </w:r>
      <w:proofErr w:type="spellEnd"/>
      <w:r w:rsidR="00CD6347" w:rsidRPr="00226DB0">
        <w:rPr>
          <w:color w:val="FF0000"/>
          <w:lang w:val="es-ES"/>
          <w:rPrChange w:id="262" w:author="Diego Carou Porto" w:date="2021-11-11T09:44:00Z">
            <w:rPr>
              <w:color w:val="FF0000"/>
            </w:rPr>
          </w:rPrChange>
        </w:rPr>
        <w:t xml:space="preserve"> </w:t>
      </w:r>
      <w:r w:rsidRPr="00226DB0">
        <w:rPr>
          <w:lang w:val="es-ES"/>
          <w:rPrChange w:id="263" w:author="Diego Carou Porto" w:date="2021-11-11T09:44:00Z">
            <w:rPr/>
          </w:rPrChange>
        </w:rPr>
        <w:t>2020; 55: 288–306.</w:t>
      </w:r>
    </w:p>
    <w:p w14:paraId="229B6782" w14:textId="6E9E208A" w:rsidR="00BD4A80" w:rsidRPr="00CD6347" w:rsidRDefault="00A0411C">
      <w:pPr>
        <w:pStyle w:val="Bibliographie"/>
      </w:pPr>
      <w:bookmarkStart w:id="264" w:name="ref-Sartal2018"/>
      <w:bookmarkEnd w:id="256"/>
      <w:r w:rsidRPr="00226DB0">
        <w:rPr>
          <w:lang w:val="es-ES"/>
          <w:rPrChange w:id="265" w:author="Diego Carou Porto" w:date="2021-11-11T09:44:00Z">
            <w:rPr/>
          </w:rPrChange>
        </w:rPr>
        <w:t xml:space="preserve">2. </w:t>
      </w:r>
      <w:r w:rsidRPr="00226DB0">
        <w:rPr>
          <w:lang w:val="es-ES"/>
          <w:rPrChange w:id="266" w:author="Diego Carou Porto" w:date="2021-11-11T09:44:00Z">
            <w:rPr/>
          </w:rPrChange>
        </w:rPr>
        <w:tab/>
        <w:t xml:space="preserve">Sartal A, Carou D, Dorado-Vicente R, </w:t>
      </w:r>
      <w:r w:rsidR="00447E2D" w:rsidRPr="00226DB0">
        <w:rPr>
          <w:i/>
          <w:lang w:val="es-ES"/>
          <w:rPrChange w:id="267" w:author="Diego Carou Porto" w:date="2021-11-11T09:44:00Z">
            <w:rPr>
              <w:i/>
            </w:rPr>
          </w:rPrChange>
        </w:rPr>
        <w:t>et al.</w:t>
      </w:r>
      <w:r w:rsidRPr="00226DB0">
        <w:rPr>
          <w:lang w:val="es-ES"/>
          <w:rPrChange w:id="268" w:author="Diego Carou Porto" w:date="2021-11-11T09:44:00Z">
            <w:rPr/>
          </w:rPrChange>
        </w:rPr>
        <w:t xml:space="preserve"> </w:t>
      </w:r>
      <w:r w:rsidRPr="00CD6347">
        <w:t xml:space="preserve">Facing the challenges of the food industry: </w:t>
      </w:r>
      <w:proofErr w:type="gramStart"/>
      <w:r w:rsidRPr="00CD6347">
        <w:t>Might additive manufacturing be the answer?</w:t>
      </w:r>
      <w:proofErr w:type="gramEnd"/>
      <w:r w:rsidRPr="00CD6347">
        <w:t xml:space="preserve">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269" w:name="ref-Akhoundi2019"/>
      <w:bookmarkEnd w:id="264"/>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270" w:name="ref-Nam2019"/>
      <w:bookmarkEnd w:id="269"/>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271" w:name="ref-Jiang2016"/>
      <w:bookmarkEnd w:id="270"/>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272" w:name="ref-Askari2020"/>
      <w:bookmarkEnd w:id="271"/>
      <w:r w:rsidRPr="00CD6347">
        <w:t xml:space="preserve">6. </w:t>
      </w:r>
      <w:r w:rsidRPr="00CD6347">
        <w:tab/>
        <w:t xml:space="preserve">Askari M, Hutchins DA, Thomas PJ, </w:t>
      </w:r>
      <w:r w:rsidR="00447E2D" w:rsidRPr="00447E2D">
        <w:rPr>
          <w:i/>
        </w:rPr>
        <w:t>et al.</w:t>
      </w:r>
      <w:r w:rsidRPr="00CD6347">
        <w:t xml:space="preserve"> 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273" w:name="ref-Wang2020f"/>
      <w:bookmarkEnd w:id="272"/>
      <w:r w:rsidRPr="00CD6347">
        <w:lastRenderedPageBreak/>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274" w:name="ref-Niaki2019"/>
      <w:bookmarkEnd w:id="273"/>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275" w:name="ref-Peng2018"/>
      <w:bookmarkEnd w:id="274"/>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276" w:name="ref-Despeisse2016"/>
      <w:bookmarkEnd w:id="275"/>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277" w:name="ref-GonzalezHenriquez2019"/>
      <w:bookmarkEnd w:id="276"/>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07317F" w:rsidRDefault="00A0411C" w:rsidP="0007317F">
      <w:pPr>
        <w:pStyle w:val="NormalWeb"/>
        <w:ind w:left="480" w:hanging="480"/>
        <w:rPr>
          <w:ins w:id="278" w:author="Fabio Alberto Cruz Sanchez" w:date="2021-11-10T10:07:00Z"/>
          <w:lang w:val="en-US"/>
          <w:rPrChange w:id="279" w:author="Fabio Alberto Cruz Sanchez" w:date="2021-11-10T10:08:00Z">
            <w:rPr>
              <w:ins w:id="280" w:author="Fabio Alberto Cruz Sanchez" w:date="2021-11-10T10:07:00Z"/>
            </w:rPr>
          </w:rPrChange>
        </w:rPr>
      </w:pPr>
      <w:bookmarkStart w:id="281" w:name="ref-Ryberg2019"/>
      <w:bookmarkEnd w:id="277"/>
      <w:r w:rsidRPr="002D23B1">
        <w:rPr>
          <w:lang w:val="en-US"/>
          <w:rPrChange w:id="282" w:author="Fabio Alberto Cruz Sanchez" w:date="2021-11-15T10:19:00Z">
            <w:rPr/>
          </w:rPrChange>
        </w:rPr>
        <w:t xml:space="preserve">12. </w:t>
      </w:r>
      <w:r w:rsidRPr="002D23B1">
        <w:rPr>
          <w:lang w:val="en-US"/>
          <w:rPrChange w:id="283" w:author="Fabio Alberto Cruz Sanchez" w:date="2021-11-15T10:19:00Z">
            <w:rPr/>
          </w:rPrChange>
        </w:rPr>
        <w:tab/>
      </w:r>
      <w:ins w:id="284" w:author="Fabio Alberto Cruz Sanchez" w:date="2021-11-10T10:07:00Z">
        <w:r w:rsidR="0007317F" w:rsidRPr="0007317F">
          <w:rPr>
            <w:lang w:val="en-US"/>
            <w:rPrChange w:id="285" w:author="Fabio Alberto Cruz Sanchez" w:date="2021-11-10T10:08:00Z">
              <w:rPr/>
            </w:rPrChange>
          </w:rPr>
          <w:t xml:space="preserve">Kumar, R, Verma, A., </w:t>
        </w:r>
        <w:proofErr w:type="spellStart"/>
        <w:r w:rsidR="0007317F" w:rsidRPr="0007317F">
          <w:rPr>
            <w:lang w:val="en-US"/>
            <w:rPrChange w:id="286" w:author="Fabio Alberto Cruz Sanchez" w:date="2021-11-10T10:08:00Z">
              <w:rPr/>
            </w:rPrChange>
          </w:rPr>
          <w:t>Shome</w:t>
        </w:r>
        <w:proofErr w:type="spellEnd"/>
        <w:r w:rsidR="0007317F" w:rsidRPr="0007317F">
          <w:rPr>
            <w:lang w:val="en-US"/>
            <w:rPrChange w:id="287" w:author="Fabio Alberto Cruz Sanchez" w:date="2021-11-10T10:08:00Z">
              <w:rPr/>
            </w:rPrChange>
          </w:rPr>
          <w:t>, A.,</w:t>
        </w:r>
      </w:ins>
      <w:ins w:id="288" w:author="Fabio Alberto Cruz Sanchez" w:date="2021-11-10T10:08:00Z">
        <w:r w:rsidR="0007317F" w:rsidRPr="0007317F">
          <w:rPr>
            <w:lang w:val="en-US"/>
          </w:rPr>
          <w:t xml:space="preserve"> et al</w:t>
        </w:r>
        <w:r w:rsidR="0007317F" w:rsidRPr="0007317F">
          <w:rPr>
            <w:lang w:val="en-US"/>
            <w:rPrChange w:id="289" w:author="Fabio Alberto Cruz Sanchez" w:date="2021-11-10T10:08:00Z">
              <w:rPr/>
            </w:rPrChange>
          </w:rPr>
          <w:t>.</w:t>
        </w:r>
      </w:ins>
      <w:ins w:id="290" w:author="Fabio Alberto Cruz Sanchez" w:date="2021-11-10T10:07:00Z">
        <w:r w:rsidR="0007317F" w:rsidRPr="0007317F">
          <w:rPr>
            <w:lang w:val="en-US"/>
            <w:rPrChange w:id="291" w:author="Fabio Alberto Cruz Sanchez" w:date="2021-11-10T10:08:00Z">
              <w:rPr/>
            </w:rPrChange>
          </w:rPr>
          <w:t xml:space="preserve"> </w:t>
        </w:r>
        <w:r w:rsidR="0007317F" w:rsidRPr="0007317F">
          <w:rPr>
            <w:lang w:val="en-US"/>
            <w:rPrChange w:id="292" w:author="Fabio Alberto Cruz Sanchez" w:date="2021-11-10T10:07:00Z">
              <w:rPr/>
            </w:rPrChange>
          </w:rPr>
          <w:t xml:space="preserve">Impacts of Plastic Pollution on Ecosystem Services, Sustainable Development Goals, and Need to Focus on Circular Economy and Policy Interventions. </w:t>
        </w:r>
        <w:r w:rsidR="0007317F" w:rsidRPr="0007317F">
          <w:rPr>
            <w:lang w:val="en-US"/>
            <w:rPrChange w:id="293" w:author="Fabio Alberto Cruz Sanchez" w:date="2021-11-10T10:08:00Z">
              <w:rPr/>
            </w:rPrChange>
          </w:rPr>
          <w:t xml:space="preserve">Sustainability </w:t>
        </w:r>
      </w:ins>
      <w:ins w:id="294" w:author="Fabio Alberto Cruz Sanchez" w:date="2021-11-10T10:08:00Z">
        <w:r w:rsidR="0007317F">
          <w:rPr>
            <w:lang w:val="en-US"/>
          </w:rPr>
          <w:t>2021</w:t>
        </w:r>
      </w:ins>
      <w:ins w:id="295" w:author="Fabio Alberto Cruz Sanchez" w:date="2021-11-10T10:07:00Z">
        <w:r w:rsidR="0007317F" w:rsidRPr="0007317F">
          <w:rPr>
            <w:lang w:val="en-US"/>
            <w:rPrChange w:id="296" w:author="Fabio Alberto Cruz Sanchez" w:date="2021-11-10T10:08:00Z">
              <w:rPr/>
            </w:rPrChange>
          </w:rPr>
          <w:t>, 9963. https://doi.org/10.3390/su13179963</w:t>
        </w:r>
      </w:ins>
    </w:p>
    <w:p w14:paraId="49D54BA1" w14:textId="2343F3ED" w:rsidR="00BD4A80" w:rsidRPr="00CD6347" w:rsidDel="0007317F" w:rsidRDefault="00A0411C">
      <w:pPr>
        <w:pStyle w:val="Bibliographie"/>
        <w:rPr>
          <w:del w:id="297" w:author="Fabio Alberto Cruz Sanchez" w:date="2021-11-10T10:09:00Z"/>
        </w:rPr>
      </w:pPr>
      <w:del w:id="298" w:author="Fabio Alberto Cruz Sanchez" w:date="2021-11-10T10:09:00Z">
        <w:r w:rsidRPr="00CD6347" w:rsidDel="0007317F">
          <w:delText xml:space="preserve">Ryberg MW, Hauschild MZ, Wang F, </w:delText>
        </w:r>
        <w:r w:rsidR="00447E2D" w:rsidRPr="00447E2D" w:rsidDel="0007317F">
          <w:rPr>
            <w:i/>
          </w:rPr>
          <w:delText>et al.</w:delText>
        </w:r>
        <w:r w:rsidRPr="00CD6347" w:rsidDel="0007317F">
          <w:delText xml:space="preserve"> Global environmental losses of plastics across their value chains. </w:delText>
        </w:r>
        <w:r w:rsidRPr="00CD6347" w:rsidDel="0007317F">
          <w:rPr>
            <w:i/>
            <w:iCs/>
          </w:rPr>
          <w:delText>Resour Conserv Recycl</w:delText>
        </w:r>
        <w:r w:rsidRPr="00CD6347" w:rsidDel="0007317F">
          <w:delText xml:space="preserve"> 2019; 151: 104459.</w:delText>
        </w:r>
      </w:del>
    </w:p>
    <w:p w14:paraId="16C33BF4" w14:textId="77777777" w:rsidR="00BD4A80" w:rsidRPr="00CD6347" w:rsidRDefault="00A0411C">
      <w:pPr>
        <w:pStyle w:val="Bibliographie"/>
      </w:pPr>
      <w:bookmarkStart w:id="299" w:name="ref-Elverum2016"/>
      <w:bookmarkEnd w:id="281"/>
      <w:r w:rsidRPr="00CD6347">
        <w:t xml:space="preserve">13. </w:t>
      </w:r>
      <w:r w:rsidRPr="00CD6347">
        <w:tab/>
      </w:r>
      <w:proofErr w:type="spellStart"/>
      <w:r w:rsidRPr="00CD6347">
        <w:t>Elverum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300" w:name="ref-Menold2017"/>
      <w:bookmarkEnd w:id="299"/>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301" w:name="ref-Hansen2020"/>
      <w:bookmarkEnd w:id="300"/>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D6347" w:rsidRDefault="00A0411C">
      <w:pPr>
        <w:pStyle w:val="Bibliographie"/>
        <w:rPr>
          <w:lang w:val="fr-FR"/>
        </w:rPr>
      </w:pPr>
      <w:bookmarkStart w:id="302" w:name="ref-Campbell2012"/>
      <w:bookmarkEnd w:id="301"/>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D6347">
        <w:rPr>
          <w:i/>
          <w:iCs/>
          <w:lang w:val="fr-FR"/>
        </w:rPr>
        <w:t>Rapid Prototyp J</w:t>
      </w:r>
      <w:r w:rsidRPr="00CD6347">
        <w:rPr>
          <w:lang w:val="fr-FR"/>
        </w:rPr>
        <w:t xml:space="preserve"> 2012; 18: 255–258.</w:t>
      </w:r>
    </w:p>
    <w:p w14:paraId="5E445A30" w14:textId="085CB77A" w:rsidR="00BD4A80" w:rsidRPr="00CD6347" w:rsidRDefault="00A0411C">
      <w:pPr>
        <w:pStyle w:val="Bibliographie"/>
      </w:pPr>
      <w:bookmarkStart w:id="303" w:name="ref-CruzSanchez2020"/>
      <w:bookmarkEnd w:id="302"/>
      <w:r w:rsidRPr="00CD6347">
        <w:rPr>
          <w:lang w:val="fr-FR"/>
        </w:rPr>
        <w:t xml:space="preserve">17. </w:t>
      </w:r>
      <w:r w:rsidRPr="00CD6347">
        <w:rPr>
          <w:lang w:val="fr-FR"/>
        </w:rPr>
        <w:tab/>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304" w:name="ref-Mikula2020"/>
      <w:bookmarkEnd w:id="303"/>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305" w:name="ref-Lovo2018"/>
      <w:bookmarkEnd w:id="304"/>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306" w:name="ref-Laureto2018"/>
      <w:bookmarkEnd w:id="305"/>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307" w:name="ref-Popescu2018"/>
      <w:bookmarkEnd w:id="306"/>
      <w:r w:rsidRPr="00CD6347">
        <w:lastRenderedPageBreak/>
        <w:t xml:space="preserve">21. </w:t>
      </w:r>
      <w:r w:rsidRPr="00CD6347">
        <w:tab/>
        <w:t xml:space="preserve">Popescu D, </w:t>
      </w:r>
      <w:proofErr w:type="spellStart"/>
      <w:r w:rsidRPr="00CD6347">
        <w:t>Zapciu</w:t>
      </w:r>
      <w:proofErr w:type="spellEnd"/>
      <w:r w:rsidRPr="00CD6347">
        <w:t xml:space="preserve"> A, </w:t>
      </w:r>
      <w:proofErr w:type="spellStart"/>
      <w:r w:rsidRPr="00CD6347">
        <w:t>Amza</w:t>
      </w:r>
      <w:proofErr w:type="spellEnd"/>
      <w:r w:rsidRPr="00CD6347">
        <w:t xml:space="preserve"> C, </w:t>
      </w:r>
      <w:r w:rsidR="00447E2D" w:rsidRPr="00447E2D">
        <w:rPr>
          <w:i/>
        </w:rPr>
        <w:t>et al.</w:t>
      </w:r>
      <w:r w:rsidRPr="00CD6347">
        <w:t xml:space="preserve"> 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308" w:name="ref-Tymrak2014a"/>
      <w:bookmarkEnd w:id="307"/>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309" w:name="ref-Altan2018"/>
      <w:bookmarkEnd w:id="308"/>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310" w:name="ref-Yao2019"/>
      <w:bookmarkEnd w:id="309"/>
      <w:r w:rsidRPr="00CD6347">
        <w:t xml:space="preserve">24. </w:t>
      </w:r>
      <w:r w:rsidRPr="00CD6347">
        <w:tab/>
      </w:r>
      <w:r w:rsidRPr="00C6287C">
        <w:rPr>
          <w:rPrChange w:id="311" w:author="Fabio Alberto Cruz Sanchez" w:date="2021-11-10T09:00:00Z">
            <w:rPr>
              <w:lang w:val="fr-FR"/>
            </w:rPr>
          </w:rPrChange>
        </w:rPr>
        <w:t xml:space="preserve">Yao T, Deng Z, Zhang K, </w:t>
      </w:r>
      <w:r w:rsidR="00447E2D" w:rsidRPr="00C6287C">
        <w:rPr>
          <w:i/>
          <w:rPrChange w:id="312" w:author="Fabio Alberto Cruz Sanchez" w:date="2021-11-10T09:00:00Z">
            <w:rPr>
              <w:i/>
              <w:lang w:val="fr-FR"/>
            </w:rPr>
          </w:rPrChange>
        </w:rPr>
        <w:t>et al.</w:t>
      </w:r>
      <w:r w:rsidRPr="00C6287C">
        <w:rPr>
          <w:rPrChange w:id="313" w:author="Fabio Alberto Cruz Sanchez" w:date="2021-11-10T09:00: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314" w:name="ref-Alafaghani2018"/>
      <w:bookmarkEnd w:id="310"/>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315" w:name="ref-Little2020"/>
      <w:bookmarkEnd w:id="314"/>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316" w:name="ref-Zhao2018"/>
      <w:bookmarkEnd w:id="315"/>
      <w:r w:rsidRPr="00CD6347">
        <w:t xml:space="preserve">27. </w:t>
      </w:r>
      <w:r w:rsidRPr="00CD6347">
        <w:tab/>
        <w:t xml:space="preserve">Zhao P, Rao C, Gu F, </w:t>
      </w:r>
      <w:r w:rsidR="00447E2D" w:rsidRPr="00447E2D">
        <w:rPr>
          <w:i/>
        </w:rPr>
        <w:t>et al.</w:t>
      </w:r>
      <w:r w:rsidRPr="00CD6347">
        <w:t xml:space="preserve"> 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317" w:name="ref-Petrovic2011"/>
      <w:bookmarkEnd w:id="316"/>
      <w:r w:rsidRPr="00226DB0">
        <w:rPr>
          <w:lang w:val="es-ES"/>
          <w:rPrChange w:id="318" w:author="Diego Carou Porto" w:date="2021-11-11T09:44:00Z">
            <w:rPr>
              <w:lang w:val="fr-FR"/>
            </w:rPr>
          </w:rPrChange>
        </w:rPr>
        <w:t xml:space="preserve">28. </w:t>
      </w:r>
      <w:r w:rsidRPr="00226DB0">
        <w:rPr>
          <w:lang w:val="es-ES"/>
          <w:rPrChange w:id="319" w:author="Diego Carou Porto" w:date="2021-11-11T09:44:00Z">
            <w:rPr>
              <w:lang w:val="fr-FR"/>
            </w:rPr>
          </w:rPrChange>
        </w:rPr>
        <w:tab/>
      </w:r>
      <w:proofErr w:type="spellStart"/>
      <w:r w:rsidRPr="00226DB0">
        <w:rPr>
          <w:lang w:val="es-ES"/>
          <w:rPrChange w:id="320" w:author="Diego Carou Porto" w:date="2021-11-11T09:44:00Z">
            <w:rPr>
              <w:lang w:val="fr-FR"/>
            </w:rPr>
          </w:rPrChange>
        </w:rPr>
        <w:t>Petrovic</w:t>
      </w:r>
      <w:proofErr w:type="spellEnd"/>
      <w:r w:rsidRPr="00226DB0">
        <w:rPr>
          <w:lang w:val="es-ES"/>
          <w:rPrChange w:id="321" w:author="Diego Carou Porto" w:date="2021-11-11T09:44:00Z">
            <w:rPr>
              <w:lang w:val="fr-FR"/>
            </w:rPr>
          </w:rPrChange>
        </w:rPr>
        <w:t xml:space="preserve"> V, Vicente Haro </w:t>
      </w:r>
      <w:proofErr w:type="spellStart"/>
      <w:r w:rsidRPr="00226DB0">
        <w:rPr>
          <w:lang w:val="es-ES"/>
          <w:rPrChange w:id="322" w:author="Diego Carou Porto" w:date="2021-11-11T09:44:00Z">
            <w:rPr>
              <w:lang w:val="fr-FR"/>
            </w:rPr>
          </w:rPrChange>
        </w:rPr>
        <w:t>Gonzalez</w:t>
      </w:r>
      <w:proofErr w:type="spellEnd"/>
      <w:r w:rsidRPr="00226DB0">
        <w:rPr>
          <w:lang w:val="es-ES"/>
          <w:rPrChange w:id="323" w:author="Diego Carou Porto" w:date="2021-11-11T09:44:00Z">
            <w:rPr>
              <w:lang w:val="fr-FR"/>
            </w:rPr>
          </w:rPrChange>
        </w:rPr>
        <w:t xml:space="preserve"> J, </w:t>
      </w:r>
      <w:proofErr w:type="spellStart"/>
      <w:r w:rsidRPr="00226DB0">
        <w:rPr>
          <w:lang w:val="es-ES"/>
          <w:rPrChange w:id="324" w:author="Diego Carou Porto" w:date="2021-11-11T09:44:00Z">
            <w:rPr>
              <w:lang w:val="fr-FR"/>
            </w:rPr>
          </w:rPrChange>
        </w:rPr>
        <w:t>Jordá</w:t>
      </w:r>
      <w:proofErr w:type="spellEnd"/>
      <w:r w:rsidRPr="00226DB0">
        <w:rPr>
          <w:lang w:val="es-ES"/>
          <w:rPrChange w:id="325" w:author="Diego Carou Porto" w:date="2021-11-11T09:44:00Z">
            <w:rPr>
              <w:lang w:val="fr-FR"/>
            </w:rPr>
          </w:rPrChange>
        </w:rPr>
        <w:t xml:space="preserve"> Ferrando O, </w:t>
      </w:r>
      <w:r w:rsidR="00447E2D" w:rsidRPr="00226DB0">
        <w:rPr>
          <w:i/>
          <w:lang w:val="es-ES"/>
          <w:rPrChange w:id="326" w:author="Diego Carou Porto" w:date="2021-11-11T09:44:00Z">
            <w:rPr>
              <w:i/>
              <w:lang w:val="fr-FR"/>
            </w:rPr>
          </w:rPrChange>
        </w:rPr>
        <w:t>et al.</w:t>
      </w:r>
      <w:r w:rsidRPr="00226DB0">
        <w:rPr>
          <w:lang w:val="es-ES"/>
          <w:rPrChange w:id="327" w:author="Diego Carou Porto" w:date="2021-11-11T09:44: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2204C5" w:rsidRDefault="00A0411C">
      <w:pPr>
        <w:pStyle w:val="Bibliographie"/>
        <w:rPr>
          <w:lang w:val="fr-FR"/>
          <w:rPrChange w:id="328" w:author="Fabio Alberto Cruz Sanchez" w:date="2021-11-17T09:01:00Z">
            <w:rPr/>
          </w:rPrChange>
        </w:rPr>
      </w:pPr>
      <w:bookmarkStart w:id="329" w:name="ref-Wittbrodt2013"/>
      <w:bookmarkEnd w:id="317"/>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2204C5">
        <w:rPr>
          <w:i/>
          <w:iCs/>
          <w:lang w:val="fr-FR"/>
          <w:rPrChange w:id="330" w:author="Fabio Alberto Cruz Sanchez" w:date="2021-11-17T09:01:00Z">
            <w:rPr>
              <w:i/>
              <w:iCs/>
            </w:rPr>
          </w:rPrChange>
        </w:rPr>
        <w:t>Mechatronics</w:t>
      </w:r>
      <w:proofErr w:type="spellEnd"/>
      <w:r w:rsidRPr="002204C5">
        <w:rPr>
          <w:lang w:val="fr-FR"/>
          <w:rPrChange w:id="331" w:author="Fabio Alberto Cruz Sanchez" w:date="2021-11-17T09:01:00Z">
            <w:rPr/>
          </w:rPrChange>
        </w:rPr>
        <w:t xml:space="preserve"> </w:t>
      </w:r>
      <w:proofErr w:type="gramStart"/>
      <w:r w:rsidRPr="002204C5">
        <w:rPr>
          <w:lang w:val="fr-FR"/>
          <w:rPrChange w:id="332" w:author="Fabio Alberto Cruz Sanchez" w:date="2021-11-17T09:01:00Z">
            <w:rPr/>
          </w:rPrChange>
        </w:rPr>
        <w:t>2013;</w:t>
      </w:r>
      <w:proofErr w:type="gramEnd"/>
      <w:r w:rsidRPr="002204C5">
        <w:rPr>
          <w:lang w:val="fr-FR"/>
          <w:rPrChange w:id="333" w:author="Fabio Alberto Cruz Sanchez" w:date="2021-11-17T09:01:00Z">
            <w:rPr/>
          </w:rPrChange>
        </w:rPr>
        <w:t xml:space="preserve"> 23: 713–726.</w:t>
      </w:r>
    </w:p>
    <w:p w14:paraId="761239A4" w14:textId="62D62B85" w:rsidR="00BD4A80" w:rsidRPr="00CD6347" w:rsidRDefault="00A0411C">
      <w:pPr>
        <w:pStyle w:val="Bibliographie"/>
      </w:pPr>
      <w:bookmarkStart w:id="334" w:name="ref-Santander2020"/>
      <w:bookmarkEnd w:id="329"/>
      <w:r w:rsidRPr="00CD6347">
        <w:rPr>
          <w:lang w:val="fr-FR"/>
        </w:rPr>
        <w:t xml:space="preserve">30. </w:t>
      </w:r>
      <w:r w:rsidRPr="00CD6347">
        <w:rPr>
          <w:lang w:val="fr-FR"/>
        </w:rPr>
        <w:tab/>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335" w:name="ref-Suarez2020"/>
      <w:bookmarkEnd w:id="334"/>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336" w:name="ref-CruzSanchez2017"/>
      <w:bookmarkEnd w:id="335"/>
      <w:r w:rsidRPr="00CD6347">
        <w:rPr>
          <w:lang w:val="fr-FR"/>
        </w:rPr>
        <w:t xml:space="preserve">32. </w:t>
      </w:r>
      <w:r w:rsidRPr="00CD6347">
        <w:rPr>
          <w:lang w:val="fr-FR"/>
        </w:rPr>
        <w:tab/>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337" w:name="ref-Lanzotti2019"/>
      <w:bookmarkEnd w:id="336"/>
      <w:r w:rsidRPr="00CD6347">
        <w:t xml:space="preserve">33. </w:t>
      </w:r>
      <w:r w:rsidRPr="00CD6347">
        <w:tab/>
      </w:r>
      <w:proofErr w:type="spellStart"/>
      <w:r w:rsidRPr="00C6287C">
        <w:rPr>
          <w:rPrChange w:id="338" w:author="Fabio Alberto Cruz Sanchez" w:date="2021-11-10T09:00:00Z">
            <w:rPr>
              <w:lang w:val="fr-FR"/>
            </w:rPr>
          </w:rPrChange>
        </w:rPr>
        <w:t>Lanzotti</w:t>
      </w:r>
      <w:proofErr w:type="spellEnd"/>
      <w:r w:rsidRPr="00C6287C">
        <w:rPr>
          <w:rPrChange w:id="339" w:author="Fabio Alberto Cruz Sanchez" w:date="2021-11-10T09:00:00Z">
            <w:rPr>
              <w:lang w:val="fr-FR"/>
            </w:rPr>
          </w:rPrChange>
        </w:rPr>
        <w:t xml:space="preserve"> A, </w:t>
      </w:r>
      <w:proofErr w:type="spellStart"/>
      <w:r w:rsidRPr="00C6287C">
        <w:rPr>
          <w:rPrChange w:id="340" w:author="Fabio Alberto Cruz Sanchez" w:date="2021-11-10T09:00:00Z">
            <w:rPr>
              <w:lang w:val="fr-FR"/>
            </w:rPr>
          </w:rPrChange>
        </w:rPr>
        <w:t>Martorelli</w:t>
      </w:r>
      <w:proofErr w:type="spellEnd"/>
      <w:r w:rsidRPr="00C6287C">
        <w:rPr>
          <w:rPrChange w:id="341" w:author="Fabio Alberto Cruz Sanchez" w:date="2021-11-10T09:00:00Z">
            <w:rPr>
              <w:lang w:val="fr-FR"/>
            </w:rPr>
          </w:rPrChange>
        </w:rPr>
        <w:t xml:space="preserve"> M, </w:t>
      </w:r>
      <w:proofErr w:type="spellStart"/>
      <w:r w:rsidRPr="00C6287C">
        <w:rPr>
          <w:rPrChange w:id="342" w:author="Fabio Alberto Cruz Sanchez" w:date="2021-11-10T09:00:00Z">
            <w:rPr>
              <w:lang w:val="fr-FR"/>
            </w:rPr>
          </w:rPrChange>
        </w:rPr>
        <w:t>Maietta</w:t>
      </w:r>
      <w:proofErr w:type="spellEnd"/>
      <w:r w:rsidRPr="00C6287C">
        <w:rPr>
          <w:rPrChange w:id="343" w:author="Fabio Alberto Cruz Sanchez" w:date="2021-11-10T09:00:00Z">
            <w:rPr>
              <w:lang w:val="fr-FR"/>
            </w:rPr>
          </w:rPrChange>
        </w:rPr>
        <w:t xml:space="preserve"> S, </w:t>
      </w:r>
      <w:r w:rsidR="00447E2D" w:rsidRPr="00C6287C">
        <w:rPr>
          <w:i/>
          <w:rPrChange w:id="344" w:author="Fabio Alberto Cruz Sanchez" w:date="2021-11-10T09:00:00Z">
            <w:rPr>
              <w:i/>
              <w:lang w:val="fr-FR"/>
            </w:rPr>
          </w:rPrChange>
        </w:rPr>
        <w:t>et al.</w:t>
      </w:r>
      <w:r w:rsidRPr="00C6287C">
        <w:rPr>
          <w:rPrChange w:id="345" w:author="Fabio Alberto Cruz Sanchez" w:date="2021-11-10T09:00: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346" w:name="ref-Anderson2017"/>
      <w:bookmarkEnd w:id="337"/>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C6287C" w:rsidRDefault="00A0411C">
      <w:pPr>
        <w:pStyle w:val="Bibliographie"/>
        <w:rPr>
          <w:lang w:val="fr-FR"/>
          <w:rPrChange w:id="347" w:author="Fabio Alberto Cruz Sanchez" w:date="2021-11-10T09:00:00Z">
            <w:rPr/>
          </w:rPrChange>
        </w:rPr>
      </w:pPr>
      <w:bookmarkStart w:id="348" w:name="ref-Kumar2018b"/>
      <w:bookmarkEnd w:id="346"/>
      <w:r w:rsidRPr="00CD6347">
        <w:lastRenderedPageBreak/>
        <w:t xml:space="preserve">35. </w:t>
      </w:r>
      <w:r w:rsidRPr="00CD6347">
        <w:tab/>
        <w:t xml:space="preserve">Kumar R, Singh R, Farina I. On the 3D printing of recycled ABS, PLA and HIPS thermoplastics for structural applications. </w:t>
      </w:r>
      <w:r w:rsidRPr="00C6287C">
        <w:rPr>
          <w:i/>
          <w:iCs/>
          <w:lang w:val="fr-FR"/>
          <w:rPrChange w:id="349" w:author="Fabio Alberto Cruz Sanchez" w:date="2021-11-10T09:00:00Z">
            <w:rPr>
              <w:i/>
              <w:iCs/>
            </w:rPr>
          </w:rPrChange>
        </w:rPr>
        <w:t xml:space="preserve">PSU </w:t>
      </w:r>
      <w:proofErr w:type="spellStart"/>
      <w:r w:rsidRPr="00C6287C">
        <w:rPr>
          <w:i/>
          <w:iCs/>
          <w:lang w:val="fr-FR"/>
          <w:rPrChange w:id="350" w:author="Fabio Alberto Cruz Sanchez" w:date="2021-11-10T09:00:00Z">
            <w:rPr>
              <w:i/>
              <w:iCs/>
            </w:rPr>
          </w:rPrChange>
        </w:rPr>
        <w:t>Res</w:t>
      </w:r>
      <w:proofErr w:type="spellEnd"/>
      <w:r w:rsidRPr="00C6287C">
        <w:rPr>
          <w:i/>
          <w:iCs/>
          <w:lang w:val="fr-FR"/>
          <w:rPrChange w:id="351" w:author="Fabio Alberto Cruz Sanchez" w:date="2021-11-10T09:00:00Z">
            <w:rPr>
              <w:i/>
              <w:iCs/>
            </w:rPr>
          </w:rPrChange>
        </w:rPr>
        <w:t xml:space="preserve"> </w:t>
      </w:r>
      <w:proofErr w:type="spellStart"/>
      <w:r w:rsidRPr="00C6287C">
        <w:rPr>
          <w:i/>
          <w:iCs/>
          <w:lang w:val="fr-FR"/>
          <w:rPrChange w:id="352" w:author="Fabio Alberto Cruz Sanchez" w:date="2021-11-10T09:00:00Z">
            <w:rPr>
              <w:i/>
              <w:iCs/>
            </w:rPr>
          </w:rPrChange>
        </w:rPr>
        <w:t>Rev</w:t>
      </w:r>
      <w:proofErr w:type="spellEnd"/>
      <w:r w:rsidRPr="00C6287C">
        <w:rPr>
          <w:lang w:val="fr-FR"/>
          <w:rPrChange w:id="353" w:author="Fabio Alberto Cruz Sanchez" w:date="2021-11-10T09:00:00Z">
            <w:rPr/>
          </w:rPrChange>
        </w:rPr>
        <w:t xml:space="preserve"> </w:t>
      </w:r>
      <w:proofErr w:type="gramStart"/>
      <w:r w:rsidRPr="00C6287C">
        <w:rPr>
          <w:lang w:val="fr-FR"/>
          <w:rPrChange w:id="354" w:author="Fabio Alberto Cruz Sanchez" w:date="2021-11-10T09:00:00Z">
            <w:rPr/>
          </w:rPrChange>
        </w:rPr>
        <w:t>2018;</w:t>
      </w:r>
      <w:proofErr w:type="gramEnd"/>
      <w:r w:rsidRPr="00C6287C">
        <w:rPr>
          <w:lang w:val="fr-FR"/>
          <w:rPrChange w:id="355" w:author="Fabio Alberto Cruz Sanchez" w:date="2021-11-10T09:00:00Z">
            <w:rPr/>
          </w:rPrChange>
        </w:rPr>
        <w:t xml:space="preserve"> 2: 115–137.</w:t>
      </w:r>
    </w:p>
    <w:p w14:paraId="29848A82" w14:textId="4148B4C6" w:rsidR="00BD4A80" w:rsidRPr="00CD6347" w:rsidRDefault="00A0411C">
      <w:pPr>
        <w:pStyle w:val="Bibliographie"/>
      </w:pPr>
      <w:bookmarkStart w:id="356" w:name="ref-Babagowda2018"/>
      <w:bookmarkEnd w:id="348"/>
      <w:r w:rsidRPr="00C6287C">
        <w:rPr>
          <w:lang w:val="fr-FR"/>
          <w:rPrChange w:id="357" w:author="Fabio Alberto Cruz Sanchez" w:date="2021-11-10T09:00:00Z">
            <w:rPr/>
          </w:rPrChange>
        </w:rPr>
        <w:t xml:space="preserve">36. </w:t>
      </w:r>
      <w:r w:rsidRPr="00C6287C">
        <w:rPr>
          <w:lang w:val="fr-FR"/>
          <w:rPrChange w:id="358" w:author="Fabio Alberto Cruz Sanchez" w:date="2021-11-10T09:00:00Z">
            <w:rPr/>
          </w:rPrChange>
        </w:rPr>
        <w:tab/>
      </w:r>
      <w:r w:rsidR="00F204A7" w:rsidRPr="00C6287C">
        <w:rPr>
          <w:lang w:val="fr-FR"/>
          <w:rPrChange w:id="359" w:author="Fabio Alberto Cruz Sanchez" w:date="2021-11-10T09:00:00Z">
            <w:rPr/>
          </w:rPrChange>
        </w:rPr>
        <w:t>C</w:t>
      </w:r>
      <w:r w:rsidRPr="00C6287C">
        <w:rPr>
          <w:lang w:val="fr-FR"/>
          <w:rPrChange w:id="360" w:author="Fabio Alberto Cruz Sanchez" w:date="2021-11-10T09:00:00Z">
            <w:rPr/>
          </w:rPrChange>
        </w:rPr>
        <w:t xml:space="preserve">, </w:t>
      </w:r>
      <w:proofErr w:type="spellStart"/>
      <w:r w:rsidRPr="00C6287C">
        <w:rPr>
          <w:lang w:val="fr-FR"/>
          <w:rPrChange w:id="361" w:author="Fabio Alberto Cruz Sanchez" w:date="2021-11-10T09:00:00Z">
            <w:rPr/>
          </w:rPrChange>
        </w:rPr>
        <w:t>Kadadevara</w:t>
      </w:r>
      <w:proofErr w:type="spellEnd"/>
      <w:r w:rsidRPr="00C6287C">
        <w:rPr>
          <w:lang w:val="fr-FR"/>
          <w:rPrChange w:id="362" w:author="Fabio Alberto Cruz Sanchez" w:date="2021-11-10T09:00:00Z">
            <w:rPr/>
          </w:rPrChange>
        </w:rPr>
        <w:t xml:space="preserve"> Math RS, </w:t>
      </w:r>
      <w:proofErr w:type="spellStart"/>
      <w:r w:rsidRPr="00C6287C">
        <w:rPr>
          <w:lang w:val="fr-FR"/>
          <w:rPrChange w:id="363" w:author="Fabio Alberto Cruz Sanchez" w:date="2021-11-10T09:00:00Z">
            <w:rPr/>
          </w:rPrChange>
        </w:rPr>
        <w:t>Goutham</w:t>
      </w:r>
      <w:proofErr w:type="spellEnd"/>
      <w:r w:rsidRPr="00C6287C">
        <w:rPr>
          <w:lang w:val="fr-FR"/>
          <w:rPrChange w:id="364" w:author="Fabio Alberto Cruz Sanchez" w:date="2021-11-10T09:00:00Z">
            <w:rPr/>
          </w:rPrChange>
        </w:rPr>
        <w:t xml:space="preserve"> R, </w:t>
      </w:r>
      <w:r w:rsidR="00447E2D" w:rsidRPr="00C6287C">
        <w:rPr>
          <w:i/>
          <w:lang w:val="fr-FR"/>
          <w:rPrChange w:id="365" w:author="Fabio Alberto Cruz Sanchez" w:date="2021-11-10T09:00:00Z">
            <w:rPr>
              <w:i/>
            </w:rPr>
          </w:rPrChange>
        </w:rPr>
        <w:t>et al.</w:t>
      </w:r>
      <w:r w:rsidRPr="00C6287C">
        <w:rPr>
          <w:lang w:val="fr-FR"/>
          <w:rPrChange w:id="366" w:author="Fabio Alberto Cruz Sanchez" w:date="2021-11-10T09:00: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367" w:name="ref-Pinho2020"/>
      <w:bookmarkEnd w:id="356"/>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368" w:name="ref-Zhao2018a"/>
      <w:bookmarkEnd w:id="367"/>
      <w:r w:rsidRPr="00CD6347">
        <w:t xml:space="preserve">38. </w:t>
      </w:r>
      <w:r w:rsidRPr="00CD6347">
        <w:tab/>
        <w:t xml:space="preserve">Zhao XG, Hwang K-J, Lee D, </w:t>
      </w:r>
      <w:r w:rsidR="00447E2D" w:rsidRPr="00447E2D">
        <w:rPr>
          <w:i/>
        </w:rPr>
        <w:t>et al.</w:t>
      </w:r>
      <w:r w:rsidRPr="00CD6347">
        <w:t xml:space="preserve"> 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369" w:name="ref-Rebaioli2017"/>
      <w:bookmarkEnd w:id="368"/>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370" w:name="ref-CruzSanchez2014"/>
      <w:bookmarkEnd w:id="369"/>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371" w:name="ref-Roberson2013"/>
      <w:bookmarkEnd w:id="370"/>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372" w:name="ref-JaisinghSheoran2019"/>
      <w:bookmarkEnd w:id="371"/>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373" w:name="ref-Chacon2017"/>
      <w:bookmarkEnd w:id="372"/>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374" w:name="ref-Montgomery2001"/>
      <w:bookmarkEnd w:id="373"/>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375" w:name="ref-Singh2019"/>
      <w:bookmarkEnd w:id="374"/>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376" w:name="ref-Tanveer2019"/>
      <w:bookmarkEnd w:id="375"/>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377" w:name="ref-UNE"/>
      <w:bookmarkEnd w:id="376"/>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Carou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phie"/>
        <w:rPr>
          <w:color w:val="FF0000"/>
        </w:rPr>
      </w:pPr>
      <w:r>
        <w:rPr>
          <w:lang w:val="fr-FR"/>
        </w:rPr>
        <w:lastRenderedPageBreak/>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proofErr w:type="spellStart"/>
      <w:r w:rsidR="00D35013" w:rsidRPr="00431E95">
        <w:rPr>
          <w:color w:val="FF0000"/>
        </w:rPr>
        <w:t>Fabricación</w:t>
      </w:r>
      <w:proofErr w:type="spellEnd"/>
      <w:r w:rsidR="00D35013" w:rsidRPr="00431E95">
        <w:rPr>
          <w:color w:val="FF0000"/>
        </w:rPr>
        <w:t xml:space="preserve"> </w:t>
      </w:r>
      <w:proofErr w:type="spellStart"/>
      <w:r w:rsidR="00D35013" w:rsidRPr="00431E95">
        <w:rPr>
          <w:color w:val="FF0000"/>
        </w:rPr>
        <w:t>aditiva</w:t>
      </w:r>
      <w:proofErr w:type="spellEnd"/>
      <w:r w:rsidR="00D35013" w:rsidRPr="00431E95">
        <w:rPr>
          <w:color w:val="FF0000"/>
        </w:rPr>
        <w:t xml:space="preserve">. </w:t>
      </w:r>
      <w:proofErr w:type="spellStart"/>
      <w:r w:rsidR="00D35013" w:rsidRPr="00431E95">
        <w:rPr>
          <w:color w:val="FF0000"/>
        </w:rPr>
        <w:t>Preparación</w:t>
      </w:r>
      <w:proofErr w:type="spellEnd"/>
      <w:r w:rsidR="00D35013" w:rsidRPr="00431E95">
        <w:rPr>
          <w:color w:val="FF0000"/>
        </w:rPr>
        <w:t xml:space="preserve"> de </w:t>
      </w:r>
      <w:proofErr w:type="spellStart"/>
      <w:r w:rsidR="00D35013" w:rsidRPr="00431E95">
        <w:rPr>
          <w:color w:val="FF0000"/>
        </w:rPr>
        <w:t>probetas</w:t>
      </w:r>
      <w:proofErr w:type="spellEnd"/>
      <w:r w:rsidR="00D35013" w:rsidRPr="00431E95">
        <w:rPr>
          <w:color w:val="FF0000"/>
        </w:rPr>
        <w:t>.</w:t>
      </w:r>
    </w:p>
    <w:p w14:paraId="6455033D" w14:textId="77F90BF3" w:rsidR="00447E2D" w:rsidRPr="00431E95" w:rsidRDefault="00336F5F" w:rsidP="00447E2D">
      <w:pPr>
        <w:pStyle w:val="Bibliographie"/>
        <w:rPr>
          <w:color w:val="FF0000"/>
        </w:rPr>
      </w:pPr>
      <w:bookmarkStart w:id="378" w:name="ref-Wang2020h"/>
      <w:bookmarkEnd w:id="377"/>
      <w:r w:rsidRPr="00431E95">
        <w:rPr>
          <w:color w:val="FF0000"/>
        </w:rPr>
        <w:t>50</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 :9187-9193,</w:t>
      </w:r>
    </w:p>
    <w:p w14:paraId="27AA6ED2" w14:textId="0E5C7E93" w:rsidR="00B44D70" w:rsidRPr="00431E95" w:rsidRDefault="00447E2D" w:rsidP="00B44D70">
      <w:pPr>
        <w:pStyle w:val="Bibliographie"/>
        <w:rPr>
          <w:color w:val="FF0000"/>
        </w:rPr>
      </w:pPr>
      <w:r w:rsidRPr="00431E95">
        <w:rPr>
          <w:color w:val="FF0000"/>
        </w:rPr>
        <w:t xml:space="preserve">51. </w:t>
      </w:r>
      <w:proofErr w:type="spellStart"/>
      <w:r w:rsidR="00B44D70" w:rsidRPr="00431E95">
        <w:rPr>
          <w:color w:val="FF0000"/>
        </w:rPr>
        <w:t>Hikmat</w:t>
      </w:r>
      <w:proofErr w:type="spellEnd"/>
      <w:r w:rsidR="00B44D70" w:rsidRPr="00431E95">
        <w:rPr>
          <w:color w:val="FF0000"/>
        </w:rPr>
        <w:t xml:space="preserve"> M, </w:t>
      </w:r>
      <w:proofErr w:type="spellStart"/>
      <w:r w:rsidR="00B44D70" w:rsidRPr="00431E95">
        <w:rPr>
          <w:color w:val="FF0000"/>
        </w:rPr>
        <w:t>Rostam</w:t>
      </w:r>
      <w:proofErr w:type="spellEnd"/>
      <w:r w:rsidR="00B44D70" w:rsidRPr="00431E95">
        <w:rPr>
          <w:color w:val="FF0000"/>
        </w:rPr>
        <w:t xml:space="preserve"> S, Ahmed YM. Investigation of tensile property-based Taguchi method of PLA parts fabricated by FDM 3D printing technology. Results </w:t>
      </w:r>
      <w:proofErr w:type="spellStart"/>
      <w:r w:rsidR="00B44D70" w:rsidRPr="00431E95">
        <w:rPr>
          <w:color w:val="FF0000"/>
        </w:rPr>
        <w:t>Eng</w:t>
      </w:r>
      <w:proofErr w:type="spellEnd"/>
      <w:r w:rsidR="00B44D70" w:rsidRPr="00431E95">
        <w:rPr>
          <w:color w:val="FF0000"/>
        </w:rPr>
        <w:t xml:space="preserve"> 2021 ; 11 :100264</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379" w:name="ref-Garcia-Dominguez2020"/>
      <w:bookmarkEnd w:id="378"/>
      <w:r>
        <w:t>5</w:t>
      </w:r>
      <w:r w:rsidR="00447E2D">
        <w:t>3</w:t>
      </w:r>
      <w:r w:rsidR="00A0411C" w:rsidRPr="00CD6347">
        <w:t xml:space="preserve">. </w:t>
      </w:r>
      <w:r w:rsidR="00A0411C" w:rsidRPr="00CD6347">
        <w:tab/>
        <w:t xml:space="preserve">García-Domínguez A, </w:t>
      </w:r>
      <w:proofErr w:type="spellStart"/>
      <w:r w:rsidR="00A0411C" w:rsidRPr="00CD6347">
        <w:t>Claver</w:t>
      </w:r>
      <w:proofErr w:type="spellEnd"/>
      <w:r w:rsidR="00A0411C" w:rsidRPr="00CD6347">
        <w:t xml:space="preserve"> J, Camacho AM, </w:t>
      </w:r>
      <w:r w:rsidR="00447E2D" w:rsidRPr="00447E2D">
        <w:rPr>
          <w:i/>
        </w:rPr>
        <w:t>et al.</w:t>
      </w:r>
      <w:r w:rsidR="00A0411C" w:rsidRPr="00CD6347">
        <w:t xml:space="preserve"> 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380" w:name="ref-Corapi2019"/>
      <w:bookmarkEnd w:id="379"/>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381" w:name="ref-Wagner2020"/>
      <w:bookmarkEnd w:id="380"/>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Default="00E16A61">
      <w:pPr>
        <w:pStyle w:val="Bibliographie"/>
        <w:rPr>
          <w:ins w:id="382" w:author="Fabio Alberto Cruz Sanchez" w:date="2021-11-17T11:20:00Z"/>
        </w:rPr>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D35013">
        <w:rPr>
          <w:i/>
          <w:iCs/>
          <w:color w:val="FF0000"/>
        </w:rPr>
        <w:t>Resour</w:t>
      </w:r>
      <w:proofErr w:type="spellEnd"/>
      <w:r w:rsidR="00D35013" w:rsidRPr="00D35013">
        <w:rPr>
          <w:i/>
          <w:iCs/>
          <w:color w:val="FF0000"/>
        </w:rPr>
        <w:t xml:space="preserve"> </w:t>
      </w:r>
      <w:proofErr w:type="spellStart"/>
      <w:r w:rsidR="00D35013" w:rsidRPr="00D35013">
        <w:rPr>
          <w:i/>
          <w:iCs/>
          <w:color w:val="FF0000"/>
        </w:rPr>
        <w:t>Conserv</w:t>
      </w:r>
      <w:proofErr w:type="spellEnd"/>
      <w:r w:rsidR="00D35013" w:rsidRPr="00D35013">
        <w:rPr>
          <w:i/>
          <w:iCs/>
          <w:color w:val="FF0000"/>
        </w:rPr>
        <w:t xml:space="preserve"> </w:t>
      </w:r>
      <w:proofErr w:type="spellStart"/>
      <w:r w:rsidR="00D35013" w:rsidRPr="00D35013">
        <w:rPr>
          <w:i/>
          <w:iCs/>
          <w:color w:val="FF0000"/>
        </w:rPr>
        <w:t>Recycl</w:t>
      </w:r>
      <w:proofErr w:type="spellEnd"/>
      <w:r w:rsidR="00D35013" w:rsidRPr="00D35013">
        <w:rPr>
          <w:color w:val="FF0000"/>
        </w:rPr>
        <w:t xml:space="preserve"> </w:t>
      </w:r>
      <w:r w:rsidR="00A0411C" w:rsidRPr="00CD6347">
        <w:t>2020; 158: 104800.</w:t>
      </w:r>
    </w:p>
    <w:p w14:paraId="00C0CFA5" w14:textId="61B5F803" w:rsidR="00AC2D53" w:rsidRPr="00CD6347" w:rsidRDefault="00AC2D53">
      <w:pPr>
        <w:pStyle w:val="Bibliographie"/>
      </w:pPr>
      <w:ins w:id="383" w:author="Fabio Alberto Cruz Sanchez" w:date="2021-11-17T11:20:00Z">
        <w:r w:rsidRPr="00AC2D53">
          <w:rPr>
            <w:rFonts w:ascii="Calibri" w:hAnsi="Calibri" w:cs="Calibri"/>
          </w:rPr>
          <w:t>﻿</w:t>
        </w:r>
        <w:r>
          <w:t>57</w:t>
        </w:r>
        <w:r w:rsidRPr="00CD6347">
          <w:t xml:space="preserve">. </w:t>
        </w:r>
        <w:r w:rsidRPr="00CD6347">
          <w:tab/>
        </w:r>
        <w:proofErr w:type="spellStart"/>
        <w:r w:rsidRPr="00AC2D53">
          <w:rPr>
            <w:lang w:val="fr-FR"/>
            <w:rPrChange w:id="384" w:author="Fabio Alberto Cruz Sanchez" w:date="2021-11-17T11:20:00Z">
              <w:rPr/>
            </w:rPrChange>
          </w:rPr>
          <w:t>Rahmati</w:t>
        </w:r>
        <w:proofErr w:type="spellEnd"/>
        <w:r w:rsidRPr="00AC2D53">
          <w:rPr>
            <w:lang w:val="fr-FR"/>
            <w:rPrChange w:id="385" w:author="Fabio Alberto Cruz Sanchez" w:date="2021-11-17T11:20:00Z">
              <w:rPr/>
            </w:rPrChange>
          </w:rPr>
          <w:t xml:space="preserve">, A., </w:t>
        </w:r>
        <w:proofErr w:type="spellStart"/>
        <w:r w:rsidRPr="00AC2D53">
          <w:rPr>
            <w:lang w:val="fr-FR"/>
            <w:rPrChange w:id="386" w:author="Fabio Alberto Cruz Sanchez" w:date="2021-11-17T11:20:00Z">
              <w:rPr/>
            </w:rPrChange>
          </w:rPr>
          <w:t>Heidari-Rarani</w:t>
        </w:r>
        <w:proofErr w:type="spellEnd"/>
        <w:r w:rsidRPr="00AC2D53">
          <w:rPr>
            <w:lang w:val="fr-FR"/>
            <w:rPrChange w:id="387" w:author="Fabio Alberto Cruz Sanchez" w:date="2021-11-17T11:20:00Z">
              <w:rPr/>
            </w:rPrChange>
          </w:rPr>
          <w:t xml:space="preserve">, M., Lessard, L., 2021. </w:t>
        </w:r>
        <w:r w:rsidRPr="00AC2D53">
          <w:t xml:space="preserve">A novel conservative failure model for the fused deposition modeling of polylactic acid specimens. </w:t>
        </w:r>
        <w:proofErr w:type="spellStart"/>
        <w:r w:rsidRPr="00AC2D53">
          <w:t>Addit</w:t>
        </w:r>
        <w:proofErr w:type="spellEnd"/>
        <w:r w:rsidRPr="00AC2D53">
          <w:t>. Manuf. 48, 102460. https://doi.org/10.1016/j.addma.2021.102460</w:t>
        </w:r>
      </w:ins>
    </w:p>
    <w:p w14:paraId="45F7357E" w14:textId="030DAD74" w:rsidR="00BD4A80" w:rsidRPr="00CD6347" w:rsidRDefault="00E16A61">
      <w:pPr>
        <w:pStyle w:val="Bibliographie"/>
      </w:pPr>
      <w:bookmarkStart w:id="388" w:name="ref-Schwarz2021"/>
      <w:bookmarkEnd w:id="381"/>
      <w:del w:id="389" w:author="Fabio Alberto Cruz Sanchez" w:date="2021-11-17T11:20:00Z">
        <w:r w:rsidDel="00AC2D53">
          <w:delText>57</w:delText>
        </w:r>
      </w:del>
      <w:ins w:id="390" w:author="Fabio Alberto Cruz Sanchez" w:date="2021-11-17T11:20:00Z">
        <w:r w:rsidR="00AC2D53">
          <w:t>5</w:t>
        </w:r>
        <w:r w:rsidR="00AC2D53">
          <w:t>8</w:t>
        </w:r>
      </w:ins>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56B97E02" w:rsidR="00BD4A80" w:rsidRPr="00CD6347" w:rsidRDefault="00336F5F">
      <w:pPr>
        <w:pStyle w:val="Bibliographie"/>
      </w:pPr>
      <w:bookmarkStart w:id="391" w:name="ref-Nur-A-Tomal2020"/>
      <w:bookmarkEnd w:id="388"/>
      <w:del w:id="392" w:author="Fabio Alberto Cruz Sanchez" w:date="2021-11-17T11:22:00Z">
        <w:r w:rsidDel="00DA4E51">
          <w:delText>5</w:delText>
        </w:r>
        <w:r w:rsidR="00E16A61" w:rsidDel="00DA4E51">
          <w:delText>8</w:delText>
        </w:r>
      </w:del>
      <w:ins w:id="393" w:author="Fabio Alberto Cruz Sanchez" w:date="2021-11-17T11:22:00Z">
        <w:r w:rsidR="00DA4E51">
          <w:t>5</w:t>
        </w:r>
        <w:r w:rsidR="00DA4E51">
          <w:t>9</w:t>
        </w:r>
      </w:ins>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0CD0B087" w:rsidR="00BD4A80" w:rsidRPr="00CD6347" w:rsidRDefault="00E16A61">
      <w:pPr>
        <w:pStyle w:val="Bibliographie"/>
        <w:rPr>
          <w:lang w:val="fr-FR"/>
        </w:rPr>
      </w:pPr>
      <w:bookmarkStart w:id="394" w:name="ref-Sauerwein2019"/>
      <w:bookmarkEnd w:id="391"/>
      <w:del w:id="395" w:author="Fabio Alberto Cruz Sanchez" w:date="2021-11-17T11:22:00Z">
        <w:r w:rsidDel="00DA4E51">
          <w:rPr>
            <w:lang w:val="fr-FR"/>
          </w:rPr>
          <w:delText>59</w:delText>
        </w:r>
      </w:del>
      <w:ins w:id="396" w:author="Fabio Alberto Cruz Sanchez" w:date="2021-11-17T11:22:00Z">
        <w:r w:rsidR="00DA4E51">
          <w:rPr>
            <w:lang w:val="fr-FR"/>
          </w:rPr>
          <w:t>60</w:t>
        </w:r>
      </w:ins>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4D8DF1F6" w:rsidR="00BD4A80" w:rsidRPr="00CD6347" w:rsidRDefault="00E16A61">
      <w:pPr>
        <w:pStyle w:val="Bibliographie"/>
      </w:pPr>
      <w:bookmarkStart w:id="397" w:name="ref-Jin2017"/>
      <w:bookmarkEnd w:id="394"/>
      <w:del w:id="398" w:author="Fabio Alberto Cruz Sanchez" w:date="2021-11-17T11:22:00Z">
        <w:r w:rsidDel="00DA4E51">
          <w:rPr>
            <w:lang w:val="fr-FR"/>
          </w:rPr>
          <w:lastRenderedPageBreak/>
          <w:delText>60</w:delText>
        </w:r>
      </w:del>
      <w:ins w:id="399" w:author="Fabio Alberto Cruz Sanchez" w:date="2021-11-17T11:22:00Z">
        <w:r w:rsidR="00DA4E51">
          <w:rPr>
            <w:lang w:val="fr-FR"/>
          </w:rPr>
          <w:t>6</w:t>
        </w:r>
        <w:r w:rsidR="00DA4E51">
          <w:rPr>
            <w:lang w:val="fr-FR"/>
          </w:rPr>
          <w:t>1</w:t>
        </w:r>
      </w:ins>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713D2DF7" w:rsidR="00BD4A80" w:rsidRPr="00CD6347" w:rsidRDefault="00E16A61">
      <w:pPr>
        <w:pStyle w:val="Bibliographie"/>
      </w:pPr>
      <w:bookmarkStart w:id="400" w:name="ref-Sauer2009"/>
      <w:bookmarkEnd w:id="397"/>
      <w:del w:id="401" w:author="Fabio Alberto Cruz Sanchez" w:date="2021-11-17T11:22:00Z">
        <w:r w:rsidDel="00DA4E51">
          <w:delText>61</w:delText>
        </w:r>
      </w:del>
      <w:ins w:id="402" w:author="Fabio Alberto Cruz Sanchez" w:date="2021-11-17T11:22:00Z">
        <w:r w:rsidR="00DA4E51">
          <w:t>6</w:t>
        </w:r>
        <w:r w:rsidR="00DA4E51">
          <w:t>2</w:t>
        </w:r>
      </w:ins>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01D5322A" w:rsidR="00BD4A80" w:rsidRPr="00CD6347" w:rsidRDefault="00E16A61">
      <w:pPr>
        <w:pStyle w:val="Bibliographie"/>
      </w:pPr>
      <w:bookmarkStart w:id="403" w:name="ref-Sauer2010"/>
      <w:bookmarkEnd w:id="400"/>
      <w:del w:id="404" w:author="Fabio Alberto Cruz Sanchez" w:date="2021-11-17T11:23:00Z">
        <w:r w:rsidDel="00DA4E51">
          <w:delText>62</w:delText>
        </w:r>
      </w:del>
      <w:ins w:id="405" w:author="Fabio Alberto Cruz Sanchez" w:date="2021-11-17T11:23:00Z">
        <w:r w:rsidR="00DA4E51">
          <w:t>6</w:t>
        </w:r>
        <w:r w:rsidR="00DA4E51">
          <w:t>3</w:t>
        </w:r>
      </w:ins>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AED0BF0" w:rsidR="00BD4A80" w:rsidRDefault="00E16A61">
      <w:pPr>
        <w:pStyle w:val="Bibliographie"/>
      </w:pPr>
      <w:bookmarkStart w:id="406" w:name="ref-Kohtala2015a"/>
      <w:bookmarkEnd w:id="403"/>
      <w:del w:id="407" w:author="Fabio Alberto Cruz Sanchez" w:date="2021-11-17T11:23:00Z">
        <w:r w:rsidDel="00DA4E51">
          <w:delText>63</w:delText>
        </w:r>
      </w:del>
      <w:ins w:id="408" w:author="Fabio Alberto Cruz Sanchez" w:date="2021-11-17T11:23:00Z">
        <w:r w:rsidR="00DA4E51">
          <w:t>6</w:t>
        </w:r>
        <w:r w:rsidR="00DA4E51">
          <w:t>4</w:t>
        </w:r>
      </w:ins>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254"/>
      <w:bookmarkEnd w:id="257"/>
      <w:bookmarkEnd w:id="406"/>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iego" w:date="2021-11-04T11:31:00Z" w:initials="D">
    <w:p w14:paraId="52AC0B54" w14:textId="0B4A180B" w:rsidR="00336B9A" w:rsidRPr="00226DB0" w:rsidRDefault="00336B9A">
      <w:pPr>
        <w:pStyle w:val="Commentaire"/>
        <w:rPr>
          <w:lang w:val="es-ES"/>
        </w:rPr>
      </w:pPr>
      <w:r>
        <w:rPr>
          <w:rStyle w:val="Marquedecommentaire"/>
        </w:rPr>
        <w:annotationRef/>
      </w:r>
      <w:r w:rsidRPr="00226DB0">
        <w:rPr>
          <w:lang w:val="es-ES"/>
        </w:rPr>
        <w:t>Revisar</w:t>
      </w:r>
    </w:p>
  </w:comment>
  <w:comment w:id="72" w:author="Fabio Alberto Cruz Sanchez" w:date="2021-11-10T11:22:00Z" w:initials="FACS">
    <w:p w14:paraId="3C95989D" w14:textId="77777777" w:rsidR="005E0D33" w:rsidRDefault="005E0D33">
      <w:pPr>
        <w:pStyle w:val="Commentaire"/>
        <w:rPr>
          <w:rStyle w:val="Marquedecommentaire"/>
          <w:lang w:val="fr-FR"/>
        </w:rPr>
      </w:pPr>
      <w:r>
        <w:rPr>
          <w:rStyle w:val="Marquedecommentaire"/>
        </w:rPr>
        <w:annotationRef/>
      </w:r>
      <w:r w:rsidRPr="005E0D33">
        <w:rPr>
          <w:rStyle w:val="Marquedecommentaire"/>
          <w:lang w:val="fr-FR"/>
        </w:rPr>
        <w:t xml:space="preserve">Una </w:t>
      </w:r>
      <w:proofErr w:type="spellStart"/>
      <w:r w:rsidRPr="005E0D33">
        <w:rPr>
          <w:rStyle w:val="Marquedecommentaire"/>
          <w:lang w:val="fr-FR"/>
        </w:rPr>
        <w:t>function</w:t>
      </w:r>
      <w:proofErr w:type="spellEnd"/>
      <w:r w:rsidRPr="005E0D33">
        <w:rPr>
          <w:rStyle w:val="Marquedecommentaire"/>
          <w:lang w:val="fr-FR"/>
        </w:rPr>
        <w:t xml:space="preserve"> </w:t>
      </w:r>
      <w:proofErr w:type="spellStart"/>
      <w:r w:rsidRPr="005E0D33">
        <w:rPr>
          <w:rStyle w:val="Marquedecommentaire"/>
          <w:lang w:val="fr-FR"/>
        </w:rPr>
        <w:t>cuadratica</w:t>
      </w:r>
      <w:proofErr w:type="spellEnd"/>
      <w:r w:rsidRPr="005E0D33">
        <w:rPr>
          <w:rStyle w:val="Marquedecommentaire"/>
          <w:lang w:val="fr-FR"/>
        </w:rPr>
        <w:t xml:space="preserve"> para la section entre</w:t>
      </w:r>
      <w:r>
        <w:rPr>
          <w:rStyle w:val="Marquedecommentaire"/>
          <w:lang w:val="fr-FR"/>
        </w:rPr>
        <w:t xml:space="preserve"> 85%-100% no es </w:t>
      </w:r>
      <w:proofErr w:type="spellStart"/>
      <w:r>
        <w:rPr>
          <w:rStyle w:val="Marquedecommentaire"/>
          <w:lang w:val="fr-FR"/>
        </w:rPr>
        <w:t>posible</w:t>
      </w:r>
      <w:proofErr w:type="spellEnd"/>
      <w:r>
        <w:rPr>
          <w:rStyle w:val="Marquedecommentaire"/>
          <w:lang w:val="fr-FR"/>
        </w:rPr>
        <w:t xml:space="preserve"> Diego porque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reducida</w:t>
      </w:r>
      <w:proofErr w:type="spellEnd"/>
      <w:r>
        <w:rPr>
          <w:rStyle w:val="Marquedecommentaire"/>
          <w:lang w:val="fr-FR"/>
        </w:rPr>
        <w:t xml:space="preserve">. </w:t>
      </w:r>
    </w:p>
    <w:p w14:paraId="210A340B" w14:textId="1C0749B5" w:rsidR="005E0D33" w:rsidRPr="005E0D33" w:rsidRDefault="00CD4BEF">
      <w:pPr>
        <w:pStyle w:val="Commentaire"/>
        <w:rPr>
          <w:lang w:val="fr-FR"/>
        </w:rPr>
      </w:pPr>
      <w:proofErr w:type="spellStart"/>
      <w:r>
        <w:rPr>
          <w:rStyle w:val="Marquedecommentaire"/>
          <w:lang w:val="fr-FR"/>
        </w:rPr>
        <w:t>Esta</w:t>
      </w:r>
      <w:proofErr w:type="spellEnd"/>
      <w:r>
        <w:rPr>
          <w:rStyle w:val="Marquedecommentaire"/>
          <w:lang w:val="fr-FR"/>
        </w:rPr>
        <w:t xml:space="preserve"> parte </w:t>
      </w:r>
      <w:proofErr w:type="spellStart"/>
      <w:r>
        <w:rPr>
          <w:rStyle w:val="Marquedecommentaire"/>
          <w:lang w:val="fr-FR"/>
        </w:rPr>
        <w:t>estoy</w:t>
      </w:r>
      <w:proofErr w:type="spellEnd"/>
      <w:r>
        <w:rPr>
          <w:rStyle w:val="Marquedecommentaire"/>
          <w:lang w:val="fr-FR"/>
        </w:rPr>
        <w:t xml:space="preserve"> que le </w:t>
      </w:r>
      <w:proofErr w:type="spellStart"/>
      <w:r>
        <w:rPr>
          <w:rStyle w:val="Marquedecommentaire"/>
          <w:lang w:val="fr-FR"/>
        </w:rPr>
        <w:t>doy</w:t>
      </w:r>
      <w:proofErr w:type="spellEnd"/>
      <w:r>
        <w:rPr>
          <w:rStyle w:val="Marquedecommentaire"/>
          <w:lang w:val="fr-FR"/>
        </w:rPr>
        <w:t xml:space="preserve"> </w:t>
      </w:r>
      <w:proofErr w:type="spellStart"/>
      <w:r>
        <w:rPr>
          <w:rStyle w:val="Marquedecommentaire"/>
          <w:lang w:val="fr-FR"/>
        </w:rPr>
        <w:t>vuelats</w:t>
      </w:r>
      <w:proofErr w:type="spellEnd"/>
      <w:r>
        <w:rPr>
          <w:rStyle w:val="Marquedecommentaire"/>
          <w:lang w:val="fr-FR"/>
        </w:rPr>
        <w:t xml:space="preserve"> si </w:t>
      </w:r>
      <w:proofErr w:type="spellStart"/>
      <w:r>
        <w:rPr>
          <w:rStyle w:val="Marquedecommentaire"/>
          <w:lang w:val="fr-FR"/>
        </w:rPr>
        <w:t>lo</w:t>
      </w:r>
      <w:proofErr w:type="spellEnd"/>
      <w:r>
        <w:rPr>
          <w:rStyle w:val="Marquedecommentaire"/>
          <w:lang w:val="fr-FR"/>
        </w:rPr>
        <w:t xml:space="preserve"> </w:t>
      </w:r>
      <w:proofErr w:type="spellStart"/>
      <w:r>
        <w:rPr>
          <w:rStyle w:val="Marquedecommentaire"/>
          <w:lang w:val="fr-FR"/>
        </w:rPr>
        <w:t>dejamos</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primera </w:t>
      </w:r>
      <w:proofErr w:type="spellStart"/>
      <w:r>
        <w:rPr>
          <w:rStyle w:val="Marquedecommentaire"/>
          <w:lang w:val="fr-FR"/>
        </w:rPr>
        <w:t>vez</w:t>
      </w:r>
      <w:proofErr w:type="spellEnd"/>
      <w:r>
        <w:rPr>
          <w:rStyle w:val="Marquedecommentaire"/>
          <w:lang w:val="fr-FR"/>
        </w:rPr>
        <w:t xml:space="preserve">, o si </w:t>
      </w:r>
      <w:proofErr w:type="spellStart"/>
      <w:r>
        <w:rPr>
          <w:rStyle w:val="Marquedecommentaire"/>
          <w:lang w:val="fr-FR"/>
        </w:rPr>
        <w:t>colocamos</w:t>
      </w:r>
      <w:proofErr w:type="spellEnd"/>
      <w:r>
        <w:rPr>
          <w:rStyle w:val="Marquedecommentaire"/>
          <w:lang w:val="fr-FR"/>
        </w:rPr>
        <w:t xml:space="preserve"> dos </w:t>
      </w:r>
      <w:proofErr w:type="spellStart"/>
      <w:r>
        <w:rPr>
          <w:rStyle w:val="Marquedecommentaire"/>
          <w:lang w:val="fr-FR"/>
        </w:rPr>
        <w:t>funciones</w:t>
      </w:r>
      <w:proofErr w:type="spellEnd"/>
      <w:r>
        <w:rPr>
          <w:rStyle w:val="Marquedecommentaire"/>
          <w:lang w:val="fr-FR"/>
        </w:rPr>
        <w:t xml:space="preserve"> </w:t>
      </w:r>
      <w:proofErr w:type="spellStart"/>
      <w:r>
        <w:rPr>
          <w:rStyle w:val="Marquedecommentaire"/>
          <w:lang w:val="fr-FR"/>
        </w:rPr>
        <w:t>lineales</w:t>
      </w:r>
      <w:proofErr w:type="spellEnd"/>
      <w:r>
        <w:rPr>
          <w:rStyle w:val="Marquedecommentaire"/>
          <w:lang w:val="fr-FR"/>
        </w:rPr>
        <w:t xml:space="preserve">. </w:t>
      </w:r>
      <w:proofErr w:type="spellStart"/>
      <w:r>
        <w:rPr>
          <w:rStyle w:val="Marquedecommentaire"/>
          <w:lang w:val="fr-FR"/>
        </w:rPr>
        <w:t>Pero</w:t>
      </w:r>
      <w:proofErr w:type="spellEnd"/>
      <w:r>
        <w:rPr>
          <w:rStyle w:val="Marquedecommentaire"/>
          <w:lang w:val="fr-FR"/>
        </w:rPr>
        <w:t xml:space="preserve"> </w:t>
      </w:r>
      <w:proofErr w:type="spellStart"/>
      <w:r>
        <w:rPr>
          <w:rStyle w:val="Marquedecommentaire"/>
          <w:lang w:val="fr-FR"/>
        </w:rPr>
        <w:t>igual</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limitada</w:t>
      </w:r>
      <w:proofErr w:type="spellEnd"/>
      <w:r>
        <w:rPr>
          <w:rStyle w:val="Marquedecommentaire"/>
          <w:lang w:val="fr-FR"/>
        </w:rPr>
        <w:t xml:space="preserve">, no se </w:t>
      </w:r>
      <w:proofErr w:type="spellStart"/>
      <w:r>
        <w:rPr>
          <w:rStyle w:val="Marquedecommentaire"/>
          <w:lang w:val="fr-FR"/>
        </w:rPr>
        <w:t>puede</w:t>
      </w:r>
      <w:proofErr w:type="spellEnd"/>
      <w:r>
        <w:rPr>
          <w:rStyle w:val="Marquedecommentaire"/>
          <w:lang w:val="fr-FR"/>
        </w:rPr>
        <w:t xml:space="preserve"> </w:t>
      </w:r>
      <w:proofErr w:type="spellStart"/>
      <w:r>
        <w:rPr>
          <w:rStyle w:val="Marquedecommentaire"/>
          <w:lang w:val="fr-FR"/>
        </w:rPr>
        <w:t>hacer</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approximacion</w:t>
      </w:r>
      <w:proofErr w:type="spellEnd"/>
      <w:r>
        <w:rPr>
          <w:rStyle w:val="Marquedecommentaire"/>
          <w:lang w:val="fr-FR"/>
        </w:rPr>
        <w:t xml:space="preserve"> mas alla de </w:t>
      </w:r>
      <w:proofErr w:type="spellStart"/>
      <w:r>
        <w:rPr>
          <w:rStyle w:val="Marquedecommentaire"/>
          <w:lang w:val="fr-FR"/>
        </w:rPr>
        <w:t>polinomio</w:t>
      </w:r>
      <w:proofErr w:type="spellEnd"/>
      <w:r>
        <w:rPr>
          <w:rStyle w:val="Marquedecommentaire"/>
          <w:lang w:val="fr-FR"/>
        </w:rPr>
        <w:t xml:space="preserve"> de </w:t>
      </w:r>
      <w:proofErr w:type="spellStart"/>
      <w:r>
        <w:rPr>
          <w:rStyle w:val="Marquedecommentaire"/>
          <w:lang w:val="fr-FR"/>
        </w:rPr>
        <w:t>grado</w:t>
      </w:r>
      <w:proofErr w:type="spellEnd"/>
      <w:r>
        <w:rPr>
          <w:rStyle w:val="Marquedecommentaire"/>
          <w:lang w:val="fr-FR"/>
        </w:rPr>
        <w:t xml:space="preserve"> 3</w:t>
      </w:r>
      <w:r w:rsidR="001F1879">
        <w:rPr>
          <w:rStyle w:val="Marquedecommentaire"/>
          <w:lang w:val="fr-FR"/>
        </w:rPr>
        <w:t xml:space="preserve">, si se </w:t>
      </w:r>
      <w:proofErr w:type="spellStart"/>
      <w:r w:rsidR="001F1879">
        <w:rPr>
          <w:rStyle w:val="Marquedecommentaire"/>
          <w:lang w:val="fr-FR"/>
        </w:rPr>
        <w:t>secciona</w:t>
      </w:r>
      <w:proofErr w:type="spellEnd"/>
      <w:r w:rsidR="001F1879">
        <w:rPr>
          <w:rStyle w:val="Marquedecommentaire"/>
          <w:lang w:val="fr-FR"/>
        </w:rPr>
        <w:t xml:space="preserve"> los </w:t>
      </w:r>
      <w:proofErr w:type="spellStart"/>
      <w:r w:rsidR="001F1879">
        <w:rPr>
          <w:rStyle w:val="Marquedecommentaire"/>
          <w:lang w:val="fr-FR"/>
        </w:rPr>
        <w:t>rangos</w:t>
      </w:r>
      <w:proofErr w:type="spellEnd"/>
      <w:r w:rsidR="001F1879">
        <w:rPr>
          <w:rStyle w:val="Marquedecommentaire"/>
          <w:lang w:val="fr-FR"/>
        </w:rPr>
        <w:t xml:space="preserve"> de (40, 85) y (85,100)</w:t>
      </w:r>
    </w:p>
  </w:comment>
  <w:comment w:id="199" w:author="Diego" w:date="2021-11-04T11:23:00Z" w:initials="D">
    <w:p w14:paraId="348A055F" w14:textId="7650B6BB" w:rsidR="00ED1DA4" w:rsidRPr="00226DB0" w:rsidRDefault="00ED1DA4">
      <w:pPr>
        <w:pStyle w:val="Commentaire"/>
        <w:rPr>
          <w:lang w:val="es-ES"/>
        </w:rPr>
      </w:pPr>
      <w:r>
        <w:rPr>
          <w:rStyle w:val="Marquedecommentaire"/>
        </w:rPr>
        <w:annotationRef/>
      </w:r>
      <w:proofErr w:type="gramStart"/>
      <w:r w:rsidRPr="00226DB0">
        <w:rPr>
          <w:lang w:val="es-ES"/>
        </w:rPr>
        <w:t>Ojo!</w:t>
      </w:r>
      <w:proofErr w:type="gramEnd"/>
      <w:r w:rsidRPr="00226DB0">
        <w:rPr>
          <w:lang w:val="es-ES"/>
        </w:rPr>
        <w:t xml:space="preserve"> Esto no puede estar bien. O es el 41.7 % para el </w:t>
      </w:r>
      <w:proofErr w:type="spellStart"/>
      <w:r w:rsidRPr="00226DB0">
        <w:rPr>
          <w:lang w:val="es-ES"/>
        </w:rPr>
        <w:t>virgin</w:t>
      </w:r>
      <w:proofErr w:type="spellEnd"/>
      <w:r w:rsidRPr="00226DB0">
        <w:rPr>
          <w:lang w:val="es-ES"/>
        </w:rPr>
        <w:t xml:space="preserve"> o para el </w:t>
      </w:r>
      <w:proofErr w:type="spellStart"/>
      <w:r w:rsidRPr="00226DB0">
        <w:rPr>
          <w:lang w:val="es-ES"/>
        </w:rPr>
        <w:t>recycled</w:t>
      </w:r>
      <w:proofErr w:type="spellEnd"/>
      <w:r w:rsidRPr="00226DB0">
        <w:rPr>
          <w:lang w:val="es-ES"/>
        </w:rPr>
        <w:t>, pero no para los dos. Además, la suma no sale. 58.1 + 41.7 no da 100 ??</w:t>
      </w:r>
    </w:p>
  </w:comment>
  <w:comment w:id="200" w:author="Fabio Alberto Cruz Sanchez" w:date="2021-11-17T10:37:00Z" w:initials="FACS">
    <w:p w14:paraId="73ED0C11" w14:textId="3A815222" w:rsidR="005539D7" w:rsidRDefault="005539D7">
      <w:pPr>
        <w:pStyle w:val="Commentaire"/>
      </w:pPr>
      <w:r>
        <w:rPr>
          <w:rStyle w:val="Marquedecommentaire"/>
        </w:rPr>
        <w:annotationRef/>
      </w:r>
      <w:r>
        <w:t xml:space="preserve">Si, he </w:t>
      </w:r>
      <w:proofErr w:type="spellStart"/>
      <w:r>
        <w:t>corregido</w:t>
      </w:r>
      <w:proofErr w:type="spellEnd"/>
      <w:r>
        <w:t xml:space="preserve"> los </w:t>
      </w:r>
      <w:proofErr w:type="spellStart"/>
      <w:r>
        <w:t>decimales</w:t>
      </w:r>
      <w:proofErr w:type="spellEnd"/>
      <w:r>
        <w:t xml:space="preserve"> </w:t>
      </w:r>
    </w:p>
  </w:comment>
  <w:comment w:id="249" w:author="Diego" w:date="2021-11-04T11:30:00Z" w:initials="D">
    <w:p w14:paraId="0E7584A1" w14:textId="410407CD" w:rsidR="00336B9A" w:rsidRPr="00226DB0" w:rsidRDefault="00336B9A">
      <w:pPr>
        <w:pStyle w:val="Commentaire"/>
        <w:rPr>
          <w:lang w:val="es-ES"/>
        </w:rPr>
      </w:pPr>
      <w:r>
        <w:rPr>
          <w:rStyle w:val="Marquedecommentaire"/>
        </w:rPr>
        <w:annotationRef/>
      </w:r>
      <w:r w:rsidRPr="00226DB0">
        <w:rPr>
          <w:lang w:val="es-ES"/>
        </w:rPr>
        <w:t>No recuerdo de donde sale lo de 3 a 8 % pero en todo caso esos valores no salen en la discusión.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C0B54" w15:done="0"/>
  <w15:commentEx w15:paraId="210A340B" w15:done="0"/>
  <w15:commentEx w15:paraId="348A055F" w15:done="0"/>
  <w15:commentEx w15:paraId="73ED0C11" w15:paraIdParent="348A055F" w15:done="0"/>
  <w15:commentEx w15:paraId="0E7584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9125" w16cex:dateUtc="2021-11-04T10:31:00Z"/>
  <w16cex:commentExtensible w16cex:durableId="25362A04" w16cex:dateUtc="2021-11-10T10:22:00Z"/>
  <w16cex:commentExtensible w16cex:durableId="25339126" w16cex:dateUtc="2021-11-04T10:23:00Z"/>
  <w16cex:commentExtensible w16cex:durableId="253F59D2" w16cex:dateUtc="2021-11-17T09:37:00Z"/>
  <w16cex:commentExtensible w16cex:durableId="25339127" w16cex:dateUtc="2021-11-04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C0B54" w16cid:durableId="25339125"/>
  <w16cid:commentId w16cid:paraId="210A340B" w16cid:durableId="25362A04"/>
  <w16cid:commentId w16cid:paraId="348A055F" w16cid:durableId="25339126"/>
  <w16cid:commentId w16cid:paraId="73ED0C11" w16cid:durableId="253F59D2"/>
  <w16cid:commentId w16cid:paraId="0E7584A1" w16cid:durableId="253391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8C752" w14:textId="77777777" w:rsidR="00A114E6" w:rsidRDefault="00A114E6">
      <w:pPr>
        <w:spacing w:after="0"/>
      </w:pPr>
      <w:r>
        <w:separator/>
      </w:r>
    </w:p>
  </w:endnote>
  <w:endnote w:type="continuationSeparator" w:id="0">
    <w:p w14:paraId="161653D2" w14:textId="77777777" w:rsidR="00A114E6" w:rsidRDefault="00A114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7CE00" w14:textId="77777777" w:rsidR="00A114E6" w:rsidRDefault="00A114E6">
      <w:r>
        <w:separator/>
      </w:r>
    </w:p>
  </w:footnote>
  <w:footnote w:type="continuationSeparator" w:id="0">
    <w:p w14:paraId="244D1B49" w14:textId="77777777" w:rsidR="00A114E6" w:rsidRDefault="00A114E6">
      <w:r>
        <w:continuationSeparator/>
      </w:r>
    </w:p>
  </w:footnote>
  <w:footnote w:id="1">
    <w:p w14:paraId="3097E95E" w14:textId="77777777" w:rsidR="005A3FBD" w:rsidRDefault="005A3FBD">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77777777" w:rsidR="005A3FBD" w:rsidRPr="00BF2B0B" w:rsidRDefault="005A3FBD">
      <w:pPr>
        <w:pStyle w:val="Notedebasdepage"/>
        <w:rPr>
          <w:lang w:val="fr-FR"/>
        </w:rPr>
      </w:pPr>
      <w:r>
        <w:rPr>
          <w:rStyle w:val="Appelnotedebasdep"/>
        </w:rPr>
        <w:footnoteRef/>
      </w:r>
      <w:r w:rsidRPr="00BF2B0B">
        <w:rPr>
          <w:lang w:val="fr-FR"/>
        </w:rPr>
        <w:t xml:space="preserve"> </w:t>
      </w:r>
      <w:proofErr w:type="spellStart"/>
      <w:r w:rsidRPr="00BF2B0B">
        <w:rPr>
          <w:lang w:val="fr-FR"/>
        </w:rPr>
        <w:t>Universidade</w:t>
      </w:r>
      <w:proofErr w:type="spellEnd"/>
      <w:r w:rsidRPr="00BF2B0B">
        <w:rPr>
          <w:lang w:val="fr-FR"/>
        </w:rPr>
        <w:t xml:space="preserv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r w:rsidR="00B1663D">
        <w:fldChar w:fldCharType="begin"/>
      </w:r>
      <w:r w:rsidR="00B1663D" w:rsidRPr="00C6287C">
        <w:rPr>
          <w:lang w:val="fr-FR"/>
          <w:rPrChange w:id="0" w:author="Fabio Alberto Cruz Sanchez" w:date="2021-11-10T09:00:00Z">
            <w:rPr/>
          </w:rPrChange>
        </w:rPr>
        <w:instrText xml:space="preserve"> HYPERLINK "mailto:diecapor@uvigo.es" \h </w:instrText>
      </w:r>
      <w:r w:rsidR="00B1663D">
        <w:fldChar w:fldCharType="separate"/>
      </w:r>
      <w:r w:rsidRPr="00BF2B0B">
        <w:rPr>
          <w:rStyle w:val="Lienhypertexte"/>
          <w:lang w:val="fr-FR"/>
        </w:rPr>
        <w:t>diecapor@uvigo.es</w:t>
      </w:r>
      <w:r w:rsidR="00B1663D">
        <w:rPr>
          <w:rStyle w:val="Lienhypertexte"/>
          <w:lang w:val="fr-FR"/>
        </w:rPr>
        <w:fldChar w:fldCharType="end"/>
      </w:r>
    </w:p>
  </w:footnote>
  <w:footnote w:id="3">
    <w:p w14:paraId="15C1021D" w14:textId="77777777" w:rsidR="005A3FBD" w:rsidRPr="00BF2B0B" w:rsidRDefault="005A3FBD">
      <w:pPr>
        <w:pStyle w:val="Notedebasdepage"/>
        <w:rPr>
          <w:lang w:val="fr-FR"/>
        </w:rPr>
      </w:pPr>
      <w:r>
        <w:rPr>
          <w:rStyle w:val="Appelnotedebasdep"/>
        </w:rPr>
        <w:footnoteRef/>
      </w:r>
      <w:r w:rsidRPr="00BF2B0B">
        <w:rPr>
          <w:lang w:val="fr-FR"/>
        </w:rPr>
        <w:t xml:space="preserve"> Université de Lorraine - ERPI - F-54000, Nancy, France, </w:t>
      </w:r>
      <w:r w:rsidR="00B1663D">
        <w:fldChar w:fldCharType="begin"/>
      </w:r>
      <w:r w:rsidR="00B1663D" w:rsidRPr="00C6287C">
        <w:rPr>
          <w:lang w:val="fr-FR"/>
          <w:rPrChange w:id="1" w:author="Fabio Alberto Cruz Sanchez" w:date="2021-11-10T09:00:00Z">
            <w:rPr/>
          </w:rPrChange>
        </w:rPr>
        <w:instrText xml:space="preserve"> HYPERLINK "mailto:cruzsanc1@univ-lorraine.fr" \h </w:instrText>
      </w:r>
      <w:r w:rsidR="00B1663D">
        <w:fldChar w:fldCharType="separate"/>
      </w:r>
      <w:r w:rsidRPr="00BF2B0B">
        <w:rPr>
          <w:rStyle w:val="Lienhypertexte"/>
          <w:lang w:val="fr-FR"/>
        </w:rPr>
        <w:t>cruzsanc1@univ-lorraine.fr</w:t>
      </w:r>
      <w:r w:rsidR="00B1663D">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rson w15:author="Diego Carou Porto">
    <w15:presenceInfo w15:providerId="Windows Live" w15:userId="9ae6e300081b23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1708"/>
    <w:rsid w:val="0005721F"/>
    <w:rsid w:val="0007317F"/>
    <w:rsid w:val="001024BC"/>
    <w:rsid w:val="00164DF3"/>
    <w:rsid w:val="00176CAF"/>
    <w:rsid w:val="001B636D"/>
    <w:rsid w:val="001C2CEB"/>
    <w:rsid w:val="001D1D29"/>
    <w:rsid w:val="001F1879"/>
    <w:rsid w:val="002204C5"/>
    <w:rsid w:val="00226DB0"/>
    <w:rsid w:val="0026019D"/>
    <w:rsid w:val="00294ED4"/>
    <w:rsid w:val="002A1A4F"/>
    <w:rsid w:val="002A1BFC"/>
    <w:rsid w:val="002D23B1"/>
    <w:rsid w:val="002D59BD"/>
    <w:rsid w:val="00314D2B"/>
    <w:rsid w:val="00336B9A"/>
    <w:rsid w:val="00336F5F"/>
    <w:rsid w:val="00336FEE"/>
    <w:rsid w:val="00337AD1"/>
    <w:rsid w:val="0037799B"/>
    <w:rsid w:val="00395B6A"/>
    <w:rsid w:val="00431E95"/>
    <w:rsid w:val="00437204"/>
    <w:rsid w:val="00447E2D"/>
    <w:rsid w:val="004B6033"/>
    <w:rsid w:val="004E29B3"/>
    <w:rsid w:val="004E7C12"/>
    <w:rsid w:val="004F5C51"/>
    <w:rsid w:val="005162B9"/>
    <w:rsid w:val="005311C4"/>
    <w:rsid w:val="005539D7"/>
    <w:rsid w:val="00567BA9"/>
    <w:rsid w:val="00590D07"/>
    <w:rsid w:val="005A3FBD"/>
    <w:rsid w:val="005E0D33"/>
    <w:rsid w:val="005E7055"/>
    <w:rsid w:val="00634880"/>
    <w:rsid w:val="00661904"/>
    <w:rsid w:val="006F02C5"/>
    <w:rsid w:val="007503BE"/>
    <w:rsid w:val="00763735"/>
    <w:rsid w:val="00784D58"/>
    <w:rsid w:val="007D529A"/>
    <w:rsid w:val="007E1F9A"/>
    <w:rsid w:val="008D6863"/>
    <w:rsid w:val="008F007D"/>
    <w:rsid w:val="008F47C5"/>
    <w:rsid w:val="009172ED"/>
    <w:rsid w:val="0093655B"/>
    <w:rsid w:val="00956147"/>
    <w:rsid w:val="00A0411C"/>
    <w:rsid w:val="00A114E6"/>
    <w:rsid w:val="00A46EA9"/>
    <w:rsid w:val="00A52AB3"/>
    <w:rsid w:val="00AC2D53"/>
    <w:rsid w:val="00B1663D"/>
    <w:rsid w:val="00B316FE"/>
    <w:rsid w:val="00B44125"/>
    <w:rsid w:val="00B44D70"/>
    <w:rsid w:val="00B86B75"/>
    <w:rsid w:val="00BB422F"/>
    <w:rsid w:val="00BC48D5"/>
    <w:rsid w:val="00BD4A80"/>
    <w:rsid w:val="00BF1E6C"/>
    <w:rsid w:val="00BF2B0B"/>
    <w:rsid w:val="00BF78A5"/>
    <w:rsid w:val="00C039C4"/>
    <w:rsid w:val="00C36279"/>
    <w:rsid w:val="00C423F6"/>
    <w:rsid w:val="00C4507C"/>
    <w:rsid w:val="00C5796C"/>
    <w:rsid w:val="00C6287C"/>
    <w:rsid w:val="00C65AEC"/>
    <w:rsid w:val="00C70608"/>
    <w:rsid w:val="00CB0D7C"/>
    <w:rsid w:val="00CD4BEF"/>
    <w:rsid w:val="00CD6347"/>
    <w:rsid w:val="00D35013"/>
    <w:rsid w:val="00D75389"/>
    <w:rsid w:val="00D819B7"/>
    <w:rsid w:val="00DA4E51"/>
    <w:rsid w:val="00DB1860"/>
    <w:rsid w:val="00DC71AA"/>
    <w:rsid w:val="00DE1768"/>
    <w:rsid w:val="00E16A61"/>
    <w:rsid w:val="00E315A3"/>
    <w:rsid w:val="00E50460"/>
    <w:rsid w:val="00E755DD"/>
    <w:rsid w:val="00E84039"/>
    <w:rsid w:val="00E90B58"/>
    <w:rsid w:val="00EB3561"/>
    <w:rsid w:val="00ED184C"/>
    <w:rsid w:val="00ED1DA4"/>
    <w:rsid w:val="00F204A7"/>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A2C4-FC6A-8D42-B774-3B4C57E88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20</Pages>
  <Words>7222</Words>
  <Characters>39725</Characters>
  <Application>Microsoft Office Word</Application>
  <DocSecurity>0</DocSecurity>
  <Lines>331</Lines>
  <Paragraphs>93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11</cp:revision>
  <dcterms:created xsi:type="dcterms:W3CDTF">2021-11-08T11:06:00Z</dcterms:created>
  <dcterms:modified xsi:type="dcterms:W3CDTF">2021-11-17T13:48:00Z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