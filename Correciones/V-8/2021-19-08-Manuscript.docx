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1FA36606"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he horizontal orientation allowed to attain a higher maximum load, while the vertical orientation provided a lower value</w:t>
      </w:r>
      <w:r w:rsidR="00F42558">
        <w:rPr>
          <w:color w:val="FF0000"/>
        </w:rPr>
        <w:t>.</w:t>
      </w:r>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0"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9C23D2" w:rsidRDefault="00A0411C">
      <w:pPr>
        <w:pStyle w:val="Corpsdetexte"/>
        <w:rPr>
          <w:color w:val="FF0000"/>
        </w:rPr>
      </w:pPr>
      <w:r w:rsidRPr="00CD6347">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9C23D2">
        <w:rPr>
          <w:color w:val="FF0000"/>
        </w:rPr>
        <w:t>The imp</w:t>
      </w:r>
      <w:r w:rsidRPr="009C23D2">
        <w:rPr>
          <w:color w:val="FF0000"/>
        </w:rPr>
        <w:t xml:space="preserve">act </w:t>
      </w:r>
      <w:r w:rsidR="00226DB0" w:rsidRPr="009C23D2">
        <w:rPr>
          <w:color w:val="FF0000"/>
        </w:rPr>
        <w:t xml:space="preserve">of </w:t>
      </w:r>
      <w:r w:rsidR="00B316FE" w:rsidRPr="009C23D2">
        <w:rPr>
          <w:color w:val="FF0000"/>
        </w:rPr>
        <w:t>plastic pollution in terrestrial and aquatic ecosystems represents a major issue</w:t>
      </w:r>
      <w:r w:rsidRPr="009C23D2">
        <w:rPr>
          <w:color w:val="FF0000"/>
        </w:rPr>
        <w:t>.</w:t>
      </w:r>
      <w:r w:rsidR="009C23D2" w:rsidRPr="009C23D2">
        <w:rPr>
          <w:color w:val="FF0000"/>
          <w:vertAlign w:val="superscript"/>
        </w:rPr>
        <w:t>12</w:t>
      </w:r>
      <w:r w:rsidRPr="009C23D2">
        <w:rPr>
          <w:color w:val="FF0000"/>
        </w:rPr>
        <w:t xml:space="preserve"> </w:t>
      </w:r>
      <w:r w:rsidR="00B316FE" w:rsidRPr="009C23D2">
        <w:rPr>
          <w:color w:val="FF0000"/>
        </w:rPr>
        <w:t xml:space="preserve">For aquatic ecosystems, main risks are </w:t>
      </w:r>
      <w:r w:rsidR="0007317F" w:rsidRPr="009C23D2">
        <w:rPr>
          <w:color w:val="FF0000"/>
        </w:rPr>
        <w:t>linked</w:t>
      </w:r>
      <w:r w:rsidR="00B316FE" w:rsidRPr="009C23D2">
        <w:rPr>
          <w:color w:val="FF0000"/>
        </w:rPr>
        <w:t xml:space="preserve"> to standing water that </w:t>
      </w:r>
      <w:r w:rsidR="0007317F" w:rsidRPr="009C23D2">
        <w:rPr>
          <w:color w:val="FF0000"/>
        </w:rPr>
        <w:t>acts</w:t>
      </w:r>
      <w:r w:rsidR="00B316FE" w:rsidRPr="009C23D2">
        <w:rPr>
          <w:color w:val="FF0000"/>
        </w:rPr>
        <w:t xml:space="preserve"> as a breeding niche (to mosquitoes, pests, vector-borne diseases transmission), becomes a vector for toxic chemicals and</w:t>
      </w:r>
      <w:r w:rsidR="00226DB0" w:rsidRPr="009C23D2">
        <w:rPr>
          <w:color w:val="FF0000"/>
        </w:rPr>
        <w:t>,</w:t>
      </w:r>
      <w:r w:rsidR="00B316FE" w:rsidRPr="009C23D2">
        <w:rPr>
          <w:color w:val="FF0000"/>
        </w:rPr>
        <w:t xml:space="preserve"> ultimately</w:t>
      </w:r>
      <w:r w:rsidR="00226DB0" w:rsidRPr="009C23D2">
        <w:rPr>
          <w:color w:val="FF0000"/>
        </w:rPr>
        <w:t>,</w:t>
      </w:r>
      <w:r w:rsidR="00B316FE" w:rsidRPr="009C23D2">
        <w:rPr>
          <w:color w:val="FF0000"/>
        </w:rPr>
        <w:t xml:space="preserve"> disturbs the natural cycles (biogeochemical cycle in terrestrial ecosystems). Additionally</w:t>
      </w:r>
      <w:r w:rsidR="00C65AEC" w:rsidRPr="009C23D2">
        <w:rPr>
          <w:color w:val="FF0000"/>
        </w:rPr>
        <w:t>,</w:t>
      </w:r>
      <w:r w:rsidR="00B316FE" w:rsidRPr="009C23D2">
        <w:rPr>
          <w:color w:val="FF0000"/>
        </w:rPr>
        <w:t xml:space="preserve"> the transfer of plasti</w:t>
      </w:r>
      <w:r w:rsidR="00C65AEC" w:rsidRPr="009C23D2">
        <w:rPr>
          <w:color w:val="FF0000"/>
        </w:rPr>
        <w:t>c</w:t>
      </w:r>
      <w:r w:rsidR="00B316FE" w:rsidRPr="009C23D2">
        <w:rPr>
          <w:color w:val="FF0000"/>
        </w:rPr>
        <w:t xml:space="preserve"> into the food chain is </w:t>
      </w:r>
      <w:r w:rsidR="0007317F" w:rsidRPr="009C23D2">
        <w:rPr>
          <w:color w:val="FF0000"/>
        </w:rPr>
        <w:t>a clear danger</w:t>
      </w:r>
      <w:r w:rsidR="00B316FE" w:rsidRPr="009C23D2">
        <w:rPr>
          <w:color w:val="FF0000"/>
        </w:rPr>
        <w:t xml:space="preserve"> to animal and</w:t>
      </w:r>
      <w:r w:rsidR="00226DB0" w:rsidRPr="009C23D2">
        <w:rPr>
          <w:color w:val="FF0000"/>
        </w:rPr>
        <w:t>,</w:t>
      </w:r>
      <w:r w:rsidR="00B316FE" w:rsidRPr="009C23D2">
        <w:rPr>
          <w:color w:val="FF0000"/>
        </w:rPr>
        <w:t xml:space="preserve"> certainly</w:t>
      </w:r>
      <w:r w:rsidR="00226DB0" w:rsidRPr="009C23D2">
        <w:rPr>
          <w:color w:val="FF0000"/>
        </w:rPr>
        <w:t>,</w:t>
      </w:r>
      <w:r w:rsidR="00B316FE" w:rsidRPr="009C23D2">
        <w:rPr>
          <w:color w:val="FF0000"/>
        </w:rPr>
        <w:t xml:space="preserve"> to humans as well. </w:t>
      </w:r>
      <w:r w:rsidRPr="009C23D2">
        <w:rPr>
          <w:color w:val="FF0000"/>
        </w:rPr>
        <w:t>Thus, reducing the consumption of plastics is of great importance</w:t>
      </w:r>
      <w:r w:rsidR="00B316FE" w:rsidRPr="009C23D2">
        <w:rPr>
          <w:color w:val="FF0000"/>
        </w:rPr>
        <w:t xml:space="preserve"> in the long term</w:t>
      </w:r>
      <w:r w:rsidRPr="009C23D2">
        <w:rPr>
          <w:color w:val="FF0000"/>
        </w:rPr>
        <w:t>.</w:t>
      </w:r>
    </w:p>
    <w:p w14:paraId="4A132367" w14:textId="7F151375"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w:t>
      </w:r>
      <w:r w:rsidRPr="009C23D2">
        <w:rPr>
          <w:color w:val="FF0000"/>
        </w:rPr>
        <w:t xml:space="preserve">to allow </w:t>
      </w:r>
      <w:r w:rsidR="002204C5" w:rsidRPr="009C23D2">
        <w:rPr>
          <w:color w:val="FF0000"/>
        </w:rPr>
        <w:t>designers an</w:t>
      </w:r>
      <w:r w:rsidR="009C23D2" w:rsidRPr="009C23D2">
        <w:rPr>
          <w:color w:val="FF0000"/>
        </w:rPr>
        <w:t>d</w:t>
      </w:r>
      <w:r w:rsidR="002204C5" w:rsidRPr="009C23D2">
        <w:rPr>
          <w:color w:val="FF0000"/>
        </w:rPr>
        <w:t xml:space="preserve"> users </w:t>
      </w:r>
      <w:r w:rsidR="009C23D2" w:rsidRPr="009C23D2">
        <w:rPr>
          <w:color w:val="FF0000"/>
        </w:rPr>
        <w:t>to</w:t>
      </w:r>
      <w:r w:rsidR="002204C5" w:rsidRPr="009C23D2">
        <w:rPr>
          <w:color w:val="FF0000"/>
        </w:rPr>
        <w:t xml:space="preserve"> </w:t>
      </w:r>
      <w:r w:rsidRPr="009C23D2">
        <w:rPr>
          <w:color w:val="FF0000"/>
        </w:rPr>
        <w:t>inspect and measure</w:t>
      </w:r>
      <w:r w:rsidR="009C23D2" w:rsidRPr="009C23D2">
        <w:rPr>
          <w:color w:val="FF0000"/>
        </w:rPr>
        <w:t xml:space="preserve"> them</w:t>
      </w:r>
      <w:r w:rsidRPr="00CD6347">
        <w:t xml:space="preserve">. Thus, the type of material </w:t>
      </w:r>
      <w:proofErr w:type="gramStart"/>
      <w:r w:rsidRPr="00CD6347">
        <w:t>used</w:t>
      </w:r>
      <w:proofErr w:type="gramEnd"/>
      <w:r w:rsidRPr="00CD6347">
        <w:t xml:space="preserve">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39D41890" w:rsidR="00BD4A80" w:rsidRPr="00CD6347" w:rsidRDefault="00A0411C">
      <w:pPr>
        <w:pStyle w:val="Corpsdetexte"/>
      </w:pPr>
      <w:r w:rsidRPr="00CD6347">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Pr="00CD6347">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CD6347" w:rsidRDefault="002204C5">
      <w:pPr>
        <w:pStyle w:val="Corpsdetexte"/>
      </w:pPr>
      <w:r w:rsidRPr="009C23D2">
        <w:rPr>
          <w:color w:val="FF0000"/>
        </w:rPr>
        <w:t>Recently in the literature,</w:t>
      </w:r>
      <w:r w:rsidRPr="009C23D2">
        <w:t xml:space="preserve"> </w:t>
      </w:r>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Lienhypertexte"/>
            <w:color w:val="auto"/>
            <w:vertAlign w:val="superscript"/>
          </w:rPr>
          <w:t>17</w:t>
        </w:r>
      </w:hyperlink>
      <w:r w:rsidR="00A0411C" w:rsidRPr="00CD6347">
        <w:rPr>
          <w:vertAlign w:val="superscript"/>
        </w:rPr>
        <w:t>,</w:t>
      </w:r>
      <w:hyperlink w:anchor="ref-Little2020">
        <w:r w:rsidR="00A0411C" w:rsidRPr="00CD6347">
          <w:rPr>
            <w:rStyle w:val="Lienhypertexte"/>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Lienhypertexte"/>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Lienhypertexte"/>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Lienhypertexte"/>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w:t>
      </w:r>
      <w:proofErr w:type="gramStart"/>
      <w:r w:rsidRPr="00CD6347">
        <w:t>Young’s</w:t>
      </w:r>
      <w:proofErr w:type="gramEnd"/>
      <w:r w:rsidRPr="00CD6347">
        <w:t xml:space="preserve"> modulus and breaking stress of recycled </w:t>
      </w:r>
      <w:r w:rsidR="00A46EA9" w:rsidRPr="00A46EA9">
        <w:rPr>
          <w:color w:val="FF0000"/>
        </w:rPr>
        <w:t>a</w:t>
      </w:r>
      <w:r w:rsidRPr="00A46EA9">
        <w:rPr>
          <w:color w:val="FF0000"/>
        </w:rPr>
        <w:t xml:space="preserve">crylonitrile </w:t>
      </w:r>
      <w:r w:rsidRPr="00CD6347">
        <w:t xml:space="preserve">butadiene styrene (ABS), high impact polystyrene (HIPS) and PLA. The PLA showed the highest elongation at break along with the ABS. In addition, the PLA had a higher breaking load and breaking stress, although a smaller </w:t>
      </w:r>
      <w:proofErr w:type="gramStart"/>
      <w:r w:rsidRPr="00CD6347">
        <w:t>Young’s</w:t>
      </w:r>
      <w:proofErr w:type="gramEnd"/>
      <w:r w:rsidRPr="00CD6347">
        <w:t xml:space="preserve">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75CF69DB"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the process setting 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enable </w:t>
      </w:r>
      <w:r w:rsidR="00A0411C" w:rsidRPr="00CD6347">
        <w:lastRenderedPageBreak/>
        <w:t>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evaluate the influence of several printing parameters on the tensile strength.</w:t>
      </w:r>
    </w:p>
    <w:p w14:paraId="634CD5C1" w14:textId="77777777" w:rsidR="00BD4A80" w:rsidRDefault="00A0411C">
      <w:pPr>
        <w:pStyle w:val="Titre1"/>
      </w:pPr>
      <w:bookmarkStart w:id="1" w:name="section:experimental"/>
      <w:bookmarkEnd w:id="0"/>
      <w:r>
        <w:rPr>
          <w:rStyle w:val="SectionNumber"/>
        </w:rPr>
        <w:t>2</w:t>
      </w:r>
      <w:r>
        <w:tab/>
        <w:t xml:space="preserve">Experimental </w:t>
      </w:r>
      <w:proofErr w:type="gramStart"/>
      <w:r>
        <w:t>procedure</w:t>
      </w:r>
      <w:proofErr w:type="gramEnd"/>
    </w:p>
    <w:p w14:paraId="15B14A06" w14:textId="77777777" w:rsidR="00BD4A80" w:rsidRDefault="00A0411C">
      <w:pPr>
        <w:pStyle w:val="Titre2"/>
      </w:pPr>
      <w:bookmarkStart w:id="2"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77777777" w:rsidR="00BD4A80" w:rsidRPr="00CD6347" w:rsidRDefault="00A0411C">
      <w:pPr>
        <w:pStyle w:val="TableCaption"/>
      </w:pPr>
      <w:r w:rsidRPr="00CD6347">
        <w:t xml:space="preserve">Table 2.1: </w:t>
      </w:r>
      <w:bookmarkStart w:id="3" w:name="tab:tabla1"/>
      <w:r w:rsidRPr="00CD6347">
        <w:t>Characterization and processing conditions of the PLA used and the recycled PLA</w:t>
      </w:r>
      <w:bookmarkEnd w:id="3"/>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05004773" w:rsidR="00BD4A80" w:rsidRDefault="00A0411C">
      <w:pPr>
        <w:pStyle w:val="Corpsdetexte"/>
      </w:pPr>
      <w:r>
        <w:t xml:space="preserve">The specimens were printed with a BQ </w:t>
      </w:r>
      <w:proofErr w:type="spellStart"/>
      <w:r>
        <w:t>Witbox</w:t>
      </w:r>
      <w:proofErr w:type="spellEnd"/>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2204C5"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77777777" w:rsidR="00BD4A80" w:rsidRDefault="00A0411C" w:rsidP="0005721F">
      <w:pPr>
        <w:pStyle w:val="TableCaption"/>
      </w:pPr>
      <w:r>
        <w:t>Figure 2.1: Equipment used in the study: a) 3D printer, b) Universal testing machine and c) Mechanical sample.</w:t>
      </w:r>
    </w:p>
    <w:p w14:paraId="1F6CAA1B" w14:textId="77777777" w:rsidR="00BD4A80" w:rsidRDefault="00A0411C">
      <w:pPr>
        <w:pStyle w:val="Titre2"/>
      </w:pPr>
      <w:bookmarkStart w:id="4" w:name="methodology"/>
      <w:bookmarkEnd w:id="2"/>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6FB0CDD5"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maximum load attained during the testing of the specimen.</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r w:rsidR="00431E95">
        <w:rPr>
          <w:color w:val="FF0000"/>
        </w:rPr>
        <w:t>aims</w:t>
      </w:r>
      <w:r w:rsidR="00431E95" w:rsidRPr="00E90B58">
        <w:rPr>
          <w:color w:val="FF0000"/>
        </w:rPr>
        <w:t xml:space="preserve"> </w:t>
      </w:r>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 trying to optimize the consumption of material), but also productivity (i.e. 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0E75BA6A" w:rsidR="00BD4A80" w:rsidRDefault="00A0411C">
      <w:pPr>
        <w:pStyle w:val="Corpsdetexte"/>
      </w:pPr>
      <w:r w:rsidRPr="00CD6347">
        <w:t xml:space="preserve">The main goal of </w:t>
      </w:r>
      <w:r w:rsidRPr="00CD6347">
        <w:rPr>
          <w:i/>
          <w:iCs/>
        </w:rPr>
        <w:t>Phase II</w:t>
      </w:r>
      <w:r w:rsidRPr="00CD6347">
        <w:t xml:space="preserve"> is to study in more detail the influence 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established. On the other hand, the criteria selection </w:t>
      </w:r>
      <w:r>
        <w:t>of levels for the other three factors aimed at minimizing the printing time.</w:t>
      </w:r>
    </w:p>
    <w:p w14:paraId="429C4BA6" w14:textId="2F9D71DD" w:rsidR="00BD4A80" w:rsidRDefault="00A0411C">
      <w:pPr>
        <w:pStyle w:val="Corpsdetexte"/>
      </w:pPr>
      <w:r>
        <w:lastRenderedPageBreak/>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w:t>
      </w:r>
      <w:proofErr w:type="gramStart"/>
      <w:r w:rsidRPr="00CD6347">
        <w:t>horizontal</w:t>
      </w:r>
      <w:proofErr w:type="gramEnd"/>
      <w:r w:rsidRPr="00CD6347">
        <w:t xml:space="preserve"> and vertical, testing </w:t>
      </w:r>
      <w:r>
        <w:t>five samples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5" w:name="section:findings"/>
      <w:bookmarkEnd w:id="1"/>
      <w:bookmarkEnd w:id="4"/>
      <w:r>
        <w:rPr>
          <w:rStyle w:val="SectionNumber"/>
        </w:rPr>
        <w:t>3</w:t>
      </w:r>
      <w:r>
        <w:tab/>
        <w:t>Findings</w:t>
      </w:r>
    </w:p>
    <w:p w14:paraId="781BC23D" w14:textId="77777777" w:rsidR="00BD4A80" w:rsidRDefault="00A0411C">
      <w:pPr>
        <w:pStyle w:val="Titre2"/>
      </w:pPr>
      <w:bookmarkStart w:id="6"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03EB8459" w14:textId="77777777" w:rsidR="00FB2324" w:rsidRDefault="00FB2324">
      <w:pPr>
        <w:rPr>
          <w:i/>
        </w:rPr>
      </w:pPr>
      <w:r>
        <w:br w:type="page"/>
      </w:r>
    </w:p>
    <w:p w14:paraId="618CFEEF" w14:textId="77777777" w:rsidR="00F121A1" w:rsidRDefault="00A0411C">
      <w:pPr>
        <w:pStyle w:val="TableCaption"/>
      </w:pPr>
      <w:r>
        <w:lastRenderedPageBreak/>
        <w:t xml:space="preserve">Table 3.1: </w:t>
      </w:r>
      <w:bookmarkStart w:id="7" w:name="tab:phase1"/>
      <w:r>
        <w:t>Results of the Phase I</w:t>
      </w:r>
      <w:bookmarkEnd w:id="7"/>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970AF3">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970AF3">
            <w:pPr>
              <w:spacing w:before="100" w:after="100"/>
              <w:ind w:left="100" w:right="100"/>
            </w:pPr>
            <w:commentRangeStart w:id="8"/>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970AF3">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970AF3">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970AF3">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970AF3">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Default="00F121A1" w:rsidP="00970AF3">
            <w:pPr>
              <w:spacing w:before="100" w:after="100"/>
              <w:ind w:left="100" w:right="100"/>
              <w:jc w:val="right"/>
            </w:pPr>
            <w:r>
              <w:rPr>
                <w:rFonts w:ascii="Helvetica" w:eastAsia="Helvetica" w:hAnsi="Helvetica" w:cs="Helvetica"/>
                <w:b/>
                <w:color w:val="000000"/>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77777777" w:rsidR="00F121A1" w:rsidRDefault="00F121A1" w:rsidP="00970AF3">
            <w:pPr>
              <w:spacing w:before="100" w:after="100"/>
              <w:ind w:left="100" w:right="100"/>
              <w:jc w:val="right"/>
            </w:pPr>
            <w:r>
              <w:rPr>
                <w:rFonts w:ascii="Helvetica" w:eastAsia="Helvetica" w:hAnsi="Helvetica" w:cs="Helvetica"/>
                <w:b/>
                <w:color w:val="000000"/>
                <w:sz w:val="20"/>
                <w:szCs w:val="20"/>
              </w:rPr>
              <w:t>Young Modulus (MPa)</w:t>
            </w:r>
          </w:p>
        </w:tc>
      </w:tr>
      <w:tr w:rsidR="00F121A1" w14:paraId="0AACED8F" w14:textId="77777777" w:rsidTr="00970AF3">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Default="00F121A1" w:rsidP="00970AF3">
            <w:pPr>
              <w:spacing w:before="100" w:after="100"/>
              <w:ind w:left="100" w:right="100"/>
              <w:jc w:val="right"/>
            </w:pPr>
            <w:r>
              <w:rPr>
                <w:rFonts w:ascii="Helvetica" w:eastAsia="Helvetica" w:hAnsi="Helvetica" w:cs="Helvetica"/>
                <w:color w:val="000000"/>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970AF3">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Default="00F121A1" w:rsidP="00970AF3">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970AF3">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Default="00F121A1" w:rsidP="00970AF3">
            <w:pPr>
              <w:spacing w:before="100" w:after="100"/>
              <w:ind w:left="100" w:right="100"/>
              <w:jc w:val="right"/>
            </w:pPr>
            <w:r>
              <w:rPr>
                <w:rFonts w:ascii="Helvetica" w:eastAsia="Helvetica" w:hAnsi="Helvetica" w:cs="Helvetica"/>
                <w:color w:val="000000"/>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970AF3">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970AF3">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Default="00F121A1" w:rsidP="00970AF3">
            <w:pPr>
              <w:spacing w:before="100" w:after="100"/>
              <w:ind w:left="100" w:right="100"/>
              <w:jc w:val="right"/>
            </w:pPr>
            <w:r>
              <w:rPr>
                <w:rFonts w:ascii="Helvetica" w:eastAsia="Helvetica" w:hAnsi="Helvetica" w:cs="Helvetica"/>
                <w:color w:val="000000"/>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970AF3">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Default="00F121A1" w:rsidP="00970AF3">
            <w:pPr>
              <w:spacing w:before="100" w:after="100"/>
              <w:ind w:left="100" w:right="100"/>
              <w:jc w:val="right"/>
            </w:pPr>
            <w:r>
              <w:rPr>
                <w:rFonts w:ascii="Helvetica" w:eastAsia="Helvetica" w:hAnsi="Helvetica" w:cs="Helvetica"/>
                <w:color w:val="000000"/>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970AF3">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Default="00F121A1" w:rsidP="00970AF3">
            <w:pPr>
              <w:spacing w:before="100" w:after="100"/>
              <w:ind w:left="100" w:right="100"/>
              <w:jc w:val="right"/>
            </w:pPr>
            <w:r>
              <w:rPr>
                <w:rFonts w:ascii="Helvetica" w:eastAsia="Helvetica" w:hAnsi="Helvetica" w:cs="Helvetica"/>
                <w:color w:val="000000"/>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970AF3">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Default="00F121A1" w:rsidP="00970AF3">
            <w:pPr>
              <w:spacing w:before="100" w:after="100"/>
              <w:ind w:left="100" w:right="100"/>
              <w:jc w:val="right"/>
            </w:pPr>
            <w:r>
              <w:rPr>
                <w:rFonts w:ascii="Helvetica" w:eastAsia="Helvetica" w:hAnsi="Helvetica" w:cs="Helvetica"/>
                <w:color w:val="000000"/>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970AF3">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970AF3">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Default="00F121A1" w:rsidP="00970AF3">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970AF3">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Default="00F121A1" w:rsidP="00970AF3">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970AF3">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Default="00F121A1" w:rsidP="00970AF3">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970AF3">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Default="00F121A1" w:rsidP="00970AF3">
            <w:pPr>
              <w:spacing w:before="100" w:after="100"/>
              <w:ind w:left="100" w:right="100"/>
              <w:jc w:val="right"/>
            </w:pPr>
            <w:r>
              <w:rPr>
                <w:rFonts w:ascii="Helvetica" w:eastAsia="Helvetica" w:hAnsi="Helvetica" w:cs="Helvetica"/>
                <w:color w:val="000000"/>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970AF3">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Default="00F121A1" w:rsidP="00970AF3">
            <w:pPr>
              <w:spacing w:before="100" w:after="100"/>
              <w:ind w:left="100" w:right="100"/>
              <w:jc w:val="right"/>
            </w:pPr>
            <w:r>
              <w:rPr>
                <w:rFonts w:ascii="Helvetica" w:eastAsia="Helvetica" w:hAnsi="Helvetica" w:cs="Helvetica"/>
                <w:color w:val="000000"/>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970AF3">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970AF3">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Default="00F121A1" w:rsidP="00970AF3">
            <w:pPr>
              <w:spacing w:before="100" w:after="100"/>
              <w:ind w:left="100" w:right="100"/>
              <w:jc w:val="right"/>
            </w:pPr>
            <w:r>
              <w:rPr>
                <w:rFonts w:ascii="Helvetica" w:eastAsia="Helvetica" w:hAnsi="Helvetica" w:cs="Helvetica"/>
                <w:color w:val="000000"/>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970AF3">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970AF3">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Default="00F121A1" w:rsidP="00970AF3">
            <w:pPr>
              <w:spacing w:before="100" w:after="100"/>
              <w:ind w:left="100" w:right="100"/>
              <w:jc w:val="right"/>
            </w:pPr>
            <w:r>
              <w:rPr>
                <w:rFonts w:ascii="Helvetica" w:eastAsia="Helvetica" w:hAnsi="Helvetica" w:cs="Helvetica"/>
                <w:color w:val="000000"/>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970AF3">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970AF3">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970AF3">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Default="00F121A1" w:rsidP="00970AF3">
            <w:pPr>
              <w:spacing w:before="100" w:after="100"/>
              <w:ind w:left="100" w:right="100"/>
              <w:jc w:val="right"/>
            </w:pPr>
            <w:r>
              <w:rPr>
                <w:rFonts w:ascii="Helvetica" w:eastAsia="Helvetica" w:hAnsi="Helvetica" w:cs="Helvetica"/>
                <w:color w:val="000000"/>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970AF3">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970AF3">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970AF3">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970AF3">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970AF3">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970AF3">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Default="00F121A1" w:rsidP="00970AF3">
            <w:pPr>
              <w:spacing w:before="100" w:after="100"/>
              <w:ind w:left="100" w:right="100"/>
              <w:jc w:val="right"/>
            </w:pPr>
            <w:r>
              <w:rPr>
                <w:rFonts w:ascii="Helvetica" w:eastAsia="Helvetica" w:hAnsi="Helvetica" w:cs="Helvetica"/>
                <w:color w:val="000000"/>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970AF3">
            <w:pPr>
              <w:spacing w:before="100" w:after="100"/>
              <w:ind w:left="100" w:right="100"/>
              <w:jc w:val="right"/>
            </w:pPr>
            <w:r>
              <w:rPr>
                <w:rFonts w:ascii="Helvetica" w:eastAsia="Helvetica" w:hAnsi="Helvetica" w:cs="Helvetica"/>
                <w:color w:val="000000"/>
                <w:sz w:val="20"/>
                <w:szCs w:val="20"/>
              </w:rPr>
              <w:t>1,152.35</w:t>
            </w:r>
          </w:p>
        </w:tc>
      </w:tr>
      <w:tr w:rsidR="00BD4A80" w:rsidDel="00F121A1" w14:paraId="46BD3E60" w14:textId="3B95EFB2" w:rsidTr="00BD4A80">
        <w:trPr>
          <w:cantSplit/>
          <w:tblHeader/>
          <w:jc w:val="center"/>
          <w:del w:id="9" w:author="Fabio Alberto Cruz Sanchez" w:date="2021-11-19T09:28:00Z"/>
        </w:trPr>
        <w:tc>
          <w:tcPr>
            <w:tcW w:w="1080" w:type="dxa"/>
            <w:shd w:val="clear" w:color="auto" w:fill="CFCFCF"/>
            <w:tcMar>
              <w:top w:w="0" w:type="dxa"/>
              <w:left w:w="0" w:type="dxa"/>
              <w:bottom w:w="0" w:type="dxa"/>
              <w:right w:w="0" w:type="dxa"/>
            </w:tcMar>
            <w:vAlign w:val="center"/>
          </w:tcPr>
          <w:p w14:paraId="439E9D9D" w14:textId="5CF4E892" w:rsidR="00BD4A80" w:rsidDel="00F121A1" w:rsidRDefault="00A0411C" w:rsidP="00956147">
            <w:pPr>
              <w:spacing w:before="100" w:after="100"/>
              <w:ind w:left="100" w:right="100"/>
              <w:jc w:val="center"/>
              <w:rPr>
                <w:del w:id="10" w:author="Fabio Alberto Cruz Sanchez" w:date="2021-11-19T09:28:00Z"/>
              </w:rPr>
            </w:pPr>
            <w:del w:id="11" w:author="Fabio Alberto Cruz Sanchez" w:date="2021-11-19T09:28:00Z">
              <w:r w:rsidDel="00F121A1">
                <w:rPr>
                  <w:rFonts w:ascii="Helvetica" w:eastAsia="Helvetica" w:hAnsi="Helvetica" w:cs="Helvetica"/>
                  <w:b/>
                  <w:color w:val="000000"/>
                  <w:sz w:val="20"/>
                  <w:szCs w:val="20"/>
                </w:rPr>
                <w:delText>Material</w:delText>
              </w:r>
            </w:del>
          </w:p>
        </w:tc>
        <w:tc>
          <w:tcPr>
            <w:tcW w:w="1080" w:type="dxa"/>
            <w:shd w:val="clear" w:color="auto" w:fill="CFCFCF"/>
            <w:tcMar>
              <w:top w:w="0" w:type="dxa"/>
              <w:left w:w="0" w:type="dxa"/>
              <w:bottom w:w="0" w:type="dxa"/>
              <w:right w:w="0" w:type="dxa"/>
            </w:tcMar>
            <w:vAlign w:val="center"/>
          </w:tcPr>
          <w:p w14:paraId="371159FE" w14:textId="65395540" w:rsidR="00BD4A80" w:rsidDel="00F121A1" w:rsidRDefault="00956147" w:rsidP="00956147">
            <w:pPr>
              <w:spacing w:before="100" w:after="100"/>
              <w:ind w:left="100" w:right="100"/>
              <w:jc w:val="center"/>
              <w:rPr>
                <w:del w:id="12" w:author="Fabio Alberto Cruz Sanchez" w:date="2021-11-19T09:28:00Z"/>
              </w:rPr>
            </w:pPr>
            <w:del w:id="13" w:author="Fabio Alberto Cruz Sanchez" w:date="2021-11-19T09:28:00Z">
              <w:r w:rsidDel="00F121A1">
                <w:rPr>
                  <w:rFonts w:ascii="Helvetica" w:eastAsia="Helvetica" w:hAnsi="Helvetica" w:cs="Helvetica"/>
                  <w:b/>
                  <w:color w:val="000000"/>
                  <w:sz w:val="20"/>
                  <w:szCs w:val="20"/>
                </w:rPr>
                <w:delText>Layer h</w:delText>
              </w:r>
              <w:r w:rsidR="00A0411C" w:rsidDel="00F121A1">
                <w:rPr>
                  <w:rFonts w:ascii="Helvetica" w:eastAsia="Helvetica" w:hAnsi="Helvetica" w:cs="Helvetica"/>
                  <w:b/>
                  <w:color w:val="000000"/>
                  <w:sz w:val="20"/>
                  <w:szCs w:val="20"/>
                </w:rPr>
                <w:delText>eight (mm)</w:delText>
              </w:r>
            </w:del>
          </w:p>
        </w:tc>
        <w:tc>
          <w:tcPr>
            <w:tcW w:w="1080" w:type="dxa"/>
            <w:shd w:val="clear" w:color="auto" w:fill="CFCFCF"/>
            <w:tcMar>
              <w:top w:w="0" w:type="dxa"/>
              <w:left w:w="0" w:type="dxa"/>
              <w:bottom w:w="0" w:type="dxa"/>
              <w:right w:w="0" w:type="dxa"/>
            </w:tcMar>
            <w:vAlign w:val="center"/>
          </w:tcPr>
          <w:p w14:paraId="2FB62377" w14:textId="3B872ACC" w:rsidR="00BD4A80" w:rsidDel="00F121A1" w:rsidRDefault="00956147" w:rsidP="00956147">
            <w:pPr>
              <w:spacing w:before="100" w:after="100"/>
              <w:ind w:left="100" w:right="100"/>
              <w:jc w:val="center"/>
              <w:rPr>
                <w:del w:id="14" w:author="Fabio Alberto Cruz Sanchez" w:date="2021-11-19T09:28:00Z"/>
              </w:rPr>
            </w:pPr>
            <w:del w:id="15" w:author="Fabio Alberto Cruz Sanchez" w:date="2021-11-19T09:28:00Z">
              <w:r w:rsidDel="00F121A1">
                <w:rPr>
                  <w:rFonts w:ascii="Helvetica" w:eastAsia="Helvetica" w:hAnsi="Helvetica" w:cs="Helvetica"/>
                  <w:b/>
                  <w:color w:val="000000"/>
                  <w:sz w:val="20"/>
                  <w:szCs w:val="20"/>
                </w:rPr>
                <w:delText>Infill p</w:delText>
              </w:r>
              <w:r w:rsidR="00A0411C" w:rsidDel="00F121A1">
                <w:rPr>
                  <w:rFonts w:ascii="Helvetica" w:eastAsia="Helvetica" w:hAnsi="Helvetica" w:cs="Helvetica"/>
                  <w:b/>
                  <w:color w:val="000000"/>
                  <w:sz w:val="20"/>
                  <w:szCs w:val="20"/>
                </w:rPr>
                <w:delText>attern</w:delText>
              </w:r>
            </w:del>
          </w:p>
        </w:tc>
        <w:tc>
          <w:tcPr>
            <w:tcW w:w="1080" w:type="dxa"/>
            <w:shd w:val="clear" w:color="auto" w:fill="CFCFCF"/>
            <w:tcMar>
              <w:top w:w="0" w:type="dxa"/>
              <w:left w:w="0" w:type="dxa"/>
              <w:bottom w:w="0" w:type="dxa"/>
              <w:right w:w="0" w:type="dxa"/>
            </w:tcMar>
            <w:vAlign w:val="center"/>
          </w:tcPr>
          <w:p w14:paraId="797B5CED" w14:textId="16E3A026" w:rsidR="00BD4A80" w:rsidDel="00F121A1" w:rsidRDefault="00956147" w:rsidP="00956147">
            <w:pPr>
              <w:spacing w:before="100" w:after="100"/>
              <w:ind w:left="100" w:right="100"/>
              <w:jc w:val="center"/>
              <w:rPr>
                <w:del w:id="16" w:author="Fabio Alberto Cruz Sanchez" w:date="2021-11-19T09:28:00Z"/>
              </w:rPr>
            </w:pPr>
            <w:del w:id="17" w:author="Fabio Alberto Cruz Sanchez" w:date="2021-11-19T09:28:00Z">
              <w:r w:rsidDel="00F121A1">
                <w:rPr>
                  <w:rFonts w:ascii="Helvetica" w:eastAsia="Helvetica" w:hAnsi="Helvetica" w:cs="Helvetica"/>
                  <w:b/>
                  <w:color w:val="000000"/>
                  <w:sz w:val="20"/>
                  <w:szCs w:val="20"/>
                </w:rPr>
                <w:delText>Infill d</w:delText>
              </w:r>
              <w:r w:rsidR="00A0411C" w:rsidDel="00F121A1">
                <w:rPr>
                  <w:rFonts w:ascii="Helvetica" w:eastAsia="Helvetica" w:hAnsi="Helvetica" w:cs="Helvetica"/>
                  <w:b/>
                  <w:color w:val="000000"/>
                  <w:sz w:val="20"/>
                  <w:szCs w:val="20"/>
                </w:rPr>
                <w:delText>ensity (%)</w:delText>
              </w:r>
            </w:del>
          </w:p>
        </w:tc>
        <w:tc>
          <w:tcPr>
            <w:tcW w:w="1080" w:type="dxa"/>
            <w:shd w:val="clear" w:color="auto" w:fill="CFCFCF"/>
            <w:tcMar>
              <w:top w:w="0" w:type="dxa"/>
              <w:left w:w="0" w:type="dxa"/>
              <w:bottom w:w="0" w:type="dxa"/>
              <w:right w:w="0" w:type="dxa"/>
            </w:tcMar>
            <w:vAlign w:val="center"/>
          </w:tcPr>
          <w:p w14:paraId="0CA8E1FE" w14:textId="22D047C8" w:rsidR="00BD4A80" w:rsidDel="00F121A1" w:rsidRDefault="00956147" w:rsidP="00956147">
            <w:pPr>
              <w:spacing w:before="100" w:after="100"/>
              <w:ind w:left="100" w:right="100"/>
              <w:jc w:val="center"/>
              <w:rPr>
                <w:del w:id="18" w:author="Fabio Alberto Cruz Sanchez" w:date="2021-11-19T09:28:00Z"/>
              </w:rPr>
            </w:pPr>
            <w:del w:id="19" w:author="Fabio Alberto Cruz Sanchez" w:date="2021-11-19T09:28:00Z">
              <w:r w:rsidDel="00F121A1">
                <w:rPr>
                  <w:rFonts w:ascii="Helvetica" w:eastAsia="Helvetica" w:hAnsi="Helvetica" w:cs="Helvetica"/>
                  <w:b/>
                  <w:color w:val="000000"/>
                  <w:sz w:val="20"/>
                  <w:szCs w:val="20"/>
                </w:rPr>
                <w:delText>Printing s</w:delText>
              </w:r>
              <w:r w:rsidR="00A0411C" w:rsidDel="00F121A1">
                <w:rPr>
                  <w:rFonts w:ascii="Helvetica" w:eastAsia="Helvetica" w:hAnsi="Helvetica" w:cs="Helvetica"/>
                  <w:b/>
                  <w:color w:val="000000"/>
                  <w:sz w:val="20"/>
                  <w:szCs w:val="20"/>
                </w:rPr>
                <w:delText>peed (mm/s)</w:delText>
              </w:r>
            </w:del>
          </w:p>
        </w:tc>
        <w:tc>
          <w:tcPr>
            <w:tcW w:w="1080" w:type="dxa"/>
            <w:shd w:val="clear" w:color="auto" w:fill="CFCFCF"/>
            <w:tcMar>
              <w:top w:w="0" w:type="dxa"/>
              <w:left w:w="0" w:type="dxa"/>
              <w:bottom w:w="0" w:type="dxa"/>
              <w:right w:w="0" w:type="dxa"/>
            </w:tcMar>
            <w:vAlign w:val="center"/>
          </w:tcPr>
          <w:p w14:paraId="45F28458" w14:textId="09538A78" w:rsidR="00BD4A80" w:rsidDel="00F121A1" w:rsidRDefault="00510250" w:rsidP="00510250">
            <w:pPr>
              <w:spacing w:before="100" w:after="100"/>
              <w:ind w:left="100" w:right="100"/>
              <w:jc w:val="center"/>
              <w:rPr>
                <w:del w:id="20" w:author="Fabio Alberto Cruz Sanchez" w:date="2021-11-19T09:28:00Z"/>
              </w:rPr>
            </w:pPr>
            <w:del w:id="21" w:author="Fabio Alberto Cruz Sanchez" w:date="2021-11-19T09:28:00Z">
              <w:r w:rsidDel="00F121A1">
                <w:rPr>
                  <w:rFonts w:ascii="Helvetica" w:eastAsia="Helvetica" w:hAnsi="Helvetica" w:cs="Helvetica"/>
                  <w:b/>
                  <w:color w:val="000000"/>
                  <w:sz w:val="20"/>
                  <w:szCs w:val="20"/>
                </w:rPr>
                <w:delText>Tensile strength</w:delText>
              </w:r>
              <w:r w:rsidR="00A0411C" w:rsidDel="00F121A1">
                <w:rPr>
                  <w:rFonts w:ascii="Helvetica" w:eastAsia="Helvetica" w:hAnsi="Helvetica" w:cs="Helvetica"/>
                  <w:b/>
                  <w:color w:val="000000"/>
                  <w:sz w:val="20"/>
                  <w:szCs w:val="20"/>
                </w:rPr>
                <w:delText xml:space="preserve"> (</w:delText>
              </w:r>
              <w:r w:rsidDel="00F121A1">
                <w:rPr>
                  <w:rFonts w:ascii="Helvetica" w:eastAsia="Helvetica" w:hAnsi="Helvetica" w:cs="Helvetica"/>
                  <w:b/>
                  <w:color w:val="000000"/>
                  <w:sz w:val="20"/>
                  <w:szCs w:val="20"/>
                </w:rPr>
                <w:delText>MPa</w:delText>
              </w:r>
              <w:r w:rsidR="00A0411C" w:rsidDel="00F121A1">
                <w:rPr>
                  <w:rFonts w:ascii="Helvetica" w:eastAsia="Helvetica" w:hAnsi="Helvetica" w:cs="Helvetica"/>
                  <w:b/>
                  <w:color w:val="000000"/>
                  <w:sz w:val="20"/>
                  <w:szCs w:val="20"/>
                </w:rPr>
                <w:delText>)</w:delText>
              </w:r>
            </w:del>
          </w:p>
        </w:tc>
        <w:tc>
          <w:tcPr>
            <w:tcW w:w="1080" w:type="dxa"/>
            <w:shd w:val="clear" w:color="auto" w:fill="CFCFCF"/>
            <w:tcMar>
              <w:top w:w="0" w:type="dxa"/>
              <w:left w:w="0" w:type="dxa"/>
              <w:bottom w:w="0" w:type="dxa"/>
              <w:right w:w="0" w:type="dxa"/>
            </w:tcMar>
            <w:vAlign w:val="center"/>
          </w:tcPr>
          <w:p w14:paraId="03CC1138" w14:textId="549D8F79" w:rsidR="00BD4A80" w:rsidRPr="00CD6347" w:rsidDel="00F121A1" w:rsidRDefault="00A0411C" w:rsidP="00956147">
            <w:pPr>
              <w:spacing w:before="100" w:after="100"/>
              <w:ind w:left="100" w:right="100"/>
              <w:jc w:val="center"/>
              <w:rPr>
                <w:del w:id="22" w:author="Fabio Alberto Cruz Sanchez" w:date="2021-11-19T09:28:00Z"/>
              </w:rPr>
            </w:pPr>
            <w:del w:id="23" w:author="Fabio Alberto Cruz Sanchez" w:date="2021-11-19T09:28:00Z">
              <w:r w:rsidRPr="00CD6347" w:rsidDel="00F121A1">
                <w:rPr>
                  <w:rFonts w:ascii="Helvetica" w:eastAsia="Helvetica" w:hAnsi="Helvetica" w:cs="Helvetica"/>
                  <w:b/>
                  <w:sz w:val="20"/>
                  <w:szCs w:val="20"/>
                </w:rPr>
                <w:delText>Young</w:delText>
              </w:r>
              <w:r w:rsidR="00956147" w:rsidDel="00F121A1">
                <w:rPr>
                  <w:rFonts w:ascii="Helvetica" w:eastAsia="Helvetica" w:hAnsi="Helvetica" w:cs="Helvetica"/>
                  <w:b/>
                  <w:sz w:val="20"/>
                  <w:szCs w:val="20"/>
                </w:rPr>
                <w:delText>´s</w:delText>
              </w:r>
              <w:r w:rsidRPr="00CD6347" w:rsidDel="00F121A1">
                <w:rPr>
                  <w:rFonts w:ascii="Helvetica" w:eastAsia="Helvetica" w:hAnsi="Helvetica" w:cs="Helvetica"/>
                  <w:b/>
                  <w:sz w:val="20"/>
                  <w:szCs w:val="20"/>
                </w:rPr>
                <w:delText xml:space="preserve"> </w:delText>
              </w:r>
              <w:r w:rsidR="00956147" w:rsidDel="00F121A1">
                <w:rPr>
                  <w:rFonts w:ascii="Helvetica" w:eastAsia="Helvetica" w:hAnsi="Helvetica" w:cs="Helvetica"/>
                  <w:b/>
                  <w:sz w:val="20"/>
                  <w:szCs w:val="20"/>
                </w:rPr>
                <w:delText>m</w:delText>
              </w:r>
              <w:r w:rsidRPr="00CD6347" w:rsidDel="00F121A1">
                <w:rPr>
                  <w:rFonts w:ascii="Helvetica" w:eastAsia="Helvetica" w:hAnsi="Helvetica" w:cs="Helvetica"/>
                  <w:b/>
                  <w:sz w:val="20"/>
                  <w:szCs w:val="20"/>
                </w:rPr>
                <w:delText>odulus (MPa)</w:delText>
              </w:r>
            </w:del>
          </w:p>
        </w:tc>
      </w:tr>
      <w:tr w:rsidR="004308F6" w:rsidDel="00F121A1" w14:paraId="6EC5463C" w14:textId="105D299C" w:rsidTr="00510250">
        <w:trPr>
          <w:cantSplit/>
          <w:jc w:val="center"/>
          <w:del w:id="24" w:author="Fabio Alberto Cruz Sanchez" w:date="2021-11-19T09:28:00Z"/>
        </w:trPr>
        <w:tc>
          <w:tcPr>
            <w:tcW w:w="1080" w:type="dxa"/>
            <w:shd w:val="clear" w:color="auto" w:fill="EFEFEF"/>
            <w:tcMar>
              <w:top w:w="0" w:type="dxa"/>
              <w:left w:w="0" w:type="dxa"/>
              <w:bottom w:w="0" w:type="dxa"/>
              <w:right w:w="0" w:type="dxa"/>
            </w:tcMar>
            <w:vAlign w:val="center"/>
          </w:tcPr>
          <w:p w14:paraId="650EC915" w14:textId="215A9DBC" w:rsidR="004308F6" w:rsidDel="00F121A1" w:rsidRDefault="004308F6" w:rsidP="004308F6">
            <w:pPr>
              <w:spacing w:before="100" w:after="100"/>
              <w:ind w:left="100" w:right="100"/>
              <w:rPr>
                <w:del w:id="25" w:author="Fabio Alberto Cruz Sanchez" w:date="2021-11-19T09:28:00Z"/>
              </w:rPr>
            </w:pPr>
            <w:del w:id="26"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EFEFEF"/>
            <w:tcMar>
              <w:top w:w="0" w:type="dxa"/>
              <w:left w:w="0" w:type="dxa"/>
              <w:bottom w:w="0" w:type="dxa"/>
              <w:right w:w="0" w:type="dxa"/>
            </w:tcMar>
            <w:vAlign w:val="center"/>
          </w:tcPr>
          <w:p w14:paraId="03450D2A" w14:textId="47DA86AD" w:rsidR="004308F6" w:rsidDel="00F121A1" w:rsidRDefault="004308F6" w:rsidP="004308F6">
            <w:pPr>
              <w:spacing w:before="100" w:after="100"/>
              <w:ind w:left="100" w:right="100"/>
              <w:rPr>
                <w:del w:id="27" w:author="Fabio Alberto Cruz Sanchez" w:date="2021-11-19T09:28:00Z"/>
              </w:rPr>
            </w:pPr>
            <w:del w:id="28"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EFEFEF"/>
            <w:tcMar>
              <w:top w:w="0" w:type="dxa"/>
              <w:left w:w="0" w:type="dxa"/>
              <w:bottom w:w="0" w:type="dxa"/>
              <w:right w:w="0" w:type="dxa"/>
            </w:tcMar>
            <w:vAlign w:val="center"/>
          </w:tcPr>
          <w:p w14:paraId="0B16B244" w14:textId="72E31874" w:rsidR="004308F6" w:rsidDel="00F121A1" w:rsidRDefault="004308F6" w:rsidP="004308F6">
            <w:pPr>
              <w:spacing w:before="100" w:after="100"/>
              <w:ind w:left="100" w:right="100"/>
              <w:rPr>
                <w:del w:id="29" w:author="Fabio Alberto Cruz Sanchez" w:date="2021-11-19T09:28:00Z"/>
              </w:rPr>
            </w:pPr>
            <w:del w:id="30"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EFEFEF"/>
            <w:tcMar>
              <w:top w:w="0" w:type="dxa"/>
              <w:left w:w="0" w:type="dxa"/>
              <w:bottom w:w="0" w:type="dxa"/>
              <w:right w:w="0" w:type="dxa"/>
            </w:tcMar>
            <w:vAlign w:val="center"/>
          </w:tcPr>
          <w:p w14:paraId="00C1A26B" w14:textId="38FB1EA7" w:rsidR="004308F6" w:rsidDel="00F121A1" w:rsidRDefault="004308F6" w:rsidP="004308F6">
            <w:pPr>
              <w:spacing w:before="100" w:after="100"/>
              <w:ind w:left="100" w:right="100"/>
              <w:jc w:val="right"/>
              <w:rPr>
                <w:del w:id="31" w:author="Fabio Alberto Cruz Sanchez" w:date="2021-11-19T09:28:00Z"/>
              </w:rPr>
            </w:pPr>
            <w:del w:id="32"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EFEFEF"/>
            <w:tcMar>
              <w:top w:w="0" w:type="dxa"/>
              <w:left w:w="0" w:type="dxa"/>
              <w:bottom w:w="0" w:type="dxa"/>
              <w:right w:w="0" w:type="dxa"/>
            </w:tcMar>
            <w:vAlign w:val="center"/>
          </w:tcPr>
          <w:p w14:paraId="1F808076" w14:textId="1A7EE5E5" w:rsidR="004308F6" w:rsidDel="00F121A1" w:rsidRDefault="004308F6" w:rsidP="004308F6">
            <w:pPr>
              <w:spacing w:before="100" w:after="100"/>
              <w:ind w:left="100" w:right="100"/>
              <w:jc w:val="right"/>
              <w:rPr>
                <w:del w:id="33" w:author="Fabio Alberto Cruz Sanchez" w:date="2021-11-19T09:28:00Z"/>
              </w:rPr>
            </w:pPr>
            <w:del w:id="34"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1FCCEFC9" w14:textId="63F02A77" w:rsidR="004308F6" w:rsidRPr="002C0C60" w:rsidDel="00F121A1" w:rsidRDefault="004308F6" w:rsidP="004308F6">
            <w:pPr>
              <w:spacing w:before="100" w:after="100"/>
              <w:ind w:left="100" w:right="100"/>
              <w:jc w:val="right"/>
              <w:rPr>
                <w:del w:id="35" w:author="Fabio Alberto Cruz Sanchez" w:date="2021-11-19T09:28:00Z"/>
                <w:rFonts w:ascii="Helvetica" w:eastAsia="Helvetica" w:hAnsi="Helvetica" w:cs="Helvetica"/>
                <w:color w:val="FF0000"/>
                <w:sz w:val="20"/>
                <w:szCs w:val="20"/>
              </w:rPr>
            </w:pPr>
            <w:ins w:id="36" w:author="Diego" w:date="2021-11-17T17:49:00Z">
              <w:del w:id="37" w:author="Fabio Alberto Cruz Sanchez" w:date="2021-11-19T09:28:00Z">
                <w:r w:rsidRPr="004308F6" w:rsidDel="00F121A1">
                  <w:rPr>
                    <w:rFonts w:ascii="Helvetica" w:eastAsia="Helvetica" w:hAnsi="Helvetica" w:cs="Helvetica"/>
                    <w:color w:val="FF0000"/>
                    <w:sz w:val="20"/>
                    <w:szCs w:val="20"/>
                    <w:rPrChange w:id="38" w:author="Diego" w:date="2021-11-17T17:49:00Z">
                      <w:rPr/>
                    </w:rPrChange>
                  </w:rPr>
                  <w:delText>56.67</w:delText>
                </w:r>
              </w:del>
            </w:ins>
            <w:del w:id="39" w:author="Fabio Alberto Cruz Sanchez" w:date="2021-11-19T09:28:00Z">
              <w:r w:rsidRPr="004308F6" w:rsidDel="00F121A1">
                <w:rPr>
                  <w:rFonts w:ascii="Helvetica" w:eastAsia="Helvetica" w:hAnsi="Helvetica" w:cs="Helvetica"/>
                  <w:color w:val="FF0000"/>
                  <w:sz w:val="20"/>
                  <w:szCs w:val="20"/>
                </w:rPr>
                <w:delText>34.00</w:delText>
              </w:r>
            </w:del>
          </w:p>
        </w:tc>
        <w:tc>
          <w:tcPr>
            <w:tcW w:w="1080" w:type="dxa"/>
            <w:shd w:val="clear" w:color="auto" w:fill="EFEFEF"/>
            <w:tcMar>
              <w:top w:w="0" w:type="dxa"/>
              <w:left w:w="0" w:type="dxa"/>
              <w:bottom w:w="0" w:type="dxa"/>
              <w:right w:w="0" w:type="dxa"/>
            </w:tcMar>
            <w:vAlign w:val="center"/>
          </w:tcPr>
          <w:p w14:paraId="1417C3F5" w14:textId="21713DD0" w:rsidR="004308F6" w:rsidRPr="00CD6347" w:rsidDel="00F121A1" w:rsidRDefault="004308F6" w:rsidP="004308F6">
            <w:pPr>
              <w:spacing w:before="100" w:after="100"/>
              <w:ind w:left="100" w:right="100"/>
              <w:jc w:val="right"/>
              <w:rPr>
                <w:del w:id="40" w:author="Fabio Alberto Cruz Sanchez" w:date="2021-11-19T09:28:00Z"/>
              </w:rPr>
            </w:pPr>
            <w:del w:id="41" w:author="Fabio Alberto Cruz Sanchez" w:date="2021-11-19T09:28:00Z">
              <w:r w:rsidRPr="00CD6347" w:rsidDel="00F121A1">
                <w:rPr>
                  <w:rFonts w:ascii="Helvetica" w:eastAsia="Helvetica" w:hAnsi="Helvetica" w:cs="Helvetica"/>
                  <w:sz w:val="20"/>
                  <w:szCs w:val="20"/>
                </w:rPr>
                <w:delText>808.50</w:delText>
              </w:r>
            </w:del>
          </w:p>
        </w:tc>
      </w:tr>
      <w:tr w:rsidR="004308F6" w:rsidDel="00F121A1" w14:paraId="78B11B04" w14:textId="00B643D2" w:rsidTr="00510250">
        <w:trPr>
          <w:cantSplit/>
          <w:jc w:val="center"/>
          <w:del w:id="42" w:author="Fabio Alberto Cruz Sanchez" w:date="2021-11-19T09:28:00Z"/>
        </w:trPr>
        <w:tc>
          <w:tcPr>
            <w:tcW w:w="1080" w:type="dxa"/>
            <w:shd w:val="clear" w:color="auto" w:fill="FFFFFF"/>
            <w:tcMar>
              <w:top w:w="0" w:type="dxa"/>
              <w:left w:w="0" w:type="dxa"/>
              <w:bottom w:w="0" w:type="dxa"/>
              <w:right w:w="0" w:type="dxa"/>
            </w:tcMar>
            <w:vAlign w:val="center"/>
          </w:tcPr>
          <w:p w14:paraId="21246525" w14:textId="0A7E8DBF" w:rsidR="004308F6" w:rsidDel="00F121A1" w:rsidRDefault="004308F6" w:rsidP="004308F6">
            <w:pPr>
              <w:spacing w:before="100" w:after="100"/>
              <w:ind w:left="100" w:right="100"/>
              <w:rPr>
                <w:del w:id="43" w:author="Fabio Alberto Cruz Sanchez" w:date="2021-11-19T09:28:00Z"/>
              </w:rPr>
            </w:pPr>
            <w:del w:id="44"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FFFFFF"/>
            <w:tcMar>
              <w:top w:w="0" w:type="dxa"/>
              <w:left w:w="0" w:type="dxa"/>
              <w:bottom w:w="0" w:type="dxa"/>
              <w:right w:w="0" w:type="dxa"/>
            </w:tcMar>
            <w:vAlign w:val="center"/>
          </w:tcPr>
          <w:p w14:paraId="0C49098C" w14:textId="7A3CCA2B" w:rsidR="004308F6" w:rsidDel="00F121A1" w:rsidRDefault="004308F6" w:rsidP="004308F6">
            <w:pPr>
              <w:spacing w:before="100" w:after="100"/>
              <w:ind w:left="100" w:right="100"/>
              <w:rPr>
                <w:del w:id="45" w:author="Fabio Alberto Cruz Sanchez" w:date="2021-11-19T09:28:00Z"/>
              </w:rPr>
            </w:pPr>
            <w:del w:id="46"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FFFFFF"/>
            <w:tcMar>
              <w:top w:w="0" w:type="dxa"/>
              <w:left w:w="0" w:type="dxa"/>
              <w:bottom w:w="0" w:type="dxa"/>
              <w:right w:w="0" w:type="dxa"/>
            </w:tcMar>
            <w:vAlign w:val="center"/>
          </w:tcPr>
          <w:p w14:paraId="68FFEFD0" w14:textId="64F33691" w:rsidR="004308F6" w:rsidDel="00F121A1" w:rsidRDefault="004308F6" w:rsidP="004308F6">
            <w:pPr>
              <w:spacing w:before="100" w:after="100"/>
              <w:ind w:left="100" w:right="100"/>
              <w:rPr>
                <w:del w:id="47" w:author="Fabio Alberto Cruz Sanchez" w:date="2021-11-19T09:28:00Z"/>
              </w:rPr>
            </w:pPr>
            <w:del w:id="48"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FFFFFF"/>
            <w:tcMar>
              <w:top w:w="0" w:type="dxa"/>
              <w:left w:w="0" w:type="dxa"/>
              <w:bottom w:w="0" w:type="dxa"/>
              <w:right w:w="0" w:type="dxa"/>
            </w:tcMar>
            <w:vAlign w:val="center"/>
          </w:tcPr>
          <w:p w14:paraId="3D9FE1FE" w14:textId="37EE3BEC" w:rsidR="004308F6" w:rsidDel="00F121A1" w:rsidRDefault="004308F6" w:rsidP="004308F6">
            <w:pPr>
              <w:spacing w:before="100" w:after="100"/>
              <w:ind w:left="100" w:right="100"/>
              <w:jc w:val="right"/>
              <w:rPr>
                <w:del w:id="49" w:author="Fabio Alberto Cruz Sanchez" w:date="2021-11-19T09:28:00Z"/>
              </w:rPr>
            </w:pPr>
            <w:del w:id="50"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FFFFFF"/>
            <w:tcMar>
              <w:top w:w="0" w:type="dxa"/>
              <w:left w:w="0" w:type="dxa"/>
              <w:bottom w:w="0" w:type="dxa"/>
              <w:right w:w="0" w:type="dxa"/>
            </w:tcMar>
            <w:vAlign w:val="center"/>
          </w:tcPr>
          <w:p w14:paraId="39ADA889" w14:textId="747A866D" w:rsidR="004308F6" w:rsidDel="00F121A1" w:rsidRDefault="004308F6" w:rsidP="004308F6">
            <w:pPr>
              <w:spacing w:before="100" w:after="100"/>
              <w:ind w:left="100" w:right="100"/>
              <w:jc w:val="right"/>
              <w:rPr>
                <w:del w:id="51" w:author="Fabio Alberto Cruz Sanchez" w:date="2021-11-19T09:28:00Z"/>
              </w:rPr>
            </w:pPr>
            <w:del w:id="52"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562772C0" w14:textId="32F8664C" w:rsidR="004308F6" w:rsidRPr="002C0C60" w:rsidDel="00F121A1" w:rsidRDefault="004308F6" w:rsidP="004308F6">
            <w:pPr>
              <w:spacing w:before="100" w:after="100"/>
              <w:ind w:left="100" w:right="100"/>
              <w:jc w:val="right"/>
              <w:rPr>
                <w:del w:id="53" w:author="Fabio Alberto Cruz Sanchez" w:date="2021-11-19T09:28:00Z"/>
                <w:rFonts w:ascii="Helvetica" w:eastAsia="Helvetica" w:hAnsi="Helvetica" w:cs="Helvetica"/>
                <w:color w:val="FF0000"/>
                <w:sz w:val="20"/>
                <w:szCs w:val="20"/>
              </w:rPr>
            </w:pPr>
            <w:ins w:id="54" w:author="Diego" w:date="2021-11-17T17:49:00Z">
              <w:del w:id="55" w:author="Fabio Alberto Cruz Sanchez" w:date="2021-11-19T09:28:00Z">
                <w:r w:rsidRPr="004308F6" w:rsidDel="00F121A1">
                  <w:rPr>
                    <w:rFonts w:ascii="Helvetica" w:eastAsia="Helvetica" w:hAnsi="Helvetica" w:cs="Helvetica"/>
                    <w:color w:val="FF0000"/>
                    <w:sz w:val="20"/>
                    <w:szCs w:val="20"/>
                    <w:rPrChange w:id="56" w:author="Diego" w:date="2021-11-17T17:49:00Z">
                      <w:rPr/>
                    </w:rPrChange>
                  </w:rPr>
                  <w:delText>55.38</w:delText>
                </w:r>
              </w:del>
            </w:ins>
            <w:del w:id="57" w:author="Fabio Alberto Cruz Sanchez" w:date="2021-11-19T09:28:00Z">
              <w:r w:rsidRPr="004308F6" w:rsidDel="00F121A1">
                <w:rPr>
                  <w:rFonts w:ascii="Helvetica" w:eastAsia="Helvetica" w:hAnsi="Helvetica" w:cs="Helvetica"/>
                  <w:color w:val="FF0000"/>
                  <w:sz w:val="20"/>
                  <w:szCs w:val="20"/>
                </w:rPr>
                <w:delText>33.23</w:delText>
              </w:r>
            </w:del>
          </w:p>
        </w:tc>
        <w:tc>
          <w:tcPr>
            <w:tcW w:w="1080" w:type="dxa"/>
            <w:shd w:val="clear" w:color="auto" w:fill="FFFFFF"/>
            <w:tcMar>
              <w:top w:w="0" w:type="dxa"/>
              <w:left w:w="0" w:type="dxa"/>
              <w:bottom w:w="0" w:type="dxa"/>
              <w:right w:w="0" w:type="dxa"/>
            </w:tcMar>
            <w:vAlign w:val="center"/>
          </w:tcPr>
          <w:p w14:paraId="426A0791" w14:textId="0CCF1DC8" w:rsidR="004308F6" w:rsidRPr="00CD6347" w:rsidDel="00F121A1" w:rsidRDefault="004308F6" w:rsidP="004308F6">
            <w:pPr>
              <w:spacing w:before="100" w:after="100"/>
              <w:ind w:left="100" w:right="100"/>
              <w:jc w:val="right"/>
              <w:rPr>
                <w:del w:id="58" w:author="Fabio Alberto Cruz Sanchez" w:date="2021-11-19T09:28:00Z"/>
              </w:rPr>
            </w:pPr>
            <w:del w:id="59" w:author="Fabio Alberto Cruz Sanchez" w:date="2021-11-19T09:28:00Z">
              <w:r w:rsidRPr="00CD6347" w:rsidDel="00F121A1">
                <w:rPr>
                  <w:rFonts w:ascii="Helvetica" w:eastAsia="Helvetica" w:hAnsi="Helvetica" w:cs="Helvetica"/>
                  <w:sz w:val="20"/>
                  <w:szCs w:val="20"/>
                </w:rPr>
                <w:delText>826.31</w:delText>
              </w:r>
            </w:del>
          </w:p>
        </w:tc>
      </w:tr>
      <w:tr w:rsidR="004308F6" w:rsidDel="00F121A1" w14:paraId="7C9AEB14" w14:textId="1BD6F4F8" w:rsidTr="00510250">
        <w:trPr>
          <w:cantSplit/>
          <w:jc w:val="center"/>
          <w:del w:id="60" w:author="Fabio Alberto Cruz Sanchez" w:date="2021-11-19T09:28:00Z"/>
        </w:trPr>
        <w:tc>
          <w:tcPr>
            <w:tcW w:w="1080" w:type="dxa"/>
            <w:shd w:val="clear" w:color="auto" w:fill="EFEFEF"/>
            <w:tcMar>
              <w:top w:w="0" w:type="dxa"/>
              <w:left w:w="0" w:type="dxa"/>
              <w:bottom w:w="0" w:type="dxa"/>
              <w:right w:w="0" w:type="dxa"/>
            </w:tcMar>
            <w:vAlign w:val="center"/>
          </w:tcPr>
          <w:p w14:paraId="3D666463" w14:textId="26657124" w:rsidR="004308F6" w:rsidDel="00F121A1" w:rsidRDefault="004308F6" w:rsidP="004308F6">
            <w:pPr>
              <w:spacing w:before="100" w:after="100"/>
              <w:ind w:left="100" w:right="100"/>
              <w:rPr>
                <w:del w:id="61" w:author="Fabio Alberto Cruz Sanchez" w:date="2021-11-19T09:28:00Z"/>
              </w:rPr>
            </w:pPr>
            <w:del w:id="62"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EFEFEF"/>
            <w:tcMar>
              <w:top w:w="0" w:type="dxa"/>
              <w:left w:w="0" w:type="dxa"/>
              <w:bottom w:w="0" w:type="dxa"/>
              <w:right w:w="0" w:type="dxa"/>
            </w:tcMar>
            <w:vAlign w:val="center"/>
          </w:tcPr>
          <w:p w14:paraId="1C25EE3A" w14:textId="7E98CDBB" w:rsidR="004308F6" w:rsidDel="00F121A1" w:rsidRDefault="004308F6" w:rsidP="004308F6">
            <w:pPr>
              <w:spacing w:before="100" w:after="100"/>
              <w:ind w:left="100" w:right="100"/>
              <w:rPr>
                <w:del w:id="63" w:author="Fabio Alberto Cruz Sanchez" w:date="2021-11-19T09:28:00Z"/>
              </w:rPr>
            </w:pPr>
            <w:del w:id="64"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EFEFEF"/>
            <w:tcMar>
              <w:top w:w="0" w:type="dxa"/>
              <w:left w:w="0" w:type="dxa"/>
              <w:bottom w:w="0" w:type="dxa"/>
              <w:right w:w="0" w:type="dxa"/>
            </w:tcMar>
            <w:vAlign w:val="center"/>
          </w:tcPr>
          <w:p w14:paraId="7630ECC0" w14:textId="368B8658" w:rsidR="004308F6" w:rsidDel="00F121A1" w:rsidRDefault="004308F6" w:rsidP="004308F6">
            <w:pPr>
              <w:spacing w:before="100" w:after="100"/>
              <w:ind w:left="100" w:right="100"/>
              <w:rPr>
                <w:del w:id="65" w:author="Fabio Alberto Cruz Sanchez" w:date="2021-11-19T09:28:00Z"/>
              </w:rPr>
            </w:pPr>
            <w:del w:id="66"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EFEFEF"/>
            <w:tcMar>
              <w:top w:w="0" w:type="dxa"/>
              <w:left w:w="0" w:type="dxa"/>
              <w:bottom w:w="0" w:type="dxa"/>
              <w:right w:w="0" w:type="dxa"/>
            </w:tcMar>
            <w:vAlign w:val="center"/>
          </w:tcPr>
          <w:p w14:paraId="4DF77F1B" w14:textId="1F99BB93" w:rsidR="004308F6" w:rsidDel="00F121A1" w:rsidRDefault="004308F6" w:rsidP="004308F6">
            <w:pPr>
              <w:spacing w:before="100" w:after="100"/>
              <w:ind w:left="100" w:right="100"/>
              <w:jc w:val="right"/>
              <w:rPr>
                <w:del w:id="67" w:author="Fabio Alberto Cruz Sanchez" w:date="2021-11-19T09:28:00Z"/>
              </w:rPr>
            </w:pPr>
            <w:del w:id="68"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EFEFEF"/>
            <w:tcMar>
              <w:top w:w="0" w:type="dxa"/>
              <w:left w:w="0" w:type="dxa"/>
              <w:bottom w:w="0" w:type="dxa"/>
              <w:right w:w="0" w:type="dxa"/>
            </w:tcMar>
            <w:vAlign w:val="center"/>
          </w:tcPr>
          <w:p w14:paraId="2AD4044E" w14:textId="726D0B6F" w:rsidR="004308F6" w:rsidDel="00F121A1" w:rsidRDefault="004308F6" w:rsidP="004308F6">
            <w:pPr>
              <w:spacing w:before="100" w:after="100"/>
              <w:ind w:left="100" w:right="100"/>
              <w:jc w:val="right"/>
              <w:rPr>
                <w:del w:id="69" w:author="Fabio Alberto Cruz Sanchez" w:date="2021-11-19T09:28:00Z"/>
              </w:rPr>
            </w:pPr>
            <w:del w:id="70"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EFEFEF"/>
            <w:tcMar>
              <w:top w:w="0" w:type="dxa"/>
              <w:left w:w="0" w:type="dxa"/>
              <w:bottom w:w="0" w:type="dxa"/>
              <w:right w:w="0" w:type="dxa"/>
            </w:tcMar>
          </w:tcPr>
          <w:p w14:paraId="22B5E17B" w14:textId="7E98DFDF" w:rsidR="004308F6" w:rsidRPr="002C0C60" w:rsidDel="00F121A1" w:rsidRDefault="004308F6" w:rsidP="004308F6">
            <w:pPr>
              <w:spacing w:before="100" w:after="100"/>
              <w:ind w:left="100" w:right="100"/>
              <w:jc w:val="right"/>
              <w:rPr>
                <w:del w:id="71" w:author="Fabio Alberto Cruz Sanchez" w:date="2021-11-19T09:28:00Z"/>
                <w:rFonts w:ascii="Helvetica" w:eastAsia="Helvetica" w:hAnsi="Helvetica" w:cs="Helvetica"/>
                <w:color w:val="FF0000"/>
                <w:sz w:val="20"/>
                <w:szCs w:val="20"/>
              </w:rPr>
            </w:pPr>
            <w:ins w:id="72" w:author="Diego" w:date="2021-11-17T17:49:00Z">
              <w:del w:id="73" w:author="Fabio Alberto Cruz Sanchez" w:date="2021-11-19T09:28:00Z">
                <w:r w:rsidRPr="004308F6" w:rsidDel="00F121A1">
                  <w:rPr>
                    <w:rFonts w:ascii="Helvetica" w:eastAsia="Helvetica" w:hAnsi="Helvetica" w:cs="Helvetica"/>
                    <w:color w:val="FF0000"/>
                    <w:sz w:val="20"/>
                    <w:szCs w:val="20"/>
                    <w:rPrChange w:id="74" w:author="Diego" w:date="2021-11-17T17:49:00Z">
                      <w:rPr/>
                    </w:rPrChange>
                  </w:rPr>
                  <w:delText>57.44</w:delText>
                </w:r>
              </w:del>
            </w:ins>
            <w:del w:id="75" w:author="Fabio Alberto Cruz Sanchez" w:date="2021-11-19T09:28:00Z">
              <w:r w:rsidRPr="004308F6" w:rsidDel="00F121A1">
                <w:rPr>
                  <w:rFonts w:ascii="Helvetica" w:eastAsia="Helvetica" w:hAnsi="Helvetica" w:cs="Helvetica"/>
                  <w:color w:val="FF0000"/>
                  <w:sz w:val="20"/>
                  <w:szCs w:val="20"/>
                </w:rPr>
                <w:delText>34.46</w:delText>
              </w:r>
            </w:del>
          </w:p>
        </w:tc>
        <w:tc>
          <w:tcPr>
            <w:tcW w:w="1080" w:type="dxa"/>
            <w:shd w:val="clear" w:color="auto" w:fill="EFEFEF"/>
            <w:tcMar>
              <w:top w:w="0" w:type="dxa"/>
              <w:left w:w="0" w:type="dxa"/>
              <w:bottom w:w="0" w:type="dxa"/>
              <w:right w:w="0" w:type="dxa"/>
            </w:tcMar>
            <w:vAlign w:val="center"/>
          </w:tcPr>
          <w:p w14:paraId="3697E78D" w14:textId="0421B2DA" w:rsidR="004308F6" w:rsidRPr="00CD6347" w:rsidDel="00F121A1" w:rsidRDefault="004308F6" w:rsidP="004308F6">
            <w:pPr>
              <w:spacing w:before="100" w:after="100"/>
              <w:ind w:left="100" w:right="100"/>
              <w:jc w:val="right"/>
              <w:rPr>
                <w:del w:id="76" w:author="Fabio Alberto Cruz Sanchez" w:date="2021-11-19T09:28:00Z"/>
              </w:rPr>
            </w:pPr>
            <w:del w:id="77" w:author="Fabio Alberto Cruz Sanchez" w:date="2021-11-19T09:28:00Z">
              <w:r w:rsidRPr="00CD6347" w:rsidDel="00F121A1">
                <w:rPr>
                  <w:rFonts w:ascii="Helvetica" w:eastAsia="Helvetica" w:hAnsi="Helvetica" w:cs="Helvetica"/>
                  <w:sz w:val="20"/>
                  <w:szCs w:val="20"/>
                </w:rPr>
                <w:delText>788.51</w:delText>
              </w:r>
            </w:del>
          </w:p>
        </w:tc>
      </w:tr>
      <w:tr w:rsidR="004308F6" w:rsidDel="00F121A1" w14:paraId="4487D919" w14:textId="7F06764C" w:rsidTr="00510250">
        <w:trPr>
          <w:cantSplit/>
          <w:jc w:val="center"/>
          <w:del w:id="78" w:author="Fabio Alberto Cruz Sanchez" w:date="2021-11-19T09:28:00Z"/>
        </w:trPr>
        <w:tc>
          <w:tcPr>
            <w:tcW w:w="1080" w:type="dxa"/>
            <w:shd w:val="clear" w:color="auto" w:fill="FFFFFF"/>
            <w:tcMar>
              <w:top w:w="0" w:type="dxa"/>
              <w:left w:w="0" w:type="dxa"/>
              <w:bottom w:w="0" w:type="dxa"/>
              <w:right w:w="0" w:type="dxa"/>
            </w:tcMar>
            <w:vAlign w:val="center"/>
          </w:tcPr>
          <w:p w14:paraId="5E395CD1" w14:textId="7D0E8EAC" w:rsidR="004308F6" w:rsidDel="00F121A1" w:rsidRDefault="004308F6" w:rsidP="004308F6">
            <w:pPr>
              <w:spacing w:before="100" w:after="100"/>
              <w:ind w:left="100" w:right="100"/>
              <w:rPr>
                <w:del w:id="79" w:author="Fabio Alberto Cruz Sanchez" w:date="2021-11-19T09:28:00Z"/>
              </w:rPr>
            </w:pPr>
            <w:del w:id="80"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FFFFFF"/>
            <w:tcMar>
              <w:top w:w="0" w:type="dxa"/>
              <w:left w:w="0" w:type="dxa"/>
              <w:bottom w:w="0" w:type="dxa"/>
              <w:right w:w="0" w:type="dxa"/>
            </w:tcMar>
            <w:vAlign w:val="center"/>
          </w:tcPr>
          <w:p w14:paraId="59AAB62F" w14:textId="1BA25527" w:rsidR="004308F6" w:rsidDel="00F121A1" w:rsidRDefault="004308F6" w:rsidP="004308F6">
            <w:pPr>
              <w:spacing w:before="100" w:after="100"/>
              <w:ind w:left="100" w:right="100"/>
              <w:rPr>
                <w:del w:id="81" w:author="Fabio Alberto Cruz Sanchez" w:date="2021-11-19T09:28:00Z"/>
              </w:rPr>
            </w:pPr>
            <w:del w:id="82"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FFFFFF"/>
            <w:tcMar>
              <w:top w:w="0" w:type="dxa"/>
              <w:left w:w="0" w:type="dxa"/>
              <w:bottom w:w="0" w:type="dxa"/>
              <w:right w:w="0" w:type="dxa"/>
            </w:tcMar>
            <w:vAlign w:val="center"/>
          </w:tcPr>
          <w:p w14:paraId="051C175F" w14:textId="282FA250" w:rsidR="004308F6" w:rsidDel="00F121A1" w:rsidRDefault="004308F6" w:rsidP="004308F6">
            <w:pPr>
              <w:spacing w:before="100" w:after="100"/>
              <w:ind w:left="100" w:right="100"/>
              <w:rPr>
                <w:del w:id="83" w:author="Fabio Alberto Cruz Sanchez" w:date="2021-11-19T09:28:00Z"/>
              </w:rPr>
            </w:pPr>
            <w:del w:id="84"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FFFFFF"/>
            <w:tcMar>
              <w:top w:w="0" w:type="dxa"/>
              <w:left w:w="0" w:type="dxa"/>
              <w:bottom w:w="0" w:type="dxa"/>
              <w:right w:w="0" w:type="dxa"/>
            </w:tcMar>
            <w:vAlign w:val="center"/>
          </w:tcPr>
          <w:p w14:paraId="21B95960" w14:textId="36951B23" w:rsidR="004308F6" w:rsidDel="00F121A1" w:rsidRDefault="004308F6" w:rsidP="004308F6">
            <w:pPr>
              <w:spacing w:before="100" w:after="100"/>
              <w:ind w:left="100" w:right="100"/>
              <w:jc w:val="right"/>
              <w:rPr>
                <w:del w:id="85" w:author="Fabio Alberto Cruz Sanchez" w:date="2021-11-19T09:28:00Z"/>
              </w:rPr>
            </w:pPr>
            <w:del w:id="86"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FFFFFF"/>
            <w:tcMar>
              <w:top w:w="0" w:type="dxa"/>
              <w:left w:w="0" w:type="dxa"/>
              <w:bottom w:w="0" w:type="dxa"/>
              <w:right w:w="0" w:type="dxa"/>
            </w:tcMar>
            <w:vAlign w:val="center"/>
          </w:tcPr>
          <w:p w14:paraId="5EA684C0" w14:textId="34856CEC" w:rsidR="004308F6" w:rsidDel="00F121A1" w:rsidRDefault="004308F6" w:rsidP="004308F6">
            <w:pPr>
              <w:spacing w:before="100" w:after="100"/>
              <w:ind w:left="100" w:right="100"/>
              <w:jc w:val="right"/>
              <w:rPr>
                <w:del w:id="87" w:author="Fabio Alberto Cruz Sanchez" w:date="2021-11-19T09:28:00Z"/>
              </w:rPr>
            </w:pPr>
            <w:del w:id="88"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353FA187" w14:textId="50811DFB" w:rsidR="004308F6" w:rsidRPr="002C0C60" w:rsidDel="00F121A1" w:rsidRDefault="004308F6" w:rsidP="004308F6">
            <w:pPr>
              <w:spacing w:before="100" w:after="100"/>
              <w:ind w:left="100" w:right="100"/>
              <w:jc w:val="right"/>
              <w:rPr>
                <w:del w:id="89" w:author="Fabio Alberto Cruz Sanchez" w:date="2021-11-19T09:28:00Z"/>
                <w:rFonts w:ascii="Helvetica" w:eastAsia="Helvetica" w:hAnsi="Helvetica" w:cs="Helvetica"/>
                <w:color w:val="FF0000"/>
                <w:sz w:val="20"/>
                <w:szCs w:val="20"/>
              </w:rPr>
            </w:pPr>
            <w:ins w:id="90" w:author="Diego" w:date="2021-11-17T17:49:00Z">
              <w:del w:id="91" w:author="Fabio Alberto Cruz Sanchez" w:date="2021-11-19T09:28:00Z">
                <w:r w:rsidRPr="004308F6" w:rsidDel="00F121A1">
                  <w:rPr>
                    <w:rFonts w:ascii="Helvetica" w:eastAsia="Helvetica" w:hAnsi="Helvetica" w:cs="Helvetica"/>
                    <w:color w:val="FF0000"/>
                    <w:sz w:val="20"/>
                    <w:szCs w:val="20"/>
                    <w:rPrChange w:id="92" w:author="Diego" w:date="2021-11-17T17:49:00Z">
                      <w:rPr/>
                    </w:rPrChange>
                  </w:rPr>
                  <w:delText>55.38</w:delText>
                </w:r>
              </w:del>
            </w:ins>
            <w:del w:id="93" w:author="Fabio Alberto Cruz Sanchez" w:date="2021-11-19T09:28:00Z">
              <w:r w:rsidRPr="004308F6" w:rsidDel="00F121A1">
                <w:rPr>
                  <w:rFonts w:ascii="Helvetica" w:eastAsia="Helvetica" w:hAnsi="Helvetica" w:cs="Helvetica"/>
                  <w:color w:val="FF0000"/>
                  <w:sz w:val="20"/>
                  <w:szCs w:val="20"/>
                </w:rPr>
                <w:delText>55.38</w:delText>
              </w:r>
            </w:del>
          </w:p>
        </w:tc>
        <w:tc>
          <w:tcPr>
            <w:tcW w:w="1080" w:type="dxa"/>
            <w:shd w:val="clear" w:color="auto" w:fill="FFFFFF"/>
            <w:tcMar>
              <w:top w:w="0" w:type="dxa"/>
              <w:left w:w="0" w:type="dxa"/>
              <w:bottom w:w="0" w:type="dxa"/>
              <w:right w:w="0" w:type="dxa"/>
            </w:tcMar>
            <w:vAlign w:val="center"/>
          </w:tcPr>
          <w:p w14:paraId="65248179" w14:textId="23BC0487" w:rsidR="004308F6" w:rsidRPr="00CD6347" w:rsidDel="00F121A1" w:rsidRDefault="004308F6" w:rsidP="004308F6">
            <w:pPr>
              <w:spacing w:before="100" w:after="100"/>
              <w:ind w:left="100" w:right="100"/>
              <w:jc w:val="right"/>
              <w:rPr>
                <w:del w:id="94" w:author="Fabio Alberto Cruz Sanchez" w:date="2021-11-19T09:28:00Z"/>
              </w:rPr>
            </w:pPr>
            <w:del w:id="95" w:author="Fabio Alberto Cruz Sanchez" w:date="2021-11-19T09:28:00Z">
              <w:r w:rsidRPr="00CD6347" w:rsidDel="00F121A1">
                <w:rPr>
                  <w:rFonts w:ascii="Helvetica" w:eastAsia="Helvetica" w:hAnsi="Helvetica" w:cs="Helvetica"/>
                  <w:sz w:val="20"/>
                  <w:szCs w:val="20"/>
                </w:rPr>
                <w:delText>1,143.72</w:delText>
              </w:r>
            </w:del>
          </w:p>
        </w:tc>
      </w:tr>
      <w:tr w:rsidR="004308F6" w:rsidDel="00F121A1" w14:paraId="7752A7B1" w14:textId="0DF31DF5" w:rsidTr="00510250">
        <w:trPr>
          <w:cantSplit/>
          <w:jc w:val="center"/>
          <w:del w:id="96" w:author="Fabio Alberto Cruz Sanchez" w:date="2021-11-19T09:28:00Z"/>
        </w:trPr>
        <w:tc>
          <w:tcPr>
            <w:tcW w:w="1080" w:type="dxa"/>
            <w:shd w:val="clear" w:color="auto" w:fill="EFEFEF"/>
            <w:tcMar>
              <w:top w:w="0" w:type="dxa"/>
              <w:left w:w="0" w:type="dxa"/>
              <w:bottom w:w="0" w:type="dxa"/>
              <w:right w:w="0" w:type="dxa"/>
            </w:tcMar>
            <w:vAlign w:val="center"/>
          </w:tcPr>
          <w:p w14:paraId="2AA05B44" w14:textId="1B6C4B96" w:rsidR="004308F6" w:rsidDel="00F121A1" w:rsidRDefault="004308F6" w:rsidP="004308F6">
            <w:pPr>
              <w:spacing w:before="100" w:after="100"/>
              <w:ind w:left="100" w:right="100"/>
              <w:rPr>
                <w:del w:id="97" w:author="Fabio Alberto Cruz Sanchez" w:date="2021-11-19T09:28:00Z"/>
              </w:rPr>
            </w:pPr>
            <w:del w:id="98"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EFEFEF"/>
            <w:tcMar>
              <w:top w:w="0" w:type="dxa"/>
              <w:left w:w="0" w:type="dxa"/>
              <w:bottom w:w="0" w:type="dxa"/>
              <w:right w:w="0" w:type="dxa"/>
            </w:tcMar>
            <w:vAlign w:val="center"/>
          </w:tcPr>
          <w:p w14:paraId="64DA089B" w14:textId="23B92D7A" w:rsidR="004308F6" w:rsidDel="00F121A1" w:rsidRDefault="004308F6" w:rsidP="004308F6">
            <w:pPr>
              <w:spacing w:before="100" w:after="100"/>
              <w:ind w:left="100" w:right="100"/>
              <w:rPr>
                <w:del w:id="99" w:author="Fabio Alberto Cruz Sanchez" w:date="2021-11-19T09:28:00Z"/>
              </w:rPr>
            </w:pPr>
            <w:del w:id="100"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EFEFEF"/>
            <w:tcMar>
              <w:top w:w="0" w:type="dxa"/>
              <w:left w:w="0" w:type="dxa"/>
              <w:bottom w:w="0" w:type="dxa"/>
              <w:right w:w="0" w:type="dxa"/>
            </w:tcMar>
            <w:vAlign w:val="center"/>
          </w:tcPr>
          <w:p w14:paraId="1B891866" w14:textId="693F8EBF" w:rsidR="004308F6" w:rsidDel="00F121A1" w:rsidRDefault="004308F6" w:rsidP="004308F6">
            <w:pPr>
              <w:spacing w:before="100" w:after="100"/>
              <w:ind w:left="100" w:right="100"/>
              <w:rPr>
                <w:del w:id="101" w:author="Fabio Alberto Cruz Sanchez" w:date="2021-11-19T09:28:00Z"/>
              </w:rPr>
            </w:pPr>
            <w:del w:id="102"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EFEFEF"/>
            <w:tcMar>
              <w:top w:w="0" w:type="dxa"/>
              <w:left w:w="0" w:type="dxa"/>
              <w:bottom w:w="0" w:type="dxa"/>
              <w:right w:w="0" w:type="dxa"/>
            </w:tcMar>
            <w:vAlign w:val="center"/>
          </w:tcPr>
          <w:p w14:paraId="7579BEB8" w14:textId="25626D02" w:rsidR="004308F6" w:rsidDel="00F121A1" w:rsidRDefault="004308F6" w:rsidP="004308F6">
            <w:pPr>
              <w:spacing w:before="100" w:after="100"/>
              <w:ind w:left="100" w:right="100"/>
              <w:jc w:val="right"/>
              <w:rPr>
                <w:del w:id="103" w:author="Fabio Alberto Cruz Sanchez" w:date="2021-11-19T09:28:00Z"/>
              </w:rPr>
            </w:pPr>
            <w:del w:id="104"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EFEFEF"/>
            <w:tcMar>
              <w:top w:w="0" w:type="dxa"/>
              <w:left w:w="0" w:type="dxa"/>
              <w:bottom w:w="0" w:type="dxa"/>
              <w:right w:w="0" w:type="dxa"/>
            </w:tcMar>
            <w:vAlign w:val="center"/>
          </w:tcPr>
          <w:p w14:paraId="5A96857D" w14:textId="356B879B" w:rsidR="004308F6" w:rsidDel="00F121A1" w:rsidRDefault="004308F6" w:rsidP="004308F6">
            <w:pPr>
              <w:spacing w:before="100" w:after="100"/>
              <w:ind w:left="100" w:right="100"/>
              <w:jc w:val="right"/>
              <w:rPr>
                <w:del w:id="105" w:author="Fabio Alberto Cruz Sanchez" w:date="2021-11-19T09:28:00Z"/>
              </w:rPr>
            </w:pPr>
            <w:del w:id="106"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5B8BF4EF" w14:textId="6A1215A3" w:rsidR="004308F6" w:rsidRPr="002C0C60" w:rsidDel="00F121A1" w:rsidRDefault="004308F6" w:rsidP="004308F6">
            <w:pPr>
              <w:spacing w:before="100" w:after="100"/>
              <w:ind w:left="100" w:right="100"/>
              <w:jc w:val="right"/>
              <w:rPr>
                <w:del w:id="107" w:author="Fabio Alberto Cruz Sanchez" w:date="2021-11-19T09:28:00Z"/>
                <w:rFonts w:ascii="Helvetica" w:eastAsia="Helvetica" w:hAnsi="Helvetica" w:cs="Helvetica"/>
                <w:color w:val="FF0000"/>
                <w:sz w:val="20"/>
                <w:szCs w:val="20"/>
              </w:rPr>
            </w:pPr>
            <w:ins w:id="108" w:author="Diego" w:date="2021-11-17T17:49:00Z">
              <w:del w:id="109" w:author="Fabio Alberto Cruz Sanchez" w:date="2021-11-19T09:28:00Z">
                <w:r w:rsidRPr="004308F6" w:rsidDel="00F121A1">
                  <w:rPr>
                    <w:rFonts w:ascii="Helvetica" w:eastAsia="Helvetica" w:hAnsi="Helvetica" w:cs="Helvetica"/>
                    <w:color w:val="FF0000"/>
                    <w:sz w:val="20"/>
                    <w:szCs w:val="20"/>
                    <w:rPrChange w:id="110" w:author="Diego" w:date="2021-11-17T17:49:00Z">
                      <w:rPr/>
                    </w:rPrChange>
                  </w:rPr>
                  <w:delText>55.69</w:delText>
                </w:r>
              </w:del>
            </w:ins>
            <w:del w:id="111" w:author="Fabio Alberto Cruz Sanchez" w:date="2021-11-19T09:28:00Z">
              <w:r w:rsidRPr="004308F6" w:rsidDel="00F121A1">
                <w:rPr>
                  <w:rFonts w:ascii="Helvetica" w:eastAsia="Helvetica" w:hAnsi="Helvetica" w:cs="Helvetica"/>
                  <w:color w:val="FF0000"/>
                  <w:sz w:val="20"/>
                  <w:szCs w:val="20"/>
                </w:rPr>
                <w:delText>55.69</w:delText>
              </w:r>
            </w:del>
          </w:p>
        </w:tc>
        <w:tc>
          <w:tcPr>
            <w:tcW w:w="1080" w:type="dxa"/>
            <w:shd w:val="clear" w:color="auto" w:fill="EFEFEF"/>
            <w:tcMar>
              <w:top w:w="0" w:type="dxa"/>
              <w:left w:w="0" w:type="dxa"/>
              <w:bottom w:w="0" w:type="dxa"/>
              <w:right w:w="0" w:type="dxa"/>
            </w:tcMar>
            <w:vAlign w:val="center"/>
          </w:tcPr>
          <w:p w14:paraId="23405D93" w14:textId="4F80741B" w:rsidR="004308F6" w:rsidRPr="00CD6347" w:rsidDel="00F121A1" w:rsidRDefault="004308F6" w:rsidP="004308F6">
            <w:pPr>
              <w:spacing w:before="100" w:after="100"/>
              <w:ind w:left="100" w:right="100"/>
              <w:jc w:val="right"/>
              <w:rPr>
                <w:del w:id="112" w:author="Fabio Alberto Cruz Sanchez" w:date="2021-11-19T09:28:00Z"/>
              </w:rPr>
            </w:pPr>
            <w:del w:id="113" w:author="Fabio Alberto Cruz Sanchez" w:date="2021-11-19T09:28:00Z">
              <w:r w:rsidRPr="00CD6347" w:rsidDel="00F121A1">
                <w:rPr>
                  <w:rFonts w:ascii="Helvetica" w:eastAsia="Helvetica" w:hAnsi="Helvetica" w:cs="Helvetica"/>
                  <w:sz w:val="20"/>
                  <w:szCs w:val="20"/>
                </w:rPr>
                <w:delText>1,160.47</w:delText>
              </w:r>
            </w:del>
          </w:p>
        </w:tc>
      </w:tr>
      <w:tr w:rsidR="004308F6" w:rsidDel="00F121A1" w14:paraId="2DE3A071" w14:textId="6F6E06BE" w:rsidTr="00510250">
        <w:trPr>
          <w:cantSplit/>
          <w:jc w:val="center"/>
          <w:del w:id="114" w:author="Fabio Alberto Cruz Sanchez" w:date="2021-11-19T09:28:00Z"/>
        </w:trPr>
        <w:tc>
          <w:tcPr>
            <w:tcW w:w="1080" w:type="dxa"/>
            <w:shd w:val="clear" w:color="auto" w:fill="FFFFFF"/>
            <w:tcMar>
              <w:top w:w="0" w:type="dxa"/>
              <w:left w:w="0" w:type="dxa"/>
              <w:bottom w:w="0" w:type="dxa"/>
              <w:right w:w="0" w:type="dxa"/>
            </w:tcMar>
            <w:vAlign w:val="center"/>
          </w:tcPr>
          <w:p w14:paraId="38F82298" w14:textId="652AC694" w:rsidR="004308F6" w:rsidDel="00F121A1" w:rsidRDefault="004308F6" w:rsidP="004308F6">
            <w:pPr>
              <w:spacing w:before="100" w:after="100"/>
              <w:ind w:left="100" w:right="100"/>
              <w:rPr>
                <w:del w:id="115" w:author="Fabio Alberto Cruz Sanchez" w:date="2021-11-19T09:28:00Z"/>
              </w:rPr>
            </w:pPr>
            <w:del w:id="116"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FFFFFF"/>
            <w:tcMar>
              <w:top w:w="0" w:type="dxa"/>
              <w:left w:w="0" w:type="dxa"/>
              <w:bottom w:w="0" w:type="dxa"/>
              <w:right w:w="0" w:type="dxa"/>
            </w:tcMar>
            <w:vAlign w:val="center"/>
          </w:tcPr>
          <w:p w14:paraId="2253ED46" w14:textId="68A4F638" w:rsidR="004308F6" w:rsidDel="00F121A1" w:rsidRDefault="004308F6" w:rsidP="004308F6">
            <w:pPr>
              <w:spacing w:before="100" w:after="100"/>
              <w:ind w:left="100" w:right="100"/>
              <w:rPr>
                <w:del w:id="117" w:author="Fabio Alberto Cruz Sanchez" w:date="2021-11-19T09:28:00Z"/>
              </w:rPr>
            </w:pPr>
            <w:del w:id="118"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FFFFFF"/>
            <w:tcMar>
              <w:top w:w="0" w:type="dxa"/>
              <w:left w:w="0" w:type="dxa"/>
              <w:bottom w:w="0" w:type="dxa"/>
              <w:right w:w="0" w:type="dxa"/>
            </w:tcMar>
            <w:vAlign w:val="center"/>
          </w:tcPr>
          <w:p w14:paraId="08C257EC" w14:textId="169B4351" w:rsidR="004308F6" w:rsidDel="00F121A1" w:rsidRDefault="004308F6" w:rsidP="004308F6">
            <w:pPr>
              <w:spacing w:before="100" w:after="100"/>
              <w:ind w:left="100" w:right="100"/>
              <w:rPr>
                <w:del w:id="119" w:author="Fabio Alberto Cruz Sanchez" w:date="2021-11-19T09:28:00Z"/>
              </w:rPr>
            </w:pPr>
            <w:del w:id="120"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FFFFFF"/>
            <w:tcMar>
              <w:top w:w="0" w:type="dxa"/>
              <w:left w:w="0" w:type="dxa"/>
              <w:bottom w:w="0" w:type="dxa"/>
              <w:right w:w="0" w:type="dxa"/>
            </w:tcMar>
            <w:vAlign w:val="center"/>
          </w:tcPr>
          <w:p w14:paraId="22B3A2C5" w14:textId="0315290A" w:rsidR="004308F6" w:rsidDel="00F121A1" w:rsidRDefault="004308F6" w:rsidP="004308F6">
            <w:pPr>
              <w:spacing w:before="100" w:after="100"/>
              <w:ind w:left="100" w:right="100"/>
              <w:jc w:val="right"/>
              <w:rPr>
                <w:del w:id="121" w:author="Fabio Alberto Cruz Sanchez" w:date="2021-11-19T09:28:00Z"/>
              </w:rPr>
            </w:pPr>
            <w:del w:id="122"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FFFFFF"/>
            <w:tcMar>
              <w:top w:w="0" w:type="dxa"/>
              <w:left w:w="0" w:type="dxa"/>
              <w:bottom w:w="0" w:type="dxa"/>
              <w:right w:w="0" w:type="dxa"/>
            </w:tcMar>
            <w:vAlign w:val="center"/>
          </w:tcPr>
          <w:p w14:paraId="60783595" w14:textId="2B660A97" w:rsidR="004308F6" w:rsidDel="00F121A1" w:rsidRDefault="004308F6" w:rsidP="004308F6">
            <w:pPr>
              <w:spacing w:before="100" w:after="100"/>
              <w:ind w:left="100" w:right="100"/>
              <w:jc w:val="right"/>
              <w:rPr>
                <w:del w:id="123" w:author="Fabio Alberto Cruz Sanchez" w:date="2021-11-19T09:28:00Z"/>
              </w:rPr>
            </w:pPr>
            <w:del w:id="124"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7EAC830C" w14:textId="0C8055EE" w:rsidR="004308F6" w:rsidRPr="002C0C60" w:rsidDel="00F121A1" w:rsidRDefault="004308F6" w:rsidP="004308F6">
            <w:pPr>
              <w:spacing w:before="100" w:after="100"/>
              <w:ind w:left="100" w:right="100"/>
              <w:jc w:val="right"/>
              <w:rPr>
                <w:del w:id="125" w:author="Fabio Alberto Cruz Sanchez" w:date="2021-11-19T09:28:00Z"/>
                <w:rFonts w:ascii="Helvetica" w:eastAsia="Helvetica" w:hAnsi="Helvetica" w:cs="Helvetica"/>
                <w:color w:val="FF0000"/>
                <w:sz w:val="20"/>
                <w:szCs w:val="20"/>
              </w:rPr>
            </w:pPr>
            <w:ins w:id="126" w:author="Diego" w:date="2021-11-17T17:49:00Z">
              <w:del w:id="127" w:author="Fabio Alberto Cruz Sanchez" w:date="2021-11-19T09:28:00Z">
                <w:r w:rsidRPr="004308F6" w:rsidDel="00F121A1">
                  <w:rPr>
                    <w:rFonts w:ascii="Helvetica" w:eastAsia="Helvetica" w:hAnsi="Helvetica" w:cs="Helvetica"/>
                    <w:color w:val="FF0000"/>
                    <w:sz w:val="20"/>
                    <w:szCs w:val="20"/>
                    <w:rPrChange w:id="128" w:author="Diego" w:date="2021-11-17T17:49:00Z">
                      <w:rPr/>
                    </w:rPrChange>
                  </w:rPr>
                  <w:delText>58.62</w:delText>
                </w:r>
              </w:del>
            </w:ins>
            <w:del w:id="129" w:author="Fabio Alberto Cruz Sanchez" w:date="2021-11-19T09:28:00Z">
              <w:r w:rsidRPr="004308F6" w:rsidDel="00F121A1">
                <w:rPr>
                  <w:rFonts w:ascii="Helvetica" w:eastAsia="Helvetica" w:hAnsi="Helvetica" w:cs="Helvetica"/>
                  <w:color w:val="FF0000"/>
                  <w:sz w:val="20"/>
                  <w:szCs w:val="20"/>
                </w:rPr>
                <w:delText>58.62</w:delText>
              </w:r>
            </w:del>
          </w:p>
        </w:tc>
        <w:tc>
          <w:tcPr>
            <w:tcW w:w="1080" w:type="dxa"/>
            <w:shd w:val="clear" w:color="auto" w:fill="FFFFFF"/>
            <w:tcMar>
              <w:top w:w="0" w:type="dxa"/>
              <w:left w:w="0" w:type="dxa"/>
              <w:bottom w:w="0" w:type="dxa"/>
              <w:right w:w="0" w:type="dxa"/>
            </w:tcMar>
            <w:vAlign w:val="center"/>
          </w:tcPr>
          <w:p w14:paraId="3B2C4F1B" w14:textId="2350D7A8" w:rsidR="004308F6" w:rsidRPr="00CD6347" w:rsidDel="00F121A1" w:rsidRDefault="004308F6" w:rsidP="004308F6">
            <w:pPr>
              <w:spacing w:before="100" w:after="100"/>
              <w:ind w:left="100" w:right="100"/>
              <w:jc w:val="right"/>
              <w:rPr>
                <w:del w:id="130" w:author="Fabio Alberto Cruz Sanchez" w:date="2021-11-19T09:28:00Z"/>
              </w:rPr>
            </w:pPr>
            <w:del w:id="131" w:author="Fabio Alberto Cruz Sanchez" w:date="2021-11-19T09:28:00Z">
              <w:r w:rsidRPr="00CD6347" w:rsidDel="00F121A1">
                <w:rPr>
                  <w:rFonts w:ascii="Helvetica" w:eastAsia="Helvetica" w:hAnsi="Helvetica" w:cs="Helvetica"/>
                  <w:sz w:val="20"/>
                  <w:szCs w:val="20"/>
                </w:rPr>
                <w:delText>1,127.84</w:delText>
              </w:r>
            </w:del>
          </w:p>
        </w:tc>
      </w:tr>
      <w:tr w:rsidR="004308F6" w:rsidDel="00F121A1" w14:paraId="67B97FFF" w14:textId="125906D3" w:rsidTr="00510250">
        <w:trPr>
          <w:cantSplit/>
          <w:jc w:val="center"/>
          <w:del w:id="132" w:author="Fabio Alberto Cruz Sanchez" w:date="2021-11-19T09:28:00Z"/>
        </w:trPr>
        <w:tc>
          <w:tcPr>
            <w:tcW w:w="1080" w:type="dxa"/>
            <w:shd w:val="clear" w:color="auto" w:fill="EFEFEF"/>
            <w:tcMar>
              <w:top w:w="0" w:type="dxa"/>
              <w:left w:w="0" w:type="dxa"/>
              <w:bottom w:w="0" w:type="dxa"/>
              <w:right w:w="0" w:type="dxa"/>
            </w:tcMar>
            <w:vAlign w:val="center"/>
          </w:tcPr>
          <w:p w14:paraId="108EDC88" w14:textId="531E0B8B" w:rsidR="004308F6" w:rsidDel="00F121A1" w:rsidRDefault="004308F6" w:rsidP="004308F6">
            <w:pPr>
              <w:spacing w:before="100" w:after="100"/>
              <w:ind w:left="100" w:right="100"/>
              <w:rPr>
                <w:del w:id="133" w:author="Fabio Alberto Cruz Sanchez" w:date="2021-11-19T09:28:00Z"/>
              </w:rPr>
            </w:pPr>
            <w:del w:id="134"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EFEFEF"/>
            <w:tcMar>
              <w:top w:w="0" w:type="dxa"/>
              <w:left w:w="0" w:type="dxa"/>
              <w:bottom w:w="0" w:type="dxa"/>
              <w:right w:w="0" w:type="dxa"/>
            </w:tcMar>
            <w:vAlign w:val="center"/>
          </w:tcPr>
          <w:p w14:paraId="53AEF9D6" w14:textId="1CD1030E" w:rsidR="004308F6" w:rsidDel="00F121A1" w:rsidRDefault="004308F6" w:rsidP="004308F6">
            <w:pPr>
              <w:spacing w:before="100" w:after="100"/>
              <w:ind w:left="100" w:right="100"/>
              <w:rPr>
                <w:del w:id="135" w:author="Fabio Alberto Cruz Sanchez" w:date="2021-11-19T09:28:00Z"/>
              </w:rPr>
            </w:pPr>
            <w:del w:id="136"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EFEFEF"/>
            <w:tcMar>
              <w:top w:w="0" w:type="dxa"/>
              <w:left w:w="0" w:type="dxa"/>
              <w:bottom w:w="0" w:type="dxa"/>
              <w:right w:w="0" w:type="dxa"/>
            </w:tcMar>
            <w:vAlign w:val="center"/>
          </w:tcPr>
          <w:p w14:paraId="7AB37BED" w14:textId="4DE91F50" w:rsidR="004308F6" w:rsidDel="00F121A1" w:rsidRDefault="004308F6" w:rsidP="004308F6">
            <w:pPr>
              <w:spacing w:before="100" w:after="100"/>
              <w:ind w:left="100" w:right="100"/>
              <w:rPr>
                <w:del w:id="137" w:author="Fabio Alberto Cruz Sanchez" w:date="2021-11-19T09:28:00Z"/>
              </w:rPr>
            </w:pPr>
            <w:del w:id="138"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EFEFEF"/>
            <w:tcMar>
              <w:top w:w="0" w:type="dxa"/>
              <w:left w:w="0" w:type="dxa"/>
              <w:bottom w:w="0" w:type="dxa"/>
              <w:right w:w="0" w:type="dxa"/>
            </w:tcMar>
            <w:vAlign w:val="center"/>
          </w:tcPr>
          <w:p w14:paraId="52A63699" w14:textId="0B7289C4" w:rsidR="004308F6" w:rsidDel="00F121A1" w:rsidRDefault="004308F6" w:rsidP="004308F6">
            <w:pPr>
              <w:spacing w:before="100" w:after="100"/>
              <w:ind w:left="100" w:right="100"/>
              <w:jc w:val="right"/>
              <w:rPr>
                <w:del w:id="139" w:author="Fabio Alberto Cruz Sanchez" w:date="2021-11-19T09:28:00Z"/>
              </w:rPr>
            </w:pPr>
            <w:del w:id="140"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EFEFEF"/>
            <w:tcMar>
              <w:top w:w="0" w:type="dxa"/>
              <w:left w:w="0" w:type="dxa"/>
              <w:bottom w:w="0" w:type="dxa"/>
              <w:right w:w="0" w:type="dxa"/>
            </w:tcMar>
            <w:vAlign w:val="center"/>
          </w:tcPr>
          <w:p w14:paraId="4D895D07" w14:textId="7CD1ACFF" w:rsidR="004308F6" w:rsidDel="00F121A1" w:rsidRDefault="004308F6" w:rsidP="004308F6">
            <w:pPr>
              <w:spacing w:before="100" w:after="100"/>
              <w:ind w:left="100" w:right="100"/>
              <w:jc w:val="right"/>
              <w:rPr>
                <w:del w:id="141" w:author="Fabio Alberto Cruz Sanchez" w:date="2021-11-19T09:28:00Z"/>
              </w:rPr>
            </w:pPr>
            <w:del w:id="142"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29C2C064" w14:textId="5354197F" w:rsidR="004308F6" w:rsidRPr="002C0C60" w:rsidDel="00F121A1" w:rsidRDefault="004308F6" w:rsidP="004308F6">
            <w:pPr>
              <w:spacing w:before="100" w:after="100"/>
              <w:ind w:left="100" w:right="100"/>
              <w:jc w:val="right"/>
              <w:rPr>
                <w:del w:id="143" w:author="Fabio Alberto Cruz Sanchez" w:date="2021-11-19T09:28:00Z"/>
                <w:rFonts w:ascii="Helvetica" w:eastAsia="Helvetica" w:hAnsi="Helvetica" w:cs="Helvetica"/>
                <w:color w:val="FF0000"/>
                <w:sz w:val="20"/>
                <w:szCs w:val="20"/>
              </w:rPr>
            </w:pPr>
            <w:ins w:id="144" w:author="Diego" w:date="2021-11-17T17:49:00Z">
              <w:del w:id="145" w:author="Fabio Alberto Cruz Sanchez" w:date="2021-11-19T09:28:00Z">
                <w:r w:rsidRPr="004308F6" w:rsidDel="00F121A1">
                  <w:rPr>
                    <w:rFonts w:ascii="Helvetica" w:eastAsia="Helvetica" w:hAnsi="Helvetica" w:cs="Helvetica"/>
                    <w:color w:val="FF0000"/>
                    <w:sz w:val="20"/>
                    <w:szCs w:val="20"/>
                    <w:rPrChange w:id="146" w:author="Diego" w:date="2021-11-17T17:49:00Z">
                      <w:rPr/>
                    </w:rPrChange>
                  </w:rPr>
                  <w:delText>58.31</w:delText>
                </w:r>
              </w:del>
            </w:ins>
            <w:del w:id="147" w:author="Fabio Alberto Cruz Sanchez" w:date="2021-11-19T09:28:00Z">
              <w:r w:rsidRPr="004308F6" w:rsidDel="00F121A1">
                <w:rPr>
                  <w:rFonts w:ascii="Helvetica" w:eastAsia="Helvetica" w:hAnsi="Helvetica" w:cs="Helvetica"/>
                  <w:color w:val="FF0000"/>
                  <w:sz w:val="20"/>
                  <w:szCs w:val="20"/>
                </w:rPr>
                <w:delText>58.31</w:delText>
              </w:r>
            </w:del>
          </w:p>
        </w:tc>
        <w:tc>
          <w:tcPr>
            <w:tcW w:w="1080" w:type="dxa"/>
            <w:shd w:val="clear" w:color="auto" w:fill="EFEFEF"/>
            <w:tcMar>
              <w:top w:w="0" w:type="dxa"/>
              <w:left w:w="0" w:type="dxa"/>
              <w:bottom w:w="0" w:type="dxa"/>
              <w:right w:w="0" w:type="dxa"/>
            </w:tcMar>
            <w:vAlign w:val="center"/>
          </w:tcPr>
          <w:p w14:paraId="2F5B96EB" w14:textId="5C505EFD" w:rsidR="004308F6" w:rsidRPr="00CD6347" w:rsidDel="00F121A1" w:rsidRDefault="004308F6" w:rsidP="004308F6">
            <w:pPr>
              <w:spacing w:before="100" w:after="100"/>
              <w:ind w:left="100" w:right="100"/>
              <w:jc w:val="right"/>
              <w:rPr>
                <w:del w:id="148" w:author="Fabio Alberto Cruz Sanchez" w:date="2021-11-19T09:28:00Z"/>
              </w:rPr>
            </w:pPr>
            <w:del w:id="149" w:author="Fabio Alberto Cruz Sanchez" w:date="2021-11-19T09:28:00Z">
              <w:r w:rsidRPr="00CD6347" w:rsidDel="00F121A1">
                <w:rPr>
                  <w:rFonts w:ascii="Helvetica" w:eastAsia="Helvetica" w:hAnsi="Helvetica" w:cs="Helvetica"/>
                  <w:sz w:val="20"/>
                  <w:szCs w:val="20"/>
                </w:rPr>
                <w:delText>1,132.18</w:delText>
              </w:r>
            </w:del>
          </w:p>
        </w:tc>
      </w:tr>
      <w:tr w:rsidR="004308F6" w:rsidDel="00F121A1" w14:paraId="3CAF2C6D" w14:textId="48A89720" w:rsidTr="00510250">
        <w:trPr>
          <w:cantSplit/>
          <w:jc w:val="center"/>
          <w:del w:id="150" w:author="Fabio Alberto Cruz Sanchez" w:date="2021-11-19T09:28:00Z"/>
        </w:trPr>
        <w:tc>
          <w:tcPr>
            <w:tcW w:w="1080" w:type="dxa"/>
            <w:shd w:val="clear" w:color="auto" w:fill="FFFFFF"/>
            <w:tcMar>
              <w:top w:w="0" w:type="dxa"/>
              <w:left w:w="0" w:type="dxa"/>
              <w:bottom w:w="0" w:type="dxa"/>
              <w:right w:w="0" w:type="dxa"/>
            </w:tcMar>
            <w:vAlign w:val="center"/>
          </w:tcPr>
          <w:p w14:paraId="5270568B" w14:textId="2B2F5234" w:rsidR="004308F6" w:rsidDel="00F121A1" w:rsidRDefault="004308F6" w:rsidP="004308F6">
            <w:pPr>
              <w:spacing w:before="100" w:after="100"/>
              <w:ind w:left="100" w:right="100"/>
              <w:rPr>
                <w:del w:id="151" w:author="Fabio Alberto Cruz Sanchez" w:date="2021-11-19T09:28:00Z"/>
              </w:rPr>
            </w:pPr>
            <w:del w:id="152" w:author="Fabio Alberto Cruz Sanchez" w:date="2021-11-19T09:28:00Z">
              <w:r w:rsidDel="00F121A1">
                <w:rPr>
                  <w:rFonts w:ascii="Helvetica" w:eastAsia="Helvetica" w:hAnsi="Helvetica" w:cs="Helvetica"/>
                  <w:color w:val="000000"/>
                  <w:sz w:val="20"/>
                  <w:szCs w:val="20"/>
                </w:rPr>
                <w:delText>Virgin</w:delText>
              </w:r>
            </w:del>
          </w:p>
        </w:tc>
        <w:tc>
          <w:tcPr>
            <w:tcW w:w="1080" w:type="dxa"/>
            <w:shd w:val="clear" w:color="auto" w:fill="FFFFFF"/>
            <w:tcMar>
              <w:top w:w="0" w:type="dxa"/>
              <w:left w:w="0" w:type="dxa"/>
              <w:bottom w:w="0" w:type="dxa"/>
              <w:right w:w="0" w:type="dxa"/>
            </w:tcMar>
            <w:vAlign w:val="center"/>
          </w:tcPr>
          <w:p w14:paraId="3AB4E478" w14:textId="04C0AF7E" w:rsidR="004308F6" w:rsidDel="00F121A1" w:rsidRDefault="004308F6" w:rsidP="004308F6">
            <w:pPr>
              <w:spacing w:before="100" w:after="100"/>
              <w:ind w:left="100" w:right="100"/>
              <w:rPr>
                <w:del w:id="153" w:author="Fabio Alberto Cruz Sanchez" w:date="2021-11-19T09:28:00Z"/>
              </w:rPr>
            </w:pPr>
            <w:del w:id="154"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FFFFFF"/>
            <w:tcMar>
              <w:top w:w="0" w:type="dxa"/>
              <w:left w:w="0" w:type="dxa"/>
              <w:bottom w:w="0" w:type="dxa"/>
              <w:right w:w="0" w:type="dxa"/>
            </w:tcMar>
            <w:vAlign w:val="center"/>
          </w:tcPr>
          <w:p w14:paraId="48AD9E7E" w14:textId="33ED6821" w:rsidR="004308F6" w:rsidDel="00F121A1" w:rsidRDefault="004308F6" w:rsidP="004308F6">
            <w:pPr>
              <w:spacing w:before="100" w:after="100"/>
              <w:ind w:left="100" w:right="100"/>
              <w:rPr>
                <w:del w:id="155" w:author="Fabio Alberto Cruz Sanchez" w:date="2021-11-19T09:28:00Z"/>
              </w:rPr>
            </w:pPr>
            <w:del w:id="156"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FFFFFF"/>
            <w:tcMar>
              <w:top w:w="0" w:type="dxa"/>
              <w:left w:w="0" w:type="dxa"/>
              <w:bottom w:w="0" w:type="dxa"/>
              <w:right w:w="0" w:type="dxa"/>
            </w:tcMar>
            <w:vAlign w:val="center"/>
          </w:tcPr>
          <w:p w14:paraId="47A62BE1" w14:textId="36281261" w:rsidR="004308F6" w:rsidDel="00F121A1" w:rsidRDefault="004308F6" w:rsidP="004308F6">
            <w:pPr>
              <w:spacing w:before="100" w:after="100"/>
              <w:ind w:left="100" w:right="100"/>
              <w:jc w:val="right"/>
              <w:rPr>
                <w:del w:id="157" w:author="Fabio Alberto Cruz Sanchez" w:date="2021-11-19T09:28:00Z"/>
              </w:rPr>
            </w:pPr>
            <w:del w:id="158"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FFFFFF"/>
            <w:tcMar>
              <w:top w:w="0" w:type="dxa"/>
              <w:left w:w="0" w:type="dxa"/>
              <w:bottom w:w="0" w:type="dxa"/>
              <w:right w:w="0" w:type="dxa"/>
            </w:tcMar>
            <w:vAlign w:val="center"/>
          </w:tcPr>
          <w:p w14:paraId="4CEE23FD" w14:textId="0E779E4D" w:rsidR="004308F6" w:rsidDel="00F121A1" w:rsidRDefault="004308F6" w:rsidP="004308F6">
            <w:pPr>
              <w:spacing w:before="100" w:after="100"/>
              <w:ind w:left="100" w:right="100"/>
              <w:jc w:val="right"/>
              <w:rPr>
                <w:del w:id="159" w:author="Fabio Alberto Cruz Sanchez" w:date="2021-11-19T09:28:00Z"/>
              </w:rPr>
            </w:pPr>
            <w:del w:id="160"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FFFFFF"/>
            <w:tcMar>
              <w:top w:w="0" w:type="dxa"/>
              <w:left w:w="0" w:type="dxa"/>
              <w:bottom w:w="0" w:type="dxa"/>
              <w:right w:w="0" w:type="dxa"/>
            </w:tcMar>
          </w:tcPr>
          <w:p w14:paraId="66E7852A" w14:textId="33E99F3D" w:rsidR="004308F6" w:rsidRPr="002C0C60" w:rsidDel="00F121A1" w:rsidRDefault="004308F6" w:rsidP="004308F6">
            <w:pPr>
              <w:spacing w:before="100" w:after="100"/>
              <w:ind w:left="100" w:right="100"/>
              <w:jc w:val="right"/>
              <w:rPr>
                <w:del w:id="161" w:author="Fabio Alberto Cruz Sanchez" w:date="2021-11-19T09:28:00Z"/>
                <w:rFonts w:ascii="Helvetica" w:eastAsia="Helvetica" w:hAnsi="Helvetica" w:cs="Helvetica"/>
                <w:color w:val="FF0000"/>
                <w:sz w:val="20"/>
                <w:szCs w:val="20"/>
              </w:rPr>
            </w:pPr>
            <w:ins w:id="162" w:author="Diego" w:date="2021-11-17T17:49:00Z">
              <w:del w:id="163" w:author="Fabio Alberto Cruz Sanchez" w:date="2021-11-19T09:28:00Z">
                <w:r w:rsidRPr="004308F6" w:rsidDel="00F121A1">
                  <w:rPr>
                    <w:rFonts w:ascii="Helvetica" w:eastAsia="Helvetica" w:hAnsi="Helvetica" w:cs="Helvetica"/>
                    <w:color w:val="FF0000"/>
                    <w:sz w:val="20"/>
                    <w:szCs w:val="20"/>
                    <w:rPrChange w:id="164" w:author="Diego" w:date="2021-11-17T17:49:00Z">
                      <w:rPr/>
                    </w:rPrChange>
                  </w:rPr>
                  <w:delText>55.38</w:delText>
                </w:r>
              </w:del>
            </w:ins>
            <w:del w:id="165" w:author="Fabio Alberto Cruz Sanchez" w:date="2021-11-19T09:28:00Z">
              <w:r w:rsidRPr="004308F6" w:rsidDel="00F121A1">
                <w:rPr>
                  <w:rFonts w:ascii="Helvetica" w:eastAsia="Helvetica" w:hAnsi="Helvetica" w:cs="Helvetica"/>
                  <w:color w:val="FF0000"/>
                  <w:sz w:val="20"/>
                  <w:szCs w:val="20"/>
                </w:rPr>
                <w:delText>33.23</w:delText>
              </w:r>
            </w:del>
          </w:p>
        </w:tc>
        <w:tc>
          <w:tcPr>
            <w:tcW w:w="1080" w:type="dxa"/>
            <w:shd w:val="clear" w:color="auto" w:fill="FFFFFF"/>
            <w:tcMar>
              <w:top w:w="0" w:type="dxa"/>
              <w:left w:w="0" w:type="dxa"/>
              <w:bottom w:w="0" w:type="dxa"/>
              <w:right w:w="0" w:type="dxa"/>
            </w:tcMar>
            <w:vAlign w:val="center"/>
          </w:tcPr>
          <w:p w14:paraId="5AEC7772" w14:textId="0F86FD1A" w:rsidR="004308F6" w:rsidRPr="00CD6347" w:rsidDel="00F121A1" w:rsidRDefault="004308F6" w:rsidP="004308F6">
            <w:pPr>
              <w:spacing w:before="100" w:after="100"/>
              <w:ind w:left="100" w:right="100"/>
              <w:jc w:val="right"/>
              <w:rPr>
                <w:del w:id="166" w:author="Fabio Alberto Cruz Sanchez" w:date="2021-11-19T09:28:00Z"/>
              </w:rPr>
            </w:pPr>
            <w:del w:id="167" w:author="Fabio Alberto Cruz Sanchez" w:date="2021-11-19T09:28:00Z">
              <w:r w:rsidRPr="00CD6347" w:rsidDel="00F121A1">
                <w:rPr>
                  <w:rFonts w:ascii="Helvetica" w:eastAsia="Helvetica" w:hAnsi="Helvetica" w:cs="Helvetica"/>
                  <w:sz w:val="20"/>
                  <w:szCs w:val="20"/>
                </w:rPr>
                <w:delText>834.48</w:delText>
              </w:r>
            </w:del>
          </w:p>
        </w:tc>
      </w:tr>
      <w:tr w:rsidR="004308F6" w:rsidDel="00F121A1" w14:paraId="35FA3771" w14:textId="02C47888" w:rsidTr="00510250">
        <w:trPr>
          <w:cantSplit/>
          <w:jc w:val="center"/>
          <w:del w:id="168" w:author="Fabio Alberto Cruz Sanchez" w:date="2021-11-19T09:28:00Z"/>
        </w:trPr>
        <w:tc>
          <w:tcPr>
            <w:tcW w:w="1080" w:type="dxa"/>
            <w:shd w:val="clear" w:color="auto" w:fill="EFEFEF"/>
            <w:tcMar>
              <w:top w:w="0" w:type="dxa"/>
              <w:left w:w="0" w:type="dxa"/>
              <w:bottom w:w="0" w:type="dxa"/>
              <w:right w:w="0" w:type="dxa"/>
            </w:tcMar>
            <w:vAlign w:val="center"/>
          </w:tcPr>
          <w:p w14:paraId="27482D89" w14:textId="3CF8DA3B" w:rsidR="004308F6" w:rsidDel="00F121A1" w:rsidRDefault="004308F6" w:rsidP="004308F6">
            <w:pPr>
              <w:spacing w:before="100" w:after="100"/>
              <w:ind w:left="100" w:right="100"/>
              <w:rPr>
                <w:del w:id="169" w:author="Fabio Alberto Cruz Sanchez" w:date="2021-11-19T09:28:00Z"/>
              </w:rPr>
            </w:pPr>
            <w:del w:id="170"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EFEFEF"/>
            <w:tcMar>
              <w:top w:w="0" w:type="dxa"/>
              <w:left w:w="0" w:type="dxa"/>
              <w:bottom w:w="0" w:type="dxa"/>
              <w:right w:w="0" w:type="dxa"/>
            </w:tcMar>
            <w:vAlign w:val="center"/>
          </w:tcPr>
          <w:p w14:paraId="1707B5BE" w14:textId="657A69CB" w:rsidR="004308F6" w:rsidDel="00F121A1" w:rsidRDefault="004308F6" w:rsidP="004308F6">
            <w:pPr>
              <w:spacing w:before="100" w:after="100"/>
              <w:ind w:left="100" w:right="100"/>
              <w:rPr>
                <w:del w:id="171" w:author="Fabio Alberto Cruz Sanchez" w:date="2021-11-19T09:28:00Z"/>
              </w:rPr>
            </w:pPr>
            <w:del w:id="172"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EFEFEF"/>
            <w:tcMar>
              <w:top w:w="0" w:type="dxa"/>
              <w:left w:w="0" w:type="dxa"/>
              <w:bottom w:w="0" w:type="dxa"/>
              <w:right w:w="0" w:type="dxa"/>
            </w:tcMar>
            <w:vAlign w:val="center"/>
          </w:tcPr>
          <w:p w14:paraId="1DD3ECC1" w14:textId="4D63E401" w:rsidR="004308F6" w:rsidDel="00F121A1" w:rsidRDefault="004308F6" w:rsidP="004308F6">
            <w:pPr>
              <w:spacing w:before="100" w:after="100"/>
              <w:ind w:left="100" w:right="100"/>
              <w:rPr>
                <w:del w:id="173" w:author="Fabio Alberto Cruz Sanchez" w:date="2021-11-19T09:28:00Z"/>
              </w:rPr>
            </w:pPr>
            <w:del w:id="174"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EFEFEF"/>
            <w:tcMar>
              <w:top w:w="0" w:type="dxa"/>
              <w:left w:w="0" w:type="dxa"/>
              <w:bottom w:w="0" w:type="dxa"/>
              <w:right w:w="0" w:type="dxa"/>
            </w:tcMar>
            <w:vAlign w:val="center"/>
          </w:tcPr>
          <w:p w14:paraId="662E5A77" w14:textId="7B61A2A1" w:rsidR="004308F6" w:rsidDel="00F121A1" w:rsidRDefault="004308F6" w:rsidP="004308F6">
            <w:pPr>
              <w:spacing w:before="100" w:after="100"/>
              <w:ind w:left="100" w:right="100"/>
              <w:jc w:val="right"/>
              <w:rPr>
                <w:del w:id="175" w:author="Fabio Alberto Cruz Sanchez" w:date="2021-11-19T09:28:00Z"/>
              </w:rPr>
            </w:pPr>
            <w:del w:id="176"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EFEFEF"/>
            <w:tcMar>
              <w:top w:w="0" w:type="dxa"/>
              <w:left w:w="0" w:type="dxa"/>
              <w:bottom w:w="0" w:type="dxa"/>
              <w:right w:w="0" w:type="dxa"/>
            </w:tcMar>
            <w:vAlign w:val="center"/>
          </w:tcPr>
          <w:p w14:paraId="1B516378" w14:textId="4AF6FD72" w:rsidR="004308F6" w:rsidDel="00F121A1" w:rsidRDefault="004308F6" w:rsidP="004308F6">
            <w:pPr>
              <w:spacing w:before="100" w:after="100"/>
              <w:ind w:left="100" w:right="100"/>
              <w:jc w:val="right"/>
              <w:rPr>
                <w:del w:id="177" w:author="Fabio Alberto Cruz Sanchez" w:date="2021-11-19T09:28:00Z"/>
              </w:rPr>
            </w:pPr>
            <w:del w:id="178"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1C61BD13" w14:textId="581AB8F2" w:rsidR="004308F6" w:rsidRPr="002C0C60" w:rsidDel="00F121A1" w:rsidRDefault="004308F6" w:rsidP="004308F6">
            <w:pPr>
              <w:spacing w:before="100" w:after="100"/>
              <w:ind w:left="100" w:right="100"/>
              <w:jc w:val="right"/>
              <w:rPr>
                <w:del w:id="179" w:author="Fabio Alberto Cruz Sanchez" w:date="2021-11-19T09:28:00Z"/>
                <w:rFonts w:ascii="Helvetica" w:eastAsia="Helvetica" w:hAnsi="Helvetica" w:cs="Helvetica"/>
                <w:color w:val="FF0000"/>
                <w:sz w:val="20"/>
                <w:szCs w:val="20"/>
              </w:rPr>
            </w:pPr>
            <w:ins w:id="180" w:author="Diego" w:date="2021-11-17T17:49:00Z">
              <w:del w:id="181" w:author="Fabio Alberto Cruz Sanchez" w:date="2021-11-19T09:28:00Z">
                <w:r w:rsidRPr="004308F6" w:rsidDel="00F121A1">
                  <w:rPr>
                    <w:rFonts w:ascii="Helvetica" w:eastAsia="Helvetica" w:hAnsi="Helvetica" w:cs="Helvetica"/>
                    <w:color w:val="FF0000"/>
                    <w:sz w:val="20"/>
                    <w:szCs w:val="20"/>
                    <w:rPrChange w:id="182" w:author="Diego" w:date="2021-11-17T17:49:00Z">
                      <w:rPr/>
                    </w:rPrChange>
                  </w:rPr>
                  <w:delText>55.38</w:delText>
                </w:r>
              </w:del>
            </w:ins>
            <w:del w:id="183" w:author="Fabio Alberto Cruz Sanchez" w:date="2021-11-19T09:28:00Z">
              <w:r w:rsidRPr="004308F6" w:rsidDel="00F121A1">
                <w:rPr>
                  <w:rFonts w:ascii="Helvetica" w:eastAsia="Helvetica" w:hAnsi="Helvetica" w:cs="Helvetica"/>
                  <w:color w:val="FF0000"/>
                  <w:sz w:val="20"/>
                  <w:szCs w:val="20"/>
                </w:rPr>
                <w:delText>33.23</w:delText>
              </w:r>
            </w:del>
          </w:p>
        </w:tc>
        <w:tc>
          <w:tcPr>
            <w:tcW w:w="1080" w:type="dxa"/>
            <w:shd w:val="clear" w:color="auto" w:fill="EFEFEF"/>
            <w:tcMar>
              <w:top w:w="0" w:type="dxa"/>
              <w:left w:w="0" w:type="dxa"/>
              <w:bottom w:w="0" w:type="dxa"/>
              <w:right w:w="0" w:type="dxa"/>
            </w:tcMar>
            <w:vAlign w:val="center"/>
          </w:tcPr>
          <w:p w14:paraId="6C9F4A81" w14:textId="77FEBDCE" w:rsidR="004308F6" w:rsidRPr="00CD6347" w:rsidDel="00F121A1" w:rsidRDefault="004308F6" w:rsidP="004308F6">
            <w:pPr>
              <w:spacing w:before="100" w:after="100"/>
              <w:ind w:left="100" w:right="100"/>
              <w:jc w:val="right"/>
              <w:rPr>
                <w:del w:id="184" w:author="Fabio Alberto Cruz Sanchez" w:date="2021-11-19T09:28:00Z"/>
              </w:rPr>
            </w:pPr>
            <w:del w:id="185" w:author="Fabio Alberto Cruz Sanchez" w:date="2021-11-19T09:28:00Z">
              <w:r w:rsidRPr="00CD6347" w:rsidDel="00F121A1">
                <w:rPr>
                  <w:rFonts w:ascii="Helvetica" w:eastAsia="Helvetica" w:hAnsi="Helvetica" w:cs="Helvetica"/>
                  <w:sz w:val="20"/>
                  <w:szCs w:val="20"/>
                </w:rPr>
                <w:delText>834.48</w:delText>
              </w:r>
            </w:del>
          </w:p>
        </w:tc>
      </w:tr>
      <w:tr w:rsidR="004308F6" w:rsidDel="00F121A1" w14:paraId="2E4F0752" w14:textId="3CAB1CEF" w:rsidTr="00510250">
        <w:trPr>
          <w:cantSplit/>
          <w:jc w:val="center"/>
          <w:del w:id="186" w:author="Fabio Alberto Cruz Sanchez" w:date="2021-11-19T09:28:00Z"/>
        </w:trPr>
        <w:tc>
          <w:tcPr>
            <w:tcW w:w="1080" w:type="dxa"/>
            <w:shd w:val="clear" w:color="auto" w:fill="FFFFFF"/>
            <w:tcMar>
              <w:top w:w="0" w:type="dxa"/>
              <w:left w:w="0" w:type="dxa"/>
              <w:bottom w:w="0" w:type="dxa"/>
              <w:right w:w="0" w:type="dxa"/>
            </w:tcMar>
            <w:vAlign w:val="center"/>
          </w:tcPr>
          <w:p w14:paraId="5B2DB833" w14:textId="21191F5D" w:rsidR="004308F6" w:rsidDel="00F121A1" w:rsidRDefault="004308F6" w:rsidP="004308F6">
            <w:pPr>
              <w:spacing w:before="100" w:after="100"/>
              <w:ind w:left="100" w:right="100"/>
              <w:rPr>
                <w:del w:id="187" w:author="Fabio Alberto Cruz Sanchez" w:date="2021-11-19T09:28:00Z"/>
              </w:rPr>
            </w:pPr>
            <w:del w:id="188"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FFFFFF"/>
            <w:tcMar>
              <w:top w:w="0" w:type="dxa"/>
              <w:left w:w="0" w:type="dxa"/>
              <w:bottom w:w="0" w:type="dxa"/>
              <w:right w:w="0" w:type="dxa"/>
            </w:tcMar>
            <w:vAlign w:val="center"/>
          </w:tcPr>
          <w:p w14:paraId="040067AE" w14:textId="1327B7C8" w:rsidR="004308F6" w:rsidDel="00F121A1" w:rsidRDefault="004308F6" w:rsidP="004308F6">
            <w:pPr>
              <w:spacing w:before="100" w:after="100"/>
              <w:ind w:left="100" w:right="100"/>
              <w:rPr>
                <w:del w:id="189" w:author="Fabio Alberto Cruz Sanchez" w:date="2021-11-19T09:28:00Z"/>
              </w:rPr>
            </w:pPr>
            <w:del w:id="190"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FFFFFF"/>
            <w:tcMar>
              <w:top w:w="0" w:type="dxa"/>
              <w:left w:w="0" w:type="dxa"/>
              <w:bottom w:w="0" w:type="dxa"/>
              <w:right w:w="0" w:type="dxa"/>
            </w:tcMar>
            <w:vAlign w:val="center"/>
          </w:tcPr>
          <w:p w14:paraId="1E9627F3" w14:textId="337B3F80" w:rsidR="004308F6" w:rsidDel="00F121A1" w:rsidRDefault="004308F6" w:rsidP="004308F6">
            <w:pPr>
              <w:spacing w:before="100" w:after="100"/>
              <w:ind w:left="100" w:right="100"/>
              <w:rPr>
                <w:del w:id="191" w:author="Fabio Alberto Cruz Sanchez" w:date="2021-11-19T09:28:00Z"/>
              </w:rPr>
            </w:pPr>
            <w:del w:id="192"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FFFFFF"/>
            <w:tcMar>
              <w:top w:w="0" w:type="dxa"/>
              <w:left w:w="0" w:type="dxa"/>
              <w:bottom w:w="0" w:type="dxa"/>
              <w:right w:w="0" w:type="dxa"/>
            </w:tcMar>
            <w:vAlign w:val="center"/>
          </w:tcPr>
          <w:p w14:paraId="01874F6D" w14:textId="1F6E0EB7" w:rsidR="004308F6" w:rsidDel="00F121A1" w:rsidRDefault="004308F6" w:rsidP="004308F6">
            <w:pPr>
              <w:spacing w:before="100" w:after="100"/>
              <w:ind w:left="100" w:right="100"/>
              <w:jc w:val="right"/>
              <w:rPr>
                <w:del w:id="193" w:author="Fabio Alberto Cruz Sanchez" w:date="2021-11-19T09:28:00Z"/>
              </w:rPr>
            </w:pPr>
            <w:del w:id="194"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FFFFFF"/>
            <w:tcMar>
              <w:top w:w="0" w:type="dxa"/>
              <w:left w:w="0" w:type="dxa"/>
              <w:bottom w:w="0" w:type="dxa"/>
              <w:right w:w="0" w:type="dxa"/>
            </w:tcMar>
            <w:vAlign w:val="center"/>
          </w:tcPr>
          <w:p w14:paraId="3EFEBA47" w14:textId="4CE44C43" w:rsidR="004308F6" w:rsidDel="00F121A1" w:rsidRDefault="004308F6" w:rsidP="004308F6">
            <w:pPr>
              <w:spacing w:before="100" w:after="100"/>
              <w:ind w:left="100" w:right="100"/>
              <w:jc w:val="right"/>
              <w:rPr>
                <w:del w:id="195" w:author="Fabio Alberto Cruz Sanchez" w:date="2021-11-19T09:28:00Z"/>
              </w:rPr>
            </w:pPr>
            <w:del w:id="196"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4D3CF9AE" w14:textId="4CAC1B56" w:rsidR="004308F6" w:rsidRPr="002C0C60" w:rsidDel="00F121A1" w:rsidRDefault="004308F6" w:rsidP="004308F6">
            <w:pPr>
              <w:spacing w:before="100" w:after="100"/>
              <w:ind w:left="100" w:right="100"/>
              <w:jc w:val="right"/>
              <w:rPr>
                <w:del w:id="197" w:author="Fabio Alberto Cruz Sanchez" w:date="2021-11-19T09:28:00Z"/>
                <w:rFonts w:ascii="Helvetica" w:eastAsia="Helvetica" w:hAnsi="Helvetica" w:cs="Helvetica"/>
                <w:color w:val="FF0000"/>
                <w:sz w:val="20"/>
                <w:szCs w:val="20"/>
              </w:rPr>
            </w:pPr>
            <w:ins w:id="198" w:author="Diego" w:date="2021-11-17T17:49:00Z">
              <w:del w:id="199" w:author="Fabio Alberto Cruz Sanchez" w:date="2021-11-19T09:28:00Z">
                <w:r w:rsidRPr="004308F6" w:rsidDel="00F121A1">
                  <w:rPr>
                    <w:rFonts w:ascii="Helvetica" w:eastAsia="Helvetica" w:hAnsi="Helvetica" w:cs="Helvetica"/>
                    <w:color w:val="FF0000"/>
                    <w:sz w:val="20"/>
                    <w:szCs w:val="20"/>
                    <w:rPrChange w:id="200" w:author="Diego" w:date="2021-11-17T17:49:00Z">
                      <w:rPr/>
                    </w:rPrChange>
                  </w:rPr>
                  <w:delText>55.38</w:delText>
                </w:r>
              </w:del>
            </w:ins>
            <w:del w:id="201" w:author="Fabio Alberto Cruz Sanchez" w:date="2021-11-19T09:28:00Z">
              <w:r w:rsidRPr="004308F6" w:rsidDel="00F121A1">
                <w:rPr>
                  <w:rFonts w:ascii="Helvetica" w:eastAsia="Helvetica" w:hAnsi="Helvetica" w:cs="Helvetica"/>
                  <w:color w:val="FF0000"/>
                  <w:sz w:val="20"/>
                  <w:szCs w:val="20"/>
                </w:rPr>
                <w:delText>33.23</w:delText>
              </w:r>
            </w:del>
          </w:p>
        </w:tc>
        <w:tc>
          <w:tcPr>
            <w:tcW w:w="1080" w:type="dxa"/>
            <w:shd w:val="clear" w:color="auto" w:fill="FFFFFF"/>
            <w:tcMar>
              <w:top w:w="0" w:type="dxa"/>
              <w:left w:w="0" w:type="dxa"/>
              <w:bottom w:w="0" w:type="dxa"/>
              <w:right w:w="0" w:type="dxa"/>
            </w:tcMar>
            <w:vAlign w:val="center"/>
          </w:tcPr>
          <w:p w14:paraId="37435CE1" w14:textId="2FBB39F4" w:rsidR="004308F6" w:rsidRPr="00CD6347" w:rsidDel="00F121A1" w:rsidRDefault="004308F6" w:rsidP="004308F6">
            <w:pPr>
              <w:spacing w:before="100" w:after="100"/>
              <w:ind w:left="100" w:right="100"/>
              <w:jc w:val="right"/>
              <w:rPr>
                <w:del w:id="202" w:author="Fabio Alberto Cruz Sanchez" w:date="2021-11-19T09:28:00Z"/>
              </w:rPr>
            </w:pPr>
            <w:del w:id="203" w:author="Fabio Alberto Cruz Sanchez" w:date="2021-11-19T09:28:00Z">
              <w:r w:rsidRPr="00CD6347" w:rsidDel="00F121A1">
                <w:rPr>
                  <w:rFonts w:ascii="Helvetica" w:eastAsia="Helvetica" w:hAnsi="Helvetica" w:cs="Helvetica"/>
                  <w:sz w:val="20"/>
                  <w:szCs w:val="20"/>
                </w:rPr>
                <w:delText>875.78</w:delText>
              </w:r>
            </w:del>
          </w:p>
        </w:tc>
      </w:tr>
      <w:tr w:rsidR="004308F6" w:rsidDel="00F121A1" w14:paraId="2750B018" w14:textId="1CAEE467" w:rsidTr="00510250">
        <w:trPr>
          <w:cantSplit/>
          <w:jc w:val="center"/>
          <w:del w:id="204" w:author="Fabio Alberto Cruz Sanchez" w:date="2021-11-19T09:28:00Z"/>
        </w:trPr>
        <w:tc>
          <w:tcPr>
            <w:tcW w:w="1080" w:type="dxa"/>
            <w:shd w:val="clear" w:color="auto" w:fill="EFEFEF"/>
            <w:tcMar>
              <w:top w:w="0" w:type="dxa"/>
              <w:left w:w="0" w:type="dxa"/>
              <w:bottom w:w="0" w:type="dxa"/>
              <w:right w:w="0" w:type="dxa"/>
            </w:tcMar>
            <w:vAlign w:val="center"/>
          </w:tcPr>
          <w:p w14:paraId="28D897A0" w14:textId="0E923F48" w:rsidR="004308F6" w:rsidDel="00F121A1" w:rsidRDefault="004308F6" w:rsidP="004308F6">
            <w:pPr>
              <w:spacing w:before="100" w:after="100"/>
              <w:ind w:left="100" w:right="100"/>
              <w:rPr>
                <w:del w:id="205" w:author="Fabio Alberto Cruz Sanchez" w:date="2021-11-19T09:28:00Z"/>
              </w:rPr>
            </w:pPr>
            <w:del w:id="206"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EFEFEF"/>
            <w:tcMar>
              <w:top w:w="0" w:type="dxa"/>
              <w:left w:w="0" w:type="dxa"/>
              <w:bottom w:w="0" w:type="dxa"/>
              <w:right w:w="0" w:type="dxa"/>
            </w:tcMar>
            <w:vAlign w:val="center"/>
          </w:tcPr>
          <w:p w14:paraId="183DAFDE" w14:textId="5855C6C0" w:rsidR="004308F6" w:rsidDel="00F121A1" w:rsidRDefault="004308F6" w:rsidP="004308F6">
            <w:pPr>
              <w:spacing w:before="100" w:after="100"/>
              <w:ind w:left="100" w:right="100"/>
              <w:rPr>
                <w:del w:id="207" w:author="Fabio Alberto Cruz Sanchez" w:date="2021-11-19T09:28:00Z"/>
              </w:rPr>
            </w:pPr>
            <w:del w:id="208"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EFEFEF"/>
            <w:tcMar>
              <w:top w:w="0" w:type="dxa"/>
              <w:left w:w="0" w:type="dxa"/>
              <w:bottom w:w="0" w:type="dxa"/>
              <w:right w:w="0" w:type="dxa"/>
            </w:tcMar>
            <w:vAlign w:val="center"/>
          </w:tcPr>
          <w:p w14:paraId="119089DB" w14:textId="0E433877" w:rsidR="004308F6" w:rsidDel="00F121A1" w:rsidRDefault="004308F6" w:rsidP="004308F6">
            <w:pPr>
              <w:spacing w:before="100" w:after="100"/>
              <w:ind w:left="100" w:right="100"/>
              <w:rPr>
                <w:del w:id="209" w:author="Fabio Alberto Cruz Sanchez" w:date="2021-11-19T09:28:00Z"/>
              </w:rPr>
            </w:pPr>
            <w:del w:id="210"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EFEFEF"/>
            <w:tcMar>
              <w:top w:w="0" w:type="dxa"/>
              <w:left w:w="0" w:type="dxa"/>
              <w:bottom w:w="0" w:type="dxa"/>
              <w:right w:w="0" w:type="dxa"/>
            </w:tcMar>
            <w:vAlign w:val="center"/>
          </w:tcPr>
          <w:p w14:paraId="71053E7E" w14:textId="17076304" w:rsidR="004308F6" w:rsidDel="00F121A1" w:rsidRDefault="004308F6" w:rsidP="004308F6">
            <w:pPr>
              <w:spacing w:before="100" w:after="100"/>
              <w:ind w:left="100" w:right="100"/>
              <w:jc w:val="right"/>
              <w:rPr>
                <w:del w:id="211" w:author="Fabio Alberto Cruz Sanchez" w:date="2021-11-19T09:28:00Z"/>
              </w:rPr>
            </w:pPr>
            <w:del w:id="212"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EFEFEF"/>
            <w:tcMar>
              <w:top w:w="0" w:type="dxa"/>
              <w:left w:w="0" w:type="dxa"/>
              <w:bottom w:w="0" w:type="dxa"/>
              <w:right w:w="0" w:type="dxa"/>
            </w:tcMar>
            <w:vAlign w:val="center"/>
          </w:tcPr>
          <w:p w14:paraId="713B60DB" w14:textId="51A06B8F" w:rsidR="004308F6" w:rsidDel="00F121A1" w:rsidRDefault="004308F6" w:rsidP="004308F6">
            <w:pPr>
              <w:spacing w:before="100" w:after="100"/>
              <w:ind w:left="100" w:right="100"/>
              <w:jc w:val="right"/>
              <w:rPr>
                <w:del w:id="213" w:author="Fabio Alberto Cruz Sanchez" w:date="2021-11-19T09:28:00Z"/>
              </w:rPr>
            </w:pPr>
            <w:del w:id="214"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0DFF9FC8" w14:textId="69AFF4EA" w:rsidR="004308F6" w:rsidRPr="002C0C60" w:rsidDel="00F121A1" w:rsidRDefault="004308F6" w:rsidP="004308F6">
            <w:pPr>
              <w:spacing w:before="100" w:after="100"/>
              <w:ind w:left="100" w:right="100"/>
              <w:jc w:val="right"/>
              <w:rPr>
                <w:del w:id="215" w:author="Fabio Alberto Cruz Sanchez" w:date="2021-11-19T09:28:00Z"/>
                <w:rFonts w:ascii="Helvetica" w:eastAsia="Helvetica" w:hAnsi="Helvetica" w:cs="Helvetica"/>
                <w:color w:val="FF0000"/>
                <w:sz w:val="20"/>
                <w:szCs w:val="20"/>
              </w:rPr>
            </w:pPr>
            <w:ins w:id="216" w:author="Diego" w:date="2021-11-17T17:49:00Z">
              <w:del w:id="217" w:author="Fabio Alberto Cruz Sanchez" w:date="2021-11-19T09:28:00Z">
                <w:r w:rsidRPr="004308F6" w:rsidDel="00F121A1">
                  <w:rPr>
                    <w:rFonts w:ascii="Helvetica" w:eastAsia="Helvetica" w:hAnsi="Helvetica" w:cs="Helvetica"/>
                    <w:color w:val="FF0000"/>
                    <w:sz w:val="20"/>
                    <w:szCs w:val="20"/>
                    <w:rPrChange w:id="218" w:author="Diego" w:date="2021-11-17T17:49:00Z">
                      <w:rPr/>
                    </w:rPrChange>
                  </w:rPr>
                  <w:delText>55.13</w:delText>
                </w:r>
              </w:del>
            </w:ins>
            <w:del w:id="219" w:author="Fabio Alberto Cruz Sanchez" w:date="2021-11-19T09:28:00Z">
              <w:r w:rsidRPr="004308F6" w:rsidDel="00F121A1">
                <w:rPr>
                  <w:rFonts w:ascii="Helvetica" w:eastAsia="Helvetica" w:hAnsi="Helvetica" w:cs="Helvetica"/>
                  <w:color w:val="FF0000"/>
                  <w:sz w:val="20"/>
                  <w:szCs w:val="20"/>
                </w:rPr>
                <w:delText>33.08</w:delText>
              </w:r>
            </w:del>
          </w:p>
        </w:tc>
        <w:tc>
          <w:tcPr>
            <w:tcW w:w="1080" w:type="dxa"/>
            <w:shd w:val="clear" w:color="auto" w:fill="EFEFEF"/>
            <w:tcMar>
              <w:top w:w="0" w:type="dxa"/>
              <w:left w:w="0" w:type="dxa"/>
              <w:bottom w:w="0" w:type="dxa"/>
              <w:right w:w="0" w:type="dxa"/>
            </w:tcMar>
            <w:vAlign w:val="center"/>
          </w:tcPr>
          <w:p w14:paraId="22A176A0" w14:textId="083CB9C1" w:rsidR="004308F6" w:rsidRPr="00CD6347" w:rsidDel="00F121A1" w:rsidRDefault="004308F6" w:rsidP="004308F6">
            <w:pPr>
              <w:spacing w:before="100" w:after="100"/>
              <w:ind w:left="100" w:right="100"/>
              <w:jc w:val="right"/>
              <w:rPr>
                <w:del w:id="220" w:author="Fabio Alberto Cruz Sanchez" w:date="2021-11-19T09:28:00Z"/>
              </w:rPr>
            </w:pPr>
            <w:del w:id="221" w:author="Fabio Alberto Cruz Sanchez" w:date="2021-11-19T09:28:00Z">
              <w:r w:rsidRPr="00CD6347" w:rsidDel="00F121A1">
                <w:rPr>
                  <w:rFonts w:ascii="Helvetica" w:eastAsia="Helvetica" w:hAnsi="Helvetica" w:cs="Helvetica"/>
                  <w:sz w:val="20"/>
                  <w:szCs w:val="20"/>
                </w:rPr>
                <w:delText>852.18</w:delText>
              </w:r>
            </w:del>
          </w:p>
        </w:tc>
      </w:tr>
      <w:tr w:rsidR="004308F6" w:rsidDel="00F121A1" w14:paraId="130611B6" w14:textId="2430F41C" w:rsidTr="00510250">
        <w:trPr>
          <w:cantSplit/>
          <w:jc w:val="center"/>
          <w:del w:id="222" w:author="Fabio Alberto Cruz Sanchez" w:date="2021-11-19T09:28:00Z"/>
        </w:trPr>
        <w:tc>
          <w:tcPr>
            <w:tcW w:w="1080" w:type="dxa"/>
            <w:shd w:val="clear" w:color="auto" w:fill="FFFFFF"/>
            <w:tcMar>
              <w:top w:w="0" w:type="dxa"/>
              <w:left w:w="0" w:type="dxa"/>
              <w:bottom w:w="0" w:type="dxa"/>
              <w:right w:w="0" w:type="dxa"/>
            </w:tcMar>
            <w:vAlign w:val="center"/>
          </w:tcPr>
          <w:p w14:paraId="5D8045A2" w14:textId="61BF395C" w:rsidR="004308F6" w:rsidDel="00F121A1" w:rsidRDefault="004308F6" w:rsidP="004308F6">
            <w:pPr>
              <w:spacing w:before="100" w:after="100"/>
              <w:ind w:left="100" w:right="100"/>
              <w:rPr>
                <w:del w:id="223" w:author="Fabio Alberto Cruz Sanchez" w:date="2021-11-19T09:28:00Z"/>
              </w:rPr>
            </w:pPr>
            <w:del w:id="224"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FFFFFF"/>
            <w:tcMar>
              <w:top w:w="0" w:type="dxa"/>
              <w:left w:w="0" w:type="dxa"/>
              <w:bottom w:w="0" w:type="dxa"/>
              <w:right w:w="0" w:type="dxa"/>
            </w:tcMar>
            <w:vAlign w:val="center"/>
          </w:tcPr>
          <w:p w14:paraId="1CFC4B8B" w14:textId="5F8A21D5" w:rsidR="004308F6" w:rsidDel="00F121A1" w:rsidRDefault="004308F6" w:rsidP="004308F6">
            <w:pPr>
              <w:spacing w:before="100" w:after="100"/>
              <w:ind w:left="100" w:right="100"/>
              <w:rPr>
                <w:del w:id="225" w:author="Fabio Alberto Cruz Sanchez" w:date="2021-11-19T09:28:00Z"/>
              </w:rPr>
            </w:pPr>
            <w:del w:id="226"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FFFFFF"/>
            <w:tcMar>
              <w:top w:w="0" w:type="dxa"/>
              <w:left w:w="0" w:type="dxa"/>
              <w:bottom w:w="0" w:type="dxa"/>
              <w:right w:w="0" w:type="dxa"/>
            </w:tcMar>
            <w:vAlign w:val="center"/>
          </w:tcPr>
          <w:p w14:paraId="15EAD85C" w14:textId="3E2DE938" w:rsidR="004308F6" w:rsidDel="00F121A1" w:rsidRDefault="004308F6" w:rsidP="004308F6">
            <w:pPr>
              <w:spacing w:before="100" w:after="100"/>
              <w:ind w:left="100" w:right="100"/>
              <w:rPr>
                <w:del w:id="227" w:author="Fabio Alberto Cruz Sanchez" w:date="2021-11-19T09:28:00Z"/>
              </w:rPr>
            </w:pPr>
            <w:del w:id="228"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FFFFFF"/>
            <w:tcMar>
              <w:top w:w="0" w:type="dxa"/>
              <w:left w:w="0" w:type="dxa"/>
              <w:bottom w:w="0" w:type="dxa"/>
              <w:right w:w="0" w:type="dxa"/>
            </w:tcMar>
            <w:vAlign w:val="center"/>
          </w:tcPr>
          <w:p w14:paraId="6D7AF21F" w14:textId="277D8ED5" w:rsidR="004308F6" w:rsidDel="00F121A1" w:rsidRDefault="004308F6" w:rsidP="004308F6">
            <w:pPr>
              <w:spacing w:before="100" w:after="100"/>
              <w:ind w:left="100" w:right="100"/>
              <w:jc w:val="right"/>
              <w:rPr>
                <w:del w:id="229" w:author="Fabio Alberto Cruz Sanchez" w:date="2021-11-19T09:28:00Z"/>
              </w:rPr>
            </w:pPr>
            <w:del w:id="230"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FFFFFF"/>
            <w:tcMar>
              <w:top w:w="0" w:type="dxa"/>
              <w:left w:w="0" w:type="dxa"/>
              <w:bottom w:w="0" w:type="dxa"/>
              <w:right w:w="0" w:type="dxa"/>
            </w:tcMar>
            <w:vAlign w:val="center"/>
          </w:tcPr>
          <w:p w14:paraId="20A79204" w14:textId="4477623A" w:rsidR="004308F6" w:rsidDel="00F121A1" w:rsidRDefault="004308F6" w:rsidP="004308F6">
            <w:pPr>
              <w:spacing w:before="100" w:after="100"/>
              <w:ind w:left="100" w:right="100"/>
              <w:jc w:val="right"/>
              <w:rPr>
                <w:del w:id="231" w:author="Fabio Alberto Cruz Sanchez" w:date="2021-11-19T09:28:00Z"/>
              </w:rPr>
            </w:pPr>
            <w:del w:id="232"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57995594" w14:textId="541B1BF4" w:rsidR="004308F6" w:rsidRPr="002C0C60" w:rsidDel="00F121A1" w:rsidRDefault="004308F6" w:rsidP="004308F6">
            <w:pPr>
              <w:spacing w:before="100" w:after="100"/>
              <w:ind w:left="100" w:right="100"/>
              <w:jc w:val="right"/>
              <w:rPr>
                <w:del w:id="233" w:author="Fabio Alberto Cruz Sanchez" w:date="2021-11-19T09:28:00Z"/>
                <w:rFonts w:ascii="Helvetica" w:eastAsia="Helvetica" w:hAnsi="Helvetica" w:cs="Helvetica"/>
                <w:color w:val="FF0000"/>
                <w:sz w:val="20"/>
                <w:szCs w:val="20"/>
              </w:rPr>
            </w:pPr>
            <w:ins w:id="234" w:author="Diego" w:date="2021-11-17T17:49:00Z">
              <w:del w:id="235" w:author="Fabio Alberto Cruz Sanchez" w:date="2021-11-19T09:28:00Z">
                <w:r w:rsidRPr="004308F6" w:rsidDel="00F121A1">
                  <w:rPr>
                    <w:rFonts w:ascii="Helvetica" w:eastAsia="Helvetica" w:hAnsi="Helvetica" w:cs="Helvetica"/>
                    <w:color w:val="FF0000"/>
                    <w:sz w:val="20"/>
                    <w:szCs w:val="20"/>
                    <w:rPrChange w:id="236" w:author="Diego" w:date="2021-11-17T17:49:00Z">
                      <w:rPr/>
                    </w:rPrChange>
                  </w:rPr>
                  <w:delText>52.00</w:delText>
                </w:r>
              </w:del>
            </w:ins>
            <w:del w:id="237" w:author="Fabio Alberto Cruz Sanchez" w:date="2021-11-19T09:28:00Z">
              <w:r w:rsidRPr="004308F6" w:rsidDel="00F121A1">
                <w:rPr>
                  <w:rFonts w:ascii="Helvetica" w:eastAsia="Helvetica" w:hAnsi="Helvetica" w:cs="Helvetica"/>
                  <w:color w:val="FF0000"/>
                  <w:sz w:val="20"/>
                  <w:szCs w:val="20"/>
                </w:rPr>
                <w:delText>52.00</w:delText>
              </w:r>
            </w:del>
          </w:p>
        </w:tc>
        <w:tc>
          <w:tcPr>
            <w:tcW w:w="1080" w:type="dxa"/>
            <w:shd w:val="clear" w:color="auto" w:fill="FFFFFF"/>
            <w:tcMar>
              <w:top w:w="0" w:type="dxa"/>
              <w:left w:w="0" w:type="dxa"/>
              <w:bottom w:w="0" w:type="dxa"/>
              <w:right w:w="0" w:type="dxa"/>
            </w:tcMar>
            <w:vAlign w:val="center"/>
          </w:tcPr>
          <w:p w14:paraId="3074FC76" w14:textId="0464A595" w:rsidR="004308F6" w:rsidRPr="00CD6347" w:rsidDel="00F121A1" w:rsidRDefault="004308F6" w:rsidP="004308F6">
            <w:pPr>
              <w:spacing w:before="100" w:after="100"/>
              <w:ind w:left="100" w:right="100"/>
              <w:jc w:val="right"/>
              <w:rPr>
                <w:del w:id="238" w:author="Fabio Alberto Cruz Sanchez" w:date="2021-11-19T09:28:00Z"/>
              </w:rPr>
            </w:pPr>
            <w:del w:id="239" w:author="Fabio Alberto Cruz Sanchez" w:date="2021-11-19T09:28:00Z">
              <w:r w:rsidRPr="00CD6347" w:rsidDel="00F121A1">
                <w:rPr>
                  <w:rFonts w:ascii="Helvetica" w:eastAsia="Helvetica" w:hAnsi="Helvetica" w:cs="Helvetica"/>
                  <w:sz w:val="20"/>
                  <w:szCs w:val="20"/>
                </w:rPr>
                <w:delText>1,058.60</w:delText>
              </w:r>
            </w:del>
          </w:p>
        </w:tc>
      </w:tr>
      <w:tr w:rsidR="004308F6" w:rsidDel="00F121A1" w14:paraId="0C6C4725" w14:textId="04873E17" w:rsidTr="00510250">
        <w:trPr>
          <w:cantSplit/>
          <w:jc w:val="center"/>
          <w:del w:id="240" w:author="Fabio Alberto Cruz Sanchez" w:date="2021-11-19T09:28:00Z"/>
        </w:trPr>
        <w:tc>
          <w:tcPr>
            <w:tcW w:w="1080" w:type="dxa"/>
            <w:shd w:val="clear" w:color="auto" w:fill="EFEFEF"/>
            <w:tcMar>
              <w:top w:w="0" w:type="dxa"/>
              <w:left w:w="0" w:type="dxa"/>
              <w:bottom w:w="0" w:type="dxa"/>
              <w:right w:w="0" w:type="dxa"/>
            </w:tcMar>
            <w:vAlign w:val="center"/>
          </w:tcPr>
          <w:p w14:paraId="6AE23A99" w14:textId="11F65C23" w:rsidR="004308F6" w:rsidDel="00F121A1" w:rsidRDefault="004308F6" w:rsidP="004308F6">
            <w:pPr>
              <w:spacing w:before="100" w:after="100"/>
              <w:ind w:left="100" w:right="100"/>
              <w:rPr>
                <w:del w:id="241" w:author="Fabio Alberto Cruz Sanchez" w:date="2021-11-19T09:28:00Z"/>
              </w:rPr>
            </w:pPr>
            <w:del w:id="242"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EFEFEF"/>
            <w:tcMar>
              <w:top w:w="0" w:type="dxa"/>
              <w:left w:w="0" w:type="dxa"/>
              <w:bottom w:w="0" w:type="dxa"/>
              <w:right w:w="0" w:type="dxa"/>
            </w:tcMar>
            <w:vAlign w:val="center"/>
          </w:tcPr>
          <w:p w14:paraId="03EEE45D" w14:textId="3B83281A" w:rsidR="004308F6" w:rsidDel="00F121A1" w:rsidRDefault="004308F6" w:rsidP="004308F6">
            <w:pPr>
              <w:spacing w:before="100" w:after="100"/>
              <w:ind w:left="100" w:right="100"/>
              <w:rPr>
                <w:del w:id="243" w:author="Fabio Alberto Cruz Sanchez" w:date="2021-11-19T09:28:00Z"/>
              </w:rPr>
            </w:pPr>
            <w:del w:id="244"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EFEFEF"/>
            <w:tcMar>
              <w:top w:w="0" w:type="dxa"/>
              <w:left w:w="0" w:type="dxa"/>
              <w:bottom w:w="0" w:type="dxa"/>
              <w:right w:w="0" w:type="dxa"/>
            </w:tcMar>
            <w:vAlign w:val="center"/>
          </w:tcPr>
          <w:p w14:paraId="7EBB8319" w14:textId="5243361D" w:rsidR="004308F6" w:rsidDel="00F121A1" w:rsidRDefault="004308F6" w:rsidP="004308F6">
            <w:pPr>
              <w:spacing w:before="100" w:after="100"/>
              <w:ind w:left="100" w:right="100"/>
              <w:rPr>
                <w:del w:id="245" w:author="Fabio Alberto Cruz Sanchez" w:date="2021-11-19T09:28:00Z"/>
              </w:rPr>
            </w:pPr>
            <w:del w:id="246" w:author="Fabio Alberto Cruz Sanchez" w:date="2021-11-19T09:28:00Z">
              <w:r w:rsidDel="00F121A1">
                <w:rPr>
                  <w:rFonts w:ascii="Helvetica" w:eastAsia="Helvetica" w:hAnsi="Helvetica" w:cs="Helvetica"/>
                  <w:color w:val="000000"/>
                  <w:sz w:val="20"/>
                  <w:szCs w:val="20"/>
                </w:rPr>
                <w:delText>Tri-hex</w:delText>
              </w:r>
            </w:del>
          </w:p>
        </w:tc>
        <w:tc>
          <w:tcPr>
            <w:tcW w:w="1080" w:type="dxa"/>
            <w:shd w:val="clear" w:color="auto" w:fill="EFEFEF"/>
            <w:tcMar>
              <w:top w:w="0" w:type="dxa"/>
              <w:left w:w="0" w:type="dxa"/>
              <w:bottom w:w="0" w:type="dxa"/>
              <w:right w:w="0" w:type="dxa"/>
            </w:tcMar>
            <w:vAlign w:val="center"/>
          </w:tcPr>
          <w:p w14:paraId="7AA14293" w14:textId="7FB70A08" w:rsidR="004308F6" w:rsidDel="00F121A1" w:rsidRDefault="004308F6" w:rsidP="004308F6">
            <w:pPr>
              <w:spacing w:before="100" w:after="100"/>
              <w:ind w:left="100" w:right="100"/>
              <w:jc w:val="right"/>
              <w:rPr>
                <w:del w:id="247" w:author="Fabio Alberto Cruz Sanchez" w:date="2021-11-19T09:28:00Z"/>
              </w:rPr>
            </w:pPr>
            <w:del w:id="248"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EFEFEF"/>
            <w:tcMar>
              <w:top w:w="0" w:type="dxa"/>
              <w:left w:w="0" w:type="dxa"/>
              <w:bottom w:w="0" w:type="dxa"/>
              <w:right w:w="0" w:type="dxa"/>
            </w:tcMar>
            <w:vAlign w:val="center"/>
          </w:tcPr>
          <w:p w14:paraId="17840235" w14:textId="69B666FC" w:rsidR="004308F6" w:rsidDel="00F121A1" w:rsidRDefault="004308F6" w:rsidP="004308F6">
            <w:pPr>
              <w:spacing w:before="100" w:after="100"/>
              <w:ind w:left="100" w:right="100"/>
              <w:jc w:val="right"/>
              <w:rPr>
                <w:del w:id="249" w:author="Fabio Alberto Cruz Sanchez" w:date="2021-11-19T09:28:00Z"/>
              </w:rPr>
            </w:pPr>
            <w:del w:id="250"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3E556805" w14:textId="0C0768DC" w:rsidR="004308F6" w:rsidRPr="002C0C60" w:rsidDel="00F121A1" w:rsidRDefault="004308F6" w:rsidP="004308F6">
            <w:pPr>
              <w:spacing w:before="100" w:after="100"/>
              <w:ind w:left="100" w:right="100"/>
              <w:jc w:val="right"/>
              <w:rPr>
                <w:del w:id="251" w:author="Fabio Alberto Cruz Sanchez" w:date="2021-11-19T09:28:00Z"/>
                <w:rFonts w:ascii="Helvetica" w:eastAsia="Helvetica" w:hAnsi="Helvetica" w:cs="Helvetica"/>
                <w:color w:val="FF0000"/>
                <w:sz w:val="20"/>
                <w:szCs w:val="20"/>
              </w:rPr>
            </w:pPr>
            <w:ins w:id="252" w:author="Diego" w:date="2021-11-17T17:49:00Z">
              <w:del w:id="253" w:author="Fabio Alberto Cruz Sanchez" w:date="2021-11-19T09:28:00Z">
                <w:r w:rsidRPr="004308F6" w:rsidDel="00F121A1">
                  <w:rPr>
                    <w:rFonts w:ascii="Helvetica" w:eastAsia="Helvetica" w:hAnsi="Helvetica" w:cs="Helvetica"/>
                    <w:color w:val="FF0000"/>
                    <w:sz w:val="20"/>
                    <w:szCs w:val="20"/>
                    <w:rPrChange w:id="254" w:author="Diego" w:date="2021-11-17T17:49:00Z">
                      <w:rPr/>
                    </w:rPrChange>
                  </w:rPr>
                  <w:delText>51.85</w:delText>
                </w:r>
              </w:del>
            </w:ins>
            <w:del w:id="255" w:author="Fabio Alberto Cruz Sanchez" w:date="2021-11-19T09:28:00Z">
              <w:r w:rsidRPr="004308F6" w:rsidDel="00F121A1">
                <w:rPr>
                  <w:rFonts w:ascii="Helvetica" w:eastAsia="Helvetica" w:hAnsi="Helvetica" w:cs="Helvetica"/>
                  <w:color w:val="FF0000"/>
                  <w:sz w:val="20"/>
                  <w:szCs w:val="20"/>
                </w:rPr>
                <w:delText>51.85</w:delText>
              </w:r>
            </w:del>
          </w:p>
        </w:tc>
        <w:tc>
          <w:tcPr>
            <w:tcW w:w="1080" w:type="dxa"/>
            <w:shd w:val="clear" w:color="auto" w:fill="EFEFEF"/>
            <w:tcMar>
              <w:top w:w="0" w:type="dxa"/>
              <w:left w:w="0" w:type="dxa"/>
              <w:bottom w:w="0" w:type="dxa"/>
              <w:right w:w="0" w:type="dxa"/>
            </w:tcMar>
            <w:vAlign w:val="center"/>
          </w:tcPr>
          <w:p w14:paraId="6D846D91" w14:textId="447CD86A" w:rsidR="004308F6" w:rsidRPr="00CD6347" w:rsidDel="00F121A1" w:rsidRDefault="004308F6" w:rsidP="004308F6">
            <w:pPr>
              <w:spacing w:before="100" w:after="100"/>
              <w:ind w:left="100" w:right="100"/>
              <w:jc w:val="right"/>
              <w:rPr>
                <w:del w:id="256" w:author="Fabio Alberto Cruz Sanchez" w:date="2021-11-19T09:28:00Z"/>
              </w:rPr>
            </w:pPr>
            <w:del w:id="257" w:author="Fabio Alberto Cruz Sanchez" w:date="2021-11-19T09:28:00Z">
              <w:r w:rsidRPr="00CD6347" w:rsidDel="00F121A1">
                <w:rPr>
                  <w:rFonts w:ascii="Helvetica" w:eastAsia="Helvetica" w:hAnsi="Helvetica" w:cs="Helvetica"/>
                  <w:sz w:val="20"/>
                  <w:szCs w:val="20"/>
                </w:rPr>
                <w:delText>1,106.42</w:delText>
              </w:r>
            </w:del>
          </w:p>
        </w:tc>
      </w:tr>
      <w:tr w:rsidR="004308F6" w:rsidDel="00F121A1" w14:paraId="18CFF11E" w14:textId="4063F51C" w:rsidTr="00510250">
        <w:trPr>
          <w:cantSplit/>
          <w:jc w:val="center"/>
          <w:del w:id="258" w:author="Fabio Alberto Cruz Sanchez" w:date="2021-11-19T09:28:00Z"/>
        </w:trPr>
        <w:tc>
          <w:tcPr>
            <w:tcW w:w="1080" w:type="dxa"/>
            <w:shd w:val="clear" w:color="auto" w:fill="FFFFFF"/>
            <w:tcMar>
              <w:top w:w="0" w:type="dxa"/>
              <w:left w:w="0" w:type="dxa"/>
              <w:bottom w:w="0" w:type="dxa"/>
              <w:right w:w="0" w:type="dxa"/>
            </w:tcMar>
            <w:vAlign w:val="center"/>
          </w:tcPr>
          <w:p w14:paraId="30F20679" w14:textId="00CB218B" w:rsidR="004308F6" w:rsidDel="00F121A1" w:rsidRDefault="004308F6" w:rsidP="004308F6">
            <w:pPr>
              <w:spacing w:before="100" w:after="100"/>
              <w:ind w:left="100" w:right="100"/>
              <w:rPr>
                <w:del w:id="259" w:author="Fabio Alberto Cruz Sanchez" w:date="2021-11-19T09:28:00Z"/>
              </w:rPr>
            </w:pPr>
            <w:del w:id="260"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FFFFFF"/>
            <w:tcMar>
              <w:top w:w="0" w:type="dxa"/>
              <w:left w:w="0" w:type="dxa"/>
              <w:bottom w:w="0" w:type="dxa"/>
              <w:right w:w="0" w:type="dxa"/>
            </w:tcMar>
            <w:vAlign w:val="center"/>
          </w:tcPr>
          <w:p w14:paraId="4FEF13FE" w14:textId="26133855" w:rsidR="004308F6" w:rsidDel="00F121A1" w:rsidRDefault="004308F6" w:rsidP="004308F6">
            <w:pPr>
              <w:spacing w:before="100" w:after="100"/>
              <w:ind w:left="100" w:right="100"/>
              <w:rPr>
                <w:del w:id="261" w:author="Fabio Alberto Cruz Sanchez" w:date="2021-11-19T09:28:00Z"/>
              </w:rPr>
            </w:pPr>
            <w:del w:id="262"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FFFFFF"/>
            <w:tcMar>
              <w:top w:w="0" w:type="dxa"/>
              <w:left w:w="0" w:type="dxa"/>
              <w:bottom w:w="0" w:type="dxa"/>
              <w:right w:w="0" w:type="dxa"/>
            </w:tcMar>
            <w:vAlign w:val="center"/>
          </w:tcPr>
          <w:p w14:paraId="21DECE6B" w14:textId="180F452B" w:rsidR="004308F6" w:rsidDel="00F121A1" w:rsidRDefault="004308F6" w:rsidP="004308F6">
            <w:pPr>
              <w:spacing w:before="100" w:after="100"/>
              <w:ind w:left="100" w:right="100"/>
              <w:rPr>
                <w:del w:id="263" w:author="Fabio Alberto Cruz Sanchez" w:date="2021-11-19T09:28:00Z"/>
              </w:rPr>
            </w:pPr>
            <w:del w:id="264"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FFFFFF"/>
            <w:tcMar>
              <w:top w:w="0" w:type="dxa"/>
              <w:left w:w="0" w:type="dxa"/>
              <w:bottom w:w="0" w:type="dxa"/>
              <w:right w:w="0" w:type="dxa"/>
            </w:tcMar>
            <w:vAlign w:val="center"/>
          </w:tcPr>
          <w:p w14:paraId="7BA19BDC" w14:textId="6E9F012C" w:rsidR="004308F6" w:rsidDel="00F121A1" w:rsidRDefault="004308F6" w:rsidP="004308F6">
            <w:pPr>
              <w:spacing w:before="100" w:after="100"/>
              <w:ind w:left="100" w:right="100"/>
              <w:jc w:val="right"/>
              <w:rPr>
                <w:del w:id="265" w:author="Fabio Alberto Cruz Sanchez" w:date="2021-11-19T09:28:00Z"/>
              </w:rPr>
            </w:pPr>
            <w:del w:id="266" w:author="Fabio Alberto Cruz Sanchez" w:date="2021-11-19T09:28:00Z">
              <w:r w:rsidDel="00F121A1">
                <w:rPr>
                  <w:rFonts w:ascii="Helvetica" w:eastAsia="Helvetica" w:hAnsi="Helvetica" w:cs="Helvetica"/>
                  <w:color w:val="000000"/>
                  <w:sz w:val="20"/>
                  <w:szCs w:val="20"/>
                </w:rPr>
                <w:delText>60</w:delText>
              </w:r>
            </w:del>
          </w:p>
        </w:tc>
        <w:tc>
          <w:tcPr>
            <w:tcW w:w="1080" w:type="dxa"/>
            <w:shd w:val="clear" w:color="auto" w:fill="FFFFFF"/>
            <w:tcMar>
              <w:top w:w="0" w:type="dxa"/>
              <w:left w:w="0" w:type="dxa"/>
              <w:bottom w:w="0" w:type="dxa"/>
              <w:right w:w="0" w:type="dxa"/>
            </w:tcMar>
            <w:vAlign w:val="center"/>
          </w:tcPr>
          <w:p w14:paraId="01E54195" w14:textId="55AAB787" w:rsidR="004308F6" w:rsidDel="00F121A1" w:rsidRDefault="004308F6" w:rsidP="004308F6">
            <w:pPr>
              <w:spacing w:before="100" w:after="100"/>
              <w:ind w:left="100" w:right="100"/>
              <w:jc w:val="right"/>
              <w:rPr>
                <w:del w:id="267" w:author="Fabio Alberto Cruz Sanchez" w:date="2021-11-19T09:28:00Z"/>
              </w:rPr>
            </w:pPr>
            <w:del w:id="268"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5311B1F1" w14:textId="427A1150" w:rsidR="004308F6" w:rsidRPr="002C0C60" w:rsidDel="00F121A1" w:rsidRDefault="004308F6" w:rsidP="004308F6">
            <w:pPr>
              <w:spacing w:before="100" w:after="100"/>
              <w:ind w:left="100" w:right="100"/>
              <w:jc w:val="right"/>
              <w:rPr>
                <w:del w:id="269" w:author="Fabio Alberto Cruz Sanchez" w:date="2021-11-19T09:28:00Z"/>
                <w:rFonts w:ascii="Helvetica" w:eastAsia="Helvetica" w:hAnsi="Helvetica" w:cs="Helvetica"/>
                <w:color w:val="FF0000"/>
                <w:sz w:val="20"/>
                <w:szCs w:val="20"/>
              </w:rPr>
            </w:pPr>
            <w:ins w:id="270" w:author="Diego" w:date="2021-11-17T17:49:00Z">
              <w:del w:id="271" w:author="Fabio Alberto Cruz Sanchez" w:date="2021-11-19T09:28:00Z">
                <w:r w:rsidRPr="004308F6" w:rsidDel="00F121A1">
                  <w:rPr>
                    <w:rFonts w:ascii="Helvetica" w:eastAsia="Helvetica" w:hAnsi="Helvetica" w:cs="Helvetica"/>
                    <w:color w:val="FF0000"/>
                    <w:sz w:val="20"/>
                    <w:szCs w:val="20"/>
                    <w:rPrChange w:id="272" w:author="Diego" w:date="2021-11-17T17:49:00Z">
                      <w:rPr/>
                    </w:rPrChange>
                  </w:rPr>
                  <w:delText>52.56</w:delText>
                </w:r>
              </w:del>
            </w:ins>
            <w:del w:id="273" w:author="Fabio Alberto Cruz Sanchez" w:date="2021-11-19T09:28:00Z">
              <w:r w:rsidRPr="004308F6" w:rsidDel="00F121A1">
                <w:rPr>
                  <w:rFonts w:ascii="Helvetica" w:eastAsia="Helvetica" w:hAnsi="Helvetica" w:cs="Helvetica"/>
                  <w:color w:val="FF0000"/>
                  <w:sz w:val="20"/>
                  <w:szCs w:val="20"/>
                </w:rPr>
                <w:delText>31.54</w:delText>
              </w:r>
            </w:del>
          </w:p>
        </w:tc>
        <w:tc>
          <w:tcPr>
            <w:tcW w:w="1080" w:type="dxa"/>
            <w:shd w:val="clear" w:color="auto" w:fill="FFFFFF"/>
            <w:tcMar>
              <w:top w:w="0" w:type="dxa"/>
              <w:left w:w="0" w:type="dxa"/>
              <w:bottom w:w="0" w:type="dxa"/>
              <w:right w:w="0" w:type="dxa"/>
            </w:tcMar>
            <w:vAlign w:val="center"/>
          </w:tcPr>
          <w:p w14:paraId="68E448F6" w14:textId="1F66A8BC" w:rsidR="004308F6" w:rsidRPr="00CD6347" w:rsidDel="00F121A1" w:rsidRDefault="004308F6" w:rsidP="004308F6">
            <w:pPr>
              <w:spacing w:before="100" w:after="100"/>
              <w:ind w:left="100" w:right="100"/>
              <w:jc w:val="right"/>
              <w:rPr>
                <w:del w:id="274" w:author="Fabio Alberto Cruz Sanchez" w:date="2021-11-19T09:28:00Z"/>
              </w:rPr>
            </w:pPr>
            <w:del w:id="275" w:author="Fabio Alberto Cruz Sanchez" w:date="2021-11-19T09:28:00Z">
              <w:r w:rsidRPr="00CD6347" w:rsidDel="00F121A1">
                <w:rPr>
                  <w:rFonts w:ascii="Helvetica" w:eastAsia="Helvetica" w:hAnsi="Helvetica" w:cs="Helvetica"/>
                  <w:sz w:val="20"/>
                  <w:szCs w:val="20"/>
                </w:rPr>
                <w:delText>845.71</w:delText>
              </w:r>
            </w:del>
          </w:p>
        </w:tc>
      </w:tr>
      <w:tr w:rsidR="004308F6" w:rsidDel="00F121A1" w14:paraId="30426670" w14:textId="78ED1961" w:rsidTr="00510250">
        <w:trPr>
          <w:cantSplit/>
          <w:jc w:val="center"/>
          <w:del w:id="276" w:author="Fabio Alberto Cruz Sanchez" w:date="2021-11-19T09:28:00Z"/>
        </w:trPr>
        <w:tc>
          <w:tcPr>
            <w:tcW w:w="1080" w:type="dxa"/>
            <w:shd w:val="clear" w:color="auto" w:fill="EFEFEF"/>
            <w:tcMar>
              <w:top w:w="0" w:type="dxa"/>
              <w:left w:w="0" w:type="dxa"/>
              <w:bottom w:w="0" w:type="dxa"/>
              <w:right w:w="0" w:type="dxa"/>
            </w:tcMar>
            <w:vAlign w:val="center"/>
          </w:tcPr>
          <w:p w14:paraId="7C61C703" w14:textId="1E1255E0" w:rsidR="004308F6" w:rsidDel="00F121A1" w:rsidRDefault="004308F6" w:rsidP="004308F6">
            <w:pPr>
              <w:spacing w:before="100" w:after="100"/>
              <w:ind w:left="100" w:right="100"/>
              <w:rPr>
                <w:del w:id="277" w:author="Fabio Alberto Cruz Sanchez" w:date="2021-11-19T09:28:00Z"/>
              </w:rPr>
            </w:pPr>
            <w:del w:id="278"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EFEFEF"/>
            <w:tcMar>
              <w:top w:w="0" w:type="dxa"/>
              <w:left w:w="0" w:type="dxa"/>
              <w:bottom w:w="0" w:type="dxa"/>
              <w:right w:w="0" w:type="dxa"/>
            </w:tcMar>
            <w:vAlign w:val="center"/>
          </w:tcPr>
          <w:p w14:paraId="4E1CCA5B" w14:textId="6BBAF106" w:rsidR="004308F6" w:rsidDel="00F121A1" w:rsidRDefault="004308F6" w:rsidP="004308F6">
            <w:pPr>
              <w:spacing w:before="100" w:after="100"/>
              <w:ind w:left="100" w:right="100"/>
              <w:rPr>
                <w:del w:id="279" w:author="Fabio Alberto Cruz Sanchez" w:date="2021-11-19T09:28:00Z"/>
              </w:rPr>
            </w:pPr>
            <w:del w:id="280" w:author="Fabio Alberto Cruz Sanchez" w:date="2021-11-19T09:28:00Z">
              <w:r w:rsidDel="00F121A1">
                <w:rPr>
                  <w:rFonts w:ascii="Helvetica" w:eastAsia="Helvetica" w:hAnsi="Helvetica" w:cs="Helvetica"/>
                  <w:color w:val="000000"/>
                  <w:sz w:val="20"/>
                  <w:szCs w:val="20"/>
                </w:rPr>
                <w:delText>0.15</w:delText>
              </w:r>
            </w:del>
          </w:p>
        </w:tc>
        <w:tc>
          <w:tcPr>
            <w:tcW w:w="1080" w:type="dxa"/>
            <w:shd w:val="clear" w:color="auto" w:fill="EFEFEF"/>
            <w:tcMar>
              <w:top w:w="0" w:type="dxa"/>
              <w:left w:w="0" w:type="dxa"/>
              <w:bottom w:w="0" w:type="dxa"/>
              <w:right w:w="0" w:type="dxa"/>
            </w:tcMar>
            <w:vAlign w:val="center"/>
          </w:tcPr>
          <w:p w14:paraId="418BE019" w14:textId="68312613" w:rsidR="004308F6" w:rsidDel="00F121A1" w:rsidRDefault="004308F6" w:rsidP="004308F6">
            <w:pPr>
              <w:spacing w:before="100" w:after="100"/>
              <w:ind w:left="100" w:right="100"/>
              <w:rPr>
                <w:del w:id="281" w:author="Fabio Alberto Cruz Sanchez" w:date="2021-11-19T09:28:00Z"/>
              </w:rPr>
            </w:pPr>
            <w:del w:id="282"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EFEFEF"/>
            <w:tcMar>
              <w:top w:w="0" w:type="dxa"/>
              <w:left w:w="0" w:type="dxa"/>
              <w:bottom w:w="0" w:type="dxa"/>
              <w:right w:w="0" w:type="dxa"/>
            </w:tcMar>
            <w:vAlign w:val="center"/>
          </w:tcPr>
          <w:p w14:paraId="2E20ED29" w14:textId="36DF3FD5" w:rsidR="004308F6" w:rsidDel="00F121A1" w:rsidRDefault="004308F6" w:rsidP="004308F6">
            <w:pPr>
              <w:spacing w:before="100" w:after="100"/>
              <w:ind w:left="100" w:right="100"/>
              <w:jc w:val="right"/>
              <w:rPr>
                <w:del w:id="283" w:author="Fabio Alberto Cruz Sanchez" w:date="2021-11-19T09:28:00Z"/>
              </w:rPr>
            </w:pPr>
            <w:del w:id="284"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EFEFEF"/>
            <w:tcMar>
              <w:top w:w="0" w:type="dxa"/>
              <w:left w:w="0" w:type="dxa"/>
              <w:bottom w:w="0" w:type="dxa"/>
              <w:right w:w="0" w:type="dxa"/>
            </w:tcMar>
            <w:vAlign w:val="center"/>
          </w:tcPr>
          <w:p w14:paraId="4036FBB6" w14:textId="072E8059" w:rsidR="004308F6" w:rsidDel="00F121A1" w:rsidRDefault="004308F6" w:rsidP="004308F6">
            <w:pPr>
              <w:spacing w:before="100" w:after="100"/>
              <w:ind w:left="100" w:right="100"/>
              <w:jc w:val="right"/>
              <w:rPr>
                <w:del w:id="285" w:author="Fabio Alberto Cruz Sanchez" w:date="2021-11-19T09:28:00Z"/>
              </w:rPr>
            </w:pPr>
            <w:del w:id="286" w:author="Fabio Alberto Cruz Sanchez" w:date="2021-11-19T09:28:00Z">
              <w:r w:rsidDel="00F121A1">
                <w:rPr>
                  <w:rFonts w:ascii="Helvetica" w:eastAsia="Helvetica" w:hAnsi="Helvetica" w:cs="Helvetica"/>
                  <w:color w:val="000000"/>
                  <w:sz w:val="20"/>
                  <w:szCs w:val="20"/>
                </w:rPr>
                <w:delText>40</w:delText>
              </w:r>
            </w:del>
          </w:p>
        </w:tc>
        <w:tc>
          <w:tcPr>
            <w:tcW w:w="1080" w:type="dxa"/>
            <w:shd w:val="clear" w:color="auto" w:fill="EFEFEF"/>
            <w:tcMar>
              <w:top w:w="0" w:type="dxa"/>
              <w:left w:w="0" w:type="dxa"/>
              <w:bottom w:w="0" w:type="dxa"/>
              <w:right w:w="0" w:type="dxa"/>
            </w:tcMar>
          </w:tcPr>
          <w:p w14:paraId="18634957" w14:textId="6FDD07C6" w:rsidR="004308F6" w:rsidRPr="002C0C60" w:rsidDel="00F121A1" w:rsidRDefault="004308F6" w:rsidP="004308F6">
            <w:pPr>
              <w:spacing w:before="100" w:after="100"/>
              <w:ind w:left="100" w:right="100"/>
              <w:jc w:val="right"/>
              <w:rPr>
                <w:del w:id="287" w:author="Fabio Alberto Cruz Sanchez" w:date="2021-11-19T09:28:00Z"/>
                <w:rFonts w:ascii="Helvetica" w:eastAsia="Helvetica" w:hAnsi="Helvetica" w:cs="Helvetica"/>
                <w:color w:val="FF0000"/>
                <w:sz w:val="20"/>
                <w:szCs w:val="20"/>
              </w:rPr>
            </w:pPr>
            <w:ins w:id="288" w:author="Diego" w:date="2021-11-17T17:49:00Z">
              <w:del w:id="289" w:author="Fabio Alberto Cruz Sanchez" w:date="2021-11-19T09:28:00Z">
                <w:r w:rsidRPr="004308F6" w:rsidDel="00F121A1">
                  <w:rPr>
                    <w:rFonts w:ascii="Helvetica" w:eastAsia="Helvetica" w:hAnsi="Helvetica" w:cs="Helvetica"/>
                    <w:color w:val="FF0000"/>
                    <w:sz w:val="20"/>
                    <w:szCs w:val="20"/>
                    <w:rPrChange w:id="290" w:author="Diego" w:date="2021-11-17T17:49:00Z">
                      <w:rPr/>
                    </w:rPrChange>
                  </w:rPr>
                  <w:delText>54.31</w:delText>
                </w:r>
              </w:del>
            </w:ins>
            <w:del w:id="291" w:author="Fabio Alberto Cruz Sanchez" w:date="2021-11-19T09:28:00Z">
              <w:r w:rsidRPr="004308F6" w:rsidDel="00F121A1">
                <w:rPr>
                  <w:rFonts w:ascii="Helvetica" w:eastAsia="Helvetica" w:hAnsi="Helvetica" w:cs="Helvetica"/>
                  <w:color w:val="FF0000"/>
                  <w:sz w:val="20"/>
                  <w:szCs w:val="20"/>
                </w:rPr>
                <w:delText>54.31</w:delText>
              </w:r>
            </w:del>
          </w:p>
        </w:tc>
        <w:tc>
          <w:tcPr>
            <w:tcW w:w="1080" w:type="dxa"/>
            <w:shd w:val="clear" w:color="auto" w:fill="EFEFEF"/>
            <w:tcMar>
              <w:top w:w="0" w:type="dxa"/>
              <w:left w:w="0" w:type="dxa"/>
              <w:bottom w:w="0" w:type="dxa"/>
              <w:right w:w="0" w:type="dxa"/>
            </w:tcMar>
            <w:vAlign w:val="center"/>
          </w:tcPr>
          <w:p w14:paraId="34014860" w14:textId="06D372F0" w:rsidR="004308F6" w:rsidRPr="00CD6347" w:rsidDel="00F121A1" w:rsidRDefault="004308F6" w:rsidP="004308F6">
            <w:pPr>
              <w:spacing w:before="100" w:after="100"/>
              <w:ind w:left="100" w:right="100"/>
              <w:jc w:val="right"/>
              <w:rPr>
                <w:del w:id="292" w:author="Fabio Alberto Cruz Sanchez" w:date="2021-11-19T09:28:00Z"/>
              </w:rPr>
            </w:pPr>
            <w:del w:id="293" w:author="Fabio Alberto Cruz Sanchez" w:date="2021-11-19T09:28:00Z">
              <w:r w:rsidRPr="00CD6347" w:rsidDel="00F121A1">
                <w:rPr>
                  <w:rFonts w:ascii="Helvetica" w:eastAsia="Helvetica" w:hAnsi="Helvetica" w:cs="Helvetica"/>
                  <w:sz w:val="20"/>
                  <w:szCs w:val="20"/>
                </w:rPr>
                <w:delText>1,126.03</w:delText>
              </w:r>
            </w:del>
          </w:p>
        </w:tc>
      </w:tr>
      <w:tr w:rsidR="004308F6" w:rsidDel="00F121A1" w14:paraId="180492C2" w14:textId="6775C4D3" w:rsidTr="00510250">
        <w:trPr>
          <w:cantSplit/>
          <w:jc w:val="center"/>
          <w:del w:id="294" w:author="Fabio Alberto Cruz Sanchez" w:date="2021-11-19T09:28:00Z"/>
        </w:trPr>
        <w:tc>
          <w:tcPr>
            <w:tcW w:w="1080" w:type="dxa"/>
            <w:shd w:val="clear" w:color="auto" w:fill="FFFFFF"/>
            <w:tcMar>
              <w:top w:w="0" w:type="dxa"/>
              <w:left w:w="0" w:type="dxa"/>
              <w:bottom w:w="0" w:type="dxa"/>
              <w:right w:w="0" w:type="dxa"/>
            </w:tcMar>
            <w:vAlign w:val="center"/>
          </w:tcPr>
          <w:p w14:paraId="7E60AF2D" w14:textId="3065578A" w:rsidR="004308F6" w:rsidDel="00F121A1" w:rsidRDefault="004308F6" w:rsidP="004308F6">
            <w:pPr>
              <w:spacing w:before="100" w:after="100"/>
              <w:ind w:left="100" w:right="100"/>
              <w:rPr>
                <w:del w:id="295" w:author="Fabio Alberto Cruz Sanchez" w:date="2021-11-19T09:28:00Z"/>
              </w:rPr>
            </w:pPr>
            <w:del w:id="296" w:author="Fabio Alberto Cruz Sanchez" w:date="2021-11-19T09:28:00Z">
              <w:r w:rsidDel="00F121A1">
                <w:rPr>
                  <w:rFonts w:ascii="Helvetica" w:eastAsia="Helvetica" w:hAnsi="Helvetica" w:cs="Helvetica"/>
                  <w:color w:val="000000"/>
                  <w:sz w:val="20"/>
                  <w:szCs w:val="20"/>
                </w:rPr>
                <w:delText>Recycled</w:delText>
              </w:r>
            </w:del>
          </w:p>
        </w:tc>
        <w:tc>
          <w:tcPr>
            <w:tcW w:w="1080" w:type="dxa"/>
            <w:shd w:val="clear" w:color="auto" w:fill="FFFFFF"/>
            <w:tcMar>
              <w:top w:w="0" w:type="dxa"/>
              <w:left w:w="0" w:type="dxa"/>
              <w:bottom w:w="0" w:type="dxa"/>
              <w:right w:w="0" w:type="dxa"/>
            </w:tcMar>
            <w:vAlign w:val="center"/>
          </w:tcPr>
          <w:p w14:paraId="5E2D3F0B" w14:textId="274DFDA0" w:rsidR="004308F6" w:rsidDel="00F121A1" w:rsidRDefault="004308F6" w:rsidP="004308F6">
            <w:pPr>
              <w:spacing w:before="100" w:after="100"/>
              <w:ind w:left="100" w:right="100"/>
              <w:rPr>
                <w:del w:id="297" w:author="Fabio Alberto Cruz Sanchez" w:date="2021-11-19T09:28:00Z"/>
              </w:rPr>
            </w:pPr>
            <w:del w:id="298" w:author="Fabio Alberto Cruz Sanchez" w:date="2021-11-19T09:28:00Z">
              <w:r w:rsidDel="00F121A1">
                <w:rPr>
                  <w:rFonts w:ascii="Helvetica" w:eastAsia="Helvetica" w:hAnsi="Helvetica" w:cs="Helvetica"/>
                  <w:color w:val="000000"/>
                  <w:sz w:val="20"/>
                  <w:szCs w:val="20"/>
                </w:rPr>
                <w:delText>0.3</w:delText>
              </w:r>
            </w:del>
          </w:p>
        </w:tc>
        <w:tc>
          <w:tcPr>
            <w:tcW w:w="1080" w:type="dxa"/>
            <w:shd w:val="clear" w:color="auto" w:fill="FFFFFF"/>
            <w:tcMar>
              <w:top w:w="0" w:type="dxa"/>
              <w:left w:w="0" w:type="dxa"/>
              <w:bottom w:w="0" w:type="dxa"/>
              <w:right w:w="0" w:type="dxa"/>
            </w:tcMar>
            <w:vAlign w:val="center"/>
          </w:tcPr>
          <w:p w14:paraId="08D85FD7" w14:textId="20D24DF3" w:rsidR="004308F6" w:rsidDel="00F121A1" w:rsidRDefault="004308F6" w:rsidP="004308F6">
            <w:pPr>
              <w:spacing w:before="100" w:after="100"/>
              <w:ind w:left="100" w:right="100"/>
              <w:rPr>
                <w:del w:id="299" w:author="Fabio Alberto Cruz Sanchez" w:date="2021-11-19T09:28:00Z"/>
              </w:rPr>
            </w:pPr>
            <w:del w:id="300" w:author="Fabio Alberto Cruz Sanchez" w:date="2021-11-19T09:28:00Z">
              <w:r w:rsidDel="00F121A1">
                <w:rPr>
                  <w:rFonts w:ascii="Helvetica" w:eastAsia="Helvetica" w:hAnsi="Helvetica" w:cs="Helvetica"/>
                  <w:color w:val="000000"/>
                  <w:sz w:val="20"/>
                  <w:szCs w:val="20"/>
                </w:rPr>
                <w:delText>Grid</w:delText>
              </w:r>
            </w:del>
          </w:p>
        </w:tc>
        <w:tc>
          <w:tcPr>
            <w:tcW w:w="1080" w:type="dxa"/>
            <w:shd w:val="clear" w:color="auto" w:fill="FFFFFF"/>
            <w:tcMar>
              <w:top w:w="0" w:type="dxa"/>
              <w:left w:w="0" w:type="dxa"/>
              <w:bottom w:w="0" w:type="dxa"/>
              <w:right w:w="0" w:type="dxa"/>
            </w:tcMar>
            <w:vAlign w:val="center"/>
          </w:tcPr>
          <w:p w14:paraId="6FE18296" w14:textId="43A260A0" w:rsidR="004308F6" w:rsidDel="00F121A1" w:rsidRDefault="004308F6" w:rsidP="004308F6">
            <w:pPr>
              <w:spacing w:before="100" w:after="100"/>
              <w:ind w:left="100" w:right="100"/>
              <w:jc w:val="right"/>
              <w:rPr>
                <w:del w:id="301" w:author="Fabio Alberto Cruz Sanchez" w:date="2021-11-19T09:28:00Z"/>
              </w:rPr>
            </w:pPr>
            <w:del w:id="302" w:author="Fabio Alberto Cruz Sanchez" w:date="2021-11-19T09:28:00Z">
              <w:r w:rsidDel="00F121A1">
                <w:rPr>
                  <w:rFonts w:ascii="Helvetica" w:eastAsia="Helvetica" w:hAnsi="Helvetica" w:cs="Helvetica"/>
                  <w:color w:val="000000"/>
                  <w:sz w:val="20"/>
                  <w:szCs w:val="20"/>
                </w:rPr>
                <w:delText>100</w:delText>
              </w:r>
            </w:del>
          </w:p>
        </w:tc>
        <w:tc>
          <w:tcPr>
            <w:tcW w:w="1080" w:type="dxa"/>
            <w:shd w:val="clear" w:color="auto" w:fill="FFFFFF"/>
            <w:tcMar>
              <w:top w:w="0" w:type="dxa"/>
              <w:left w:w="0" w:type="dxa"/>
              <w:bottom w:w="0" w:type="dxa"/>
              <w:right w:w="0" w:type="dxa"/>
            </w:tcMar>
            <w:vAlign w:val="center"/>
          </w:tcPr>
          <w:p w14:paraId="395B9945" w14:textId="0CBA3FF4" w:rsidR="004308F6" w:rsidDel="00F121A1" w:rsidRDefault="004308F6" w:rsidP="004308F6">
            <w:pPr>
              <w:spacing w:before="100" w:after="100"/>
              <w:ind w:left="100" w:right="100"/>
              <w:jc w:val="right"/>
              <w:rPr>
                <w:del w:id="303" w:author="Fabio Alberto Cruz Sanchez" w:date="2021-11-19T09:28:00Z"/>
              </w:rPr>
            </w:pPr>
            <w:del w:id="304" w:author="Fabio Alberto Cruz Sanchez" w:date="2021-11-19T09:28:00Z">
              <w:r w:rsidDel="00F121A1">
                <w:rPr>
                  <w:rFonts w:ascii="Helvetica" w:eastAsia="Helvetica" w:hAnsi="Helvetica" w:cs="Helvetica"/>
                  <w:color w:val="000000"/>
                  <w:sz w:val="20"/>
                  <w:szCs w:val="20"/>
                </w:rPr>
                <w:delText>80</w:delText>
              </w:r>
            </w:del>
          </w:p>
        </w:tc>
        <w:tc>
          <w:tcPr>
            <w:tcW w:w="1080" w:type="dxa"/>
            <w:shd w:val="clear" w:color="auto" w:fill="FFFFFF"/>
            <w:tcMar>
              <w:top w:w="0" w:type="dxa"/>
              <w:left w:w="0" w:type="dxa"/>
              <w:bottom w:w="0" w:type="dxa"/>
              <w:right w:w="0" w:type="dxa"/>
            </w:tcMar>
          </w:tcPr>
          <w:p w14:paraId="0A13D1BF" w14:textId="0B19B188" w:rsidR="004308F6" w:rsidRPr="002C0C60" w:rsidDel="00F121A1" w:rsidRDefault="004308F6" w:rsidP="004308F6">
            <w:pPr>
              <w:spacing w:before="100" w:after="100"/>
              <w:ind w:left="100" w:right="100"/>
              <w:jc w:val="right"/>
              <w:rPr>
                <w:del w:id="305" w:author="Fabio Alberto Cruz Sanchez" w:date="2021-11-19T09:28:00Z"/>
                <w:rFonts w:ascii="Helvetica" w:eastAsia="Helvetica" w:hAnsi="Helvetica" w:cs="Helvetica"/>
                <w:color w:val="FF0000"/>
                <w:sz w:val="20"/>
                <w:szCs w:val="20"/>
              </w:rPr>
            </w:pPr>
            <w:ins w:id="306" w:author="Diego" w:date="2021-11-17T17:49:00Z">
              <w:del w:id="307" w:author="Fabio Alberto Cruz Sanchez" w:date="2021-11-19T09:28:00Z">
                <w:r w:rsidRPr="004308F6" w:rsidDel="00F121A1">
                  <w:rPr>
                    <w:rFonts w:ascii="Helvetica" w:eastAsia="Helvetica" w:hAnsi="Helvetica" w:cs="Helvetica"/>
                    <w:color w:val="FF0000"/>
                    <w:sz w:val="20"/>
                    <w:szCs w:val="20"/>
                    <w:rPrChange w:id="308" w:author="Diego" w:date="2021-11-17T17:49:00Z">
                      <w:rPr/>
                    </w:rPrChange>
                  </w:rPr>
                  <w:delText>53.69</w:delText>
                </w:r>
              </w:del>
            </w:ins>
            <w:del w:id="309" w:author="Fabio Alberto Cruz Sanchez" w:date="2021-11-19T09:28:00Z">
              <w:r w:rsidRPr="004308F6" w:rsidDel="00F121A1">
                <w:rPr>
                  <w:rFonts w:ascii="Helvetica" w:eastAsia="Helvetica" w:hAnsi="Helvetica" w:cs="Helvetica"/>
                  <w:color w:val="FF0000"/>
                  <w:sz w:val="20"/>
                  <w:szCs w:val="20"/>
                </w:rPr>
                <w:delText>53.69</w:delText>
              </w:r>
            </w:del>
          </w:p>
        </w:tc>
        <w:tc>
          <w:tcPr>
            <w:tcW w:w="1080" w:type="dxa"/>
            <w:shd w:val="clear" w:color="auto" w:fill="FFFFFF"/>
            <w:tcMar>
              <w:top w:w="0" w:type="dxa"/>
              <w:left w:w="0" w:type="dxa"/>
              <w:bottom w:w="0" w:type="dxa"/>
              <w:right w:w="0" w:type="dxa"/>
            </w:tcMar>
            <w:vAlign w:val="center"/>
          </w:tcPr>
          <w:p w14:paraId="35625285" w14:textId="1FBE6D59" w:rsidR="004308F6" w:rsidRPr="00CD6347" w:rsidDel="00F121A1" w:rsidRDefault="004308F6" w:rsidP="004308F6">
            <w:pPr>
              <w:spacing w:before="100" w:after="100"/>
              <w:ind w:left="100" w:right="100"/>
              <w:jc w:val="right"/>
              <w:rPr>
                <w:del w:id="310" w:author="Fabio Alberto Cruz Sanchez" w:date="2021-11-19T09:28:00Z"/>
              </w:rPr>
            </w:pPr>
            <w:del w:id="311" w:author="Fabio Alberto Cruz Sanchez" w:date="2021-11-19T09:28:00Z">
              <w:r w:rsidRPr="00CD6347" w:rsidDel="00F121A1">
                <w:rPr>
                  <w:rFonts w:ascii="Helvetica" w:eastAsia="Helvetica" w:hAnsi="Helvetica" w:cs="Helvetica"/>
                  <w:sz w:val="20"/>
                  <w:szCs w:val="20"/>
                </w:rPr>
                <w:delText>1,152.35</w:delText>
              </w:r>
            </w:del>
            <w:commentRangeEnd w:id="8"/>
            <w:r w:rsidR="00F121A1">
              <w:rPr>
                <w:rStyle w:val="Marquedecommentaire"/>
              </w:rPr>
              <w:commentReference w:id="8"/>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5636F053"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 xml:space="preserve">using R software </w:t>
      </w:r>
      <w:r w:rsidRPr="00956147">
        <w:rPr>
          <w:color w:val="FF0000"/>
        </w:rPr>
        <w:t xml:space="preserve">to </w:t>
      </w:r>
      <w:r w:rsidRPr="00CD6347">
        <w:t xml:space="preserve">identify the influential factors on the </w:t>
      </w:r>
      <w:ins w:id="312" w:author="Fabio Alberto Cruz Sanchez" w:date="2021-11-19T09:30:00Z">
        <w:r w:rsidR="00F121A1">
          <w:t xml:space="preserve">tensile strength </w:t>
        </w:r>
      </w:ins>
      <w:del w:id="313" w:author="Fabio Alberto Cruz Sanchez" w:date="2021-11-19T09:30:00Z">
        <w:r w:rsidRPr="00CD6347" w:rsidDel="00F121A1">
          <w:delText xml:space="preserve">maximal load </w:delText>
        </w:r>
      </w:del>
      <w:r w:rsidRPr="00CD6347">
        <w:t xml:space="preserve">and </w:t>
      </w:r>
      <w:proofErr w:type="gramStart"/>
      <w:r w:rsidRPr="00CD6347">
        <w:t>Young’s</w:t>
      </w:r>
      <w:proofErr w:type="gramEnd"/>
      <w:r w:rsidRPr="00CD6347">
        <w:t xml:space="preserve">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w:t>
      </w:r>
      <w:del w:id="314" w:author="Fabio Alberto Cruz Sanchez" w:date="2021-11-19T09:30:00Z">
        <w:r w:rsidRPr="005A3FBD" w:rsidDel="00F121A1">
          <w:rPr>
            <w:color w:val="FF0000"/>
          </w:rPr>
          <w:delText>maximum load</w:delText>
        </w:r>
      </w:del>
      <w:ins w:id="315" w:author="Fabio Alberto Cruz Sanchez" w:date="2021-11-19T09:30:00Z">
        <w:r w:rsidR="00F121A1">
          <w:rPr>
            <w:color w:val="FF0000"/>
          </w:rPr>
          <w:t>tensile strength</w:t>
        </w:r>
      </w:ins>
      <w:r w:rsidRPr="005A3FBD">
        <w:rPr>
          <w:color w:val="FF0000"/>
        </w:rPr>
        <w:t xml:space="preserve"> and for the </w:t>
      </w:r>
      <w:proofErr w:type="gramStart"/>
      <w:r w:rsidRPr="005A3FBD">
        <w:rPr>
          <w:color w:val="FF0000"/>
        </w:rPr>
        <w:t>Young’s</w:t>
      </w:r>
      <w:proofErr w:type="gramEnd"/>
      <w:r w:rsidRPr="005A3FBD">
        <w:rPr>
          <w:color w:val="FF0000"/>
        </w:rPr>
        <w:t xml:space="preserve"> modulus. </w:t>
      </w:r>
      <w:r w:rsidR="005A3FBD">
        <w:rPr>
          <w:color w:val="FF0000"/>
        </w:rPr>
        <w:t xml:space="preserve">Moreover, the type of material type </w:t>
      </w:r>
      <w:del w:id="316" w:author="Fabio Alberto Cruz Sanchez" w:date="2021-11-19T11:07:00Z">
        <w:r w:rsidR="005A3FBD" w:rsidDel="0002771E">
          <w:rPr>
            <w:color w:val="FF0000"/>
          </w:rPr>
          <w:delText xml:space="preserve">and printing speed </w:delText>
        </w:r>
      </w:del>
      <w:r w:rsidR="005A3FBD">
        <w:rPr>
          <w:color w:val="FF0000"/>
        </w:rPr>
        <w:t xml:space="preserve">were also significant factors for the </w:t>
      </w:r>
      <w:del w:id="317" w:author="Fabio Alberto Cruz Sanchez" w:date="2021-11-19T11:07:00Z">
        <w:r w:rsidR="005A3FBD" w:rsidDel="0002771E">
          <w:rPr>
            <w:color w:val="FF0000"/>
          </w:rPr>
          <w:delText xml:space="preserve">maximum </w:delText>
        </w:r>
      </w:del>
      <w:ins w:id="318" w:author="Fabio Alberto Cruz Sanchez" w:date="2021-11-19T11:07:00Z">
        <w:r w:rsidR="0002771E">
          <w:rPr>
            <w:color w:val="FF0000"/>
          </w:rPr>
          <w:t>tensile strength</w:t>
        </w:r>
      </w:ins>
      <w:del w:id="319" w:author="Fabio Alberto Cruz Sanchez" w:date="2021-11-19T11:07:00Z">
        <w:r w:rsidR="005A3FBD" w:rsidDel="0002771E">
          <w:rPr>
            <w:color w:val="FF0000"/>
          </w:rPr>
          <w:delText>load</w:delText>
        </w:r>
      </w:del>
      <w:r w:rsidR="005A3FBD">
        <w:rPr>
          <w:color w:val="FF0000"/>
        </w:rPr>
        <w:t>,</w:t>
      </w:r>
      <w:commentRangeStart w:id="320"/>
      <w:r w:rsidR="005A3FBD">
        <w:rPr>
          <w:color w:val="FF0000"/>
        </w:rPr>
        <w:t xml:space="preserve"> though the influence of the printing is minimal</w:t>
      </w:r>
      <w:r w:rsidR="00447E2D">
        <w:rPr>
          <w:color w:val="FF0000"/>
        </w:rPr>
        <w:t xml:space="preserve"> as reported by </w:t>
      </w:r>
      <w:proofErr w:type="spellStart"/>
      <w:r w:rsidR="00447E2D" w:rsidRPr="00447E2D">
        <w:rPr>
          <w:color w:val="FF0000"/>
        </w:rPr>
        <w:t>Pazhamannil</w:t>
      </w:r>
      <w:proofErr w:type="spellEnd"/>
      <w:r w:rsidR="00447E2D">
        <w:rPr>
          <w:color w:val="FF0000"/>
        </w:rPr>
        <w:t xml:space="preserve"> </w:t>
      </w:r>
      <w:r w:rsidR="00447E2D" w:rsidRPr="00447E2D">
        <w:rPr>
          <w:i/>
          <w:color w:val="FF0000"/>
        </w:rPr>
        <w:t>et al.</w:t>
      </w:r>
      <w:r w:rsidR="00447E2D" w:rsidRPr="00447E2D">
        <w:rPr>
          <w:color w:val="FF0000"/>
          <w:vertAlign w:val="superscript"/>
        </w:rPr>
        <w:t>50</w:t>
      </w:r>
      <w:r w:rsidR="005A3FBD">
        <w:rPr>
          <w:color w:val="FF0000"/>
        </w:rPr>
        <w:t>.</w:t>
      </w:r>
      <w:commentRangeEnd w:id="320"/>
      <w:r w:rsidR="0002771E">
        <w:rPr>
          <w:rStyle w:val="Marquedecommentaire"/>
        </w:rPr>
        <w:commentReference w:id="320"/>
      </w:r>
      <w:r w:rsidR="005A3FBD">
        <w:rPr>
          <w:color w:val="FF0000"/>
        </w:rPr>
        <w:t xml:space="preserve"> </w:t>
      </w:r>
      <w:r w:rsidRPr="00CD6347">
        <w:t xml:space="preserve">The contribution to the total variance in the </w:t>
      </w:r>
      <w:del w:id="321" w:author="Fabio Alberto Cruz Sanchez" w:date="2021-11-19T11:08:00Z">
        <w:r w:rsidRPr="00CD6347" w:rsidDel="0002771E">
          <w:delText>maximal load</w:delText>
        </w:r>
      </w:del>
      <w:ins w:id="322" w:author="Fabio Alberto Cruz Sanchez" w:date="2021-11-19T11:08:00Z">
        <w:r w:rsidR="0002771E">
          <w:t>tensile strength</w:t>
        </w:r>
      </w:ins>
      <w:r w:rsidRPr="00CD6347">
        <w:t xml:space="preserve"> model was </w:t>
      </w:r>
      <w:del w:id="323" w:author="Fabio Alberto Cruz Sanchez" w:date="2021-11-19T11:10:00Z">
        <w:r w:rsidRPr="00CD6347" w:rsidDel="0002771E">
          <w:delText>97</w:delText>
        </w:r>
      </w:del>
      <w:ins w:id="324" w:author="Fabio Alberto Cruz Sanchez" w:date="2021-11-19T11:10:00Z">
        <w:r w:rsidR="0002771E" w:rsidRPr="00CD6347">
          <w:t>9</w:t>
        </w:r>
        <w:r w:rsidR="0002771E">
          <w:t>2.</w:t>
        </w:r>
      </w:ins>
      <w:del w:id="325" w:author="Fabio Alberto Cruz Sanchez" w:date="2021-11-19T11:10:00Z">
        <w:r w:rsidRPr="00CD6347" w:rsidDel="0002771E">
          <w:delText>.3</w:delText>
        </w:r>
      </w:del>
      <w:ins w:id="326" w:author="Fabio Alberto Cruz Sanchez" w:date="2021-11-19T11:10:00Z">
        <w:r w:rsidR="0002771E">
          <w:t>8</w:t>
        </w:r>
      </w:ins>
      <w:r w:rsidRPr="00CD6347">
        <w:t xml:space="preserve"> % and </w:t>
      </w:r>
      <w:del w:id="327" w:author="Fabio Alberto Cruz Sanchez" w:date="2021-11-19T11:10:00Z">
        <w:r w:rsidRPr="00CD6347" w:rsidDel="0002771E">
          <w:delText>1</w:delText>
        </w:r>
      </w:del>
      <w:ins w:id="328" w:author="Fabio Alberto Cruz Sanchez" w:date="2021-11-19T11:10:00Z">
        <w:r w:rsidR="0002771E">
          <w:t>3</w:t>
        </w:r>
      </w:ins>
      <w:r w:rsidRPr="00CD6347">
        <w:t>.</w:t>
      </w:r>
      <w:del w:id="329" w:author="Fabio Alberto Cruz Sanchez" w:date="2021-11-19T11:10:00Z">
        <w:r w:rsidRPr="00CD6347" w:rsidDel="0002771E">
          <w:delText xml:space="preserve">3 </w:delText>
        </w:r>
      </w:del>
      <w:ins w:id="330" w:author="Fabio Alberto Cruz Sanchez" w:date="2021-11-19T11:10:00Z">
        <w:r w:rsidR="0002771E">
          <w:t>7</w:t>
        </w:r>
        <w:r w:rsidR="0002771E" w:rsidRPr="00CD6347">
          <w:t xml:space="preserve"> </w:t>
        </w:r>
      </w:ins>
      <w:r w:rsidRPr="00CD6347">
        <w:t>% 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presented a contribution of </w:t>
      </w:r>
      <w:del w:id="331" w:author="Fabio Alberto Cruz Sanchez" w:date="2021-11-19T11:12:00Z">
        <w:r w:rsidRPr="00CD6347" w:rsidDel="0002771E">
          <w:delText>96</w:delText>
        </w:r>
      </w:del>
      <w:ins w:id="332" w:author="Fabio Alberto Cruz Sanchez" w:date="2021-11-19T11:12:00Z">
        <w:r w:rsidR="0002771E">
          <w:t>63</w:t>
        </w:r>
      </w:ins>
      <w:r w:rsidRPr="00CD6347">
        <w:t>.</w:t>
      </w:r>
      <w:del w:id="333" w:author="Fabio Alberto Cruz Sanchez" w:date="2021-11-19T11:12:00Z">
        <w:r w:rsidRPr="00CD6347" w:rsidDel="0002771E">
          <w:delText xml:space="preserve">6 </w:delText>
        </w:r>
      </w:del>
      <w:ins w:id="334" w:author="Fabio Alberto Cruz Sanchez" w:date="2021-11-19T11:12:00Z">
        <w:r w:rsidR="0002771E">
          <w:t>2</w:t>
        </w:r>
        <w:r w:rsidR="0002771E" w:rsidRPr="00CD6347">
          <w:t xml:space="preserve"> </w:t>
        </w:r>
      </w:ins>
      <w:r w:rsidRPr="00CD6347">
        <w:t xml:space="preserve">%. Thus, when manufacturing new parts, infill density is a key factor for guaranteeing adequate </w:t>
      </w:r>
      <w:r w:rsidR="00337AD1" w:rsidRPr="009C23D2">
        <w:rPr>
          <w:color w:val="FF0000"/>
        </w:rPr>
        <w:t>resistance</w:t>
      </w:r>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in the study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51</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w:t>
      </w:r>
      <w:proofErr w:type="gramStart"/>
      <w:r w:rsidR="00F204A7" w:rsidRPr="00F204A7">
        <w:rPr>
          <w:color w:val="FF0000"/>
        </w:rPr>
        <w:t>affects also</w:t>
      </w:r>
      <w:proofErr w:type="gramEnd"/>
      <w:r w:rsidR="00F204A7" w:rsidRPr="00F204A7">
        <w:rPr>
          <w:color w:val="FF0000"/>
        </w:rPr>
        <w:t xml:space="preserve"> the tensile </w:t>
      </w:r>
      <w:r w:rsidR="00337AD1">
        <w:rPr>
          <w:color w:val="FF0000"/>
        </w:rPr>
        <w:t>load</w:t>
      </w:r>
      <w:r w:rsidR="00337AD1" w:rsidRPr="00F204A7">
        <w:rPr>
          <w:color w:val="FF0000"/>
        </w:rPr>
        <w:t xml:space="preserve"> </w:t>
      </w:r>
      <w:r w:rsidR="00F204A7" w:rsidRPr="00F204A7">
        <w:rPr>
          <w:color w:val="FF0000"/>
        </w:rPr>
        <w:t xml:space="preserve">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F204A7" w:rsidRPr="00F204A7">
        <w:rPr>
          <w:color w:val="FF0000"/>
        </w:rPr>
        <w:t xml:space="preserve">In the study, the authors identified how the larger the percentage of recycled PLA, the lower the </w:t>
      </w:r>
      <w:r w:rsidR="00F204A7">
        <w:rPr>
          <w:color w:val="FF0000"/>
        </w:rPr>
        <w:t xml:space="preserve">tensile </w:t>
      </w:r>
      <w:r w:rsidR="00337AD1">
        <w:rPr>
          <w:color w:val="FF0000"/>
        </w:rPr>
        <w:t>load</w:t>
      </w:r>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22,23</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influence of the infill density.</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commentRangeStart w:id="335"/>
      <w:r>
        <w:rPr>
          <w:noProof/>
          <w:lang w:val="es-ES" w:eastAsia="es-ES"/>
        </w:rPr>
        <w:drawing>
          <wp:inline distT="0" distB="0" distL="0" distR="0" wp14:anchorId="5025CA8A" wp14:editId="00CB10F8">
            <wp:extent cx="4694018" cy="2816411"/>
            <wp:effectExtent l="0" t="0" r="508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94018" cy="2816411"/>
                    </a:xfrm>
                    <a:prstGeom prst="rect">
                      <a:avLst/>
                    </a:prstGeom>
                    <a:noFill/>
                    <a:ln w="9525">
                      <a:noFill/>
                      <a:headEnd/>
                      <a:tailEnd/>
                    </a:ln>
                  </pic:spPr>
                </pic:pic>
              </a:graphicData>
            </a:graphic>
          </wp:inline>
        </w:drawing>
      </w:r>
      <w:commentRangeEnd w:id="335"/>
      <w:r w:rsidR="007B0254">
        <w:rPr>
          <w:rStyle w:val="Marquedecommentaire"/>
        </w:rPr>
        <w:commentReference w:id="335"/>
      </w:r>
    </w:p>
    <w:p w14:paraId="575E2567" w14:textId="3DE17E93" w:rsidR="00BD4A80" w:rsidRDefault="00176CAF" w:rsidP="00176CAF">
      <w:pPr>
        <w:pStyle w:val="Corpsdetexte"/>
        <w:jc w:val="center"/>
      </w:pPr>
      <w:r>
        <w:t>(b)</w:t>
      </w:r>
    </w:p>
    <w:p w14:paraId="67334189" w14:textId="15DBD701" w:rsidR="00176CAF" w:rsidRDefault="00176CAF" w:rsidP="0005721F">
      <w:pPr>
        <w:pStyle w:val="TableCaption"/>
        <w:rPr>
          <w:color w:val="FF0000"/>
        </w:rPr>
      </w:pPr>
      <w:r w:rsidRPr="0005721F">
        <w:rPr>
          <w:color w:val="FF0000"/>
        </w:rPr>
        <w:lastRenderedPageBreak/>
        <w:t xml:space="preserve">Figure 3: Phase I: screening tests to identify significant factors based on DoE. (a) Tensile sample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69C010AF" w:rsidR="00BD4A80" w:rsidRDefault="00A0411C">
      <w:pPr>
        <w:pStyle w:val="TableCaption"/>
        <w:rPr>
          <w:ins w:id="336" w:author="Fabio Alberto Cruz Sanchez" w:date="2021-11-19T09:46:00Z"/>
        </w:rPr>
      </w:pPr>
      <w:r>
        <w:t xml:space="preserve">Table 3.2: </w:t>
      </w:r>
      <w:bookmarkStart w:id="337" w:name="tab:anova-phase1"/>
      <w:r w:rsidR="005311C4">
        <w:t xml:space="preserve">ANOVA results at 95 </w:t>
      </w:r>
      <w:r>
        <w:t xml:space="preserve">% significance level for </w:t>
      </w:r>
      <w:ins w:id="338" w:author="Fabio Alberto Cruz Sanchez" w:date="2021-11-19T09:35:00Z">
        <w:r w:rsidR="007B0254">
          <w:t xml:space="preserve">tensile strength </w:t>
        </w:r>
      </w:ins>
      <w:del w:id="339" w:author="Fabio Alberto Cruz Sanchez" w:date="2021-11-19T09:35:00Z">
        <w:r w:rsidDel="007B0254">
          <w:delText xml:space="preserve">Maximal load </w:delText>
        </w:r>
      </w:del>
      <w:r>
        <w:t>and Young</w:t>
      </w:r>
      <w:r w:rsidR="00956147">
        <w:t>´s</w:t>
      </w:r>
      <w:r>
        <w:t xml:space="preserve"> modulus variables</w:t>
      </w:r>
      <w:bookmarkEnd w:id="337"/>
    </w:p>
    <w:tbl>
      <w:tblPr>
        <w:tblStyle w:val="Table"/>
        <w:tblW w:w="0" w:type="auto"/>
        <w:jc w:val="center"/>
        <w:tblLayout w:type="fixed"/>
        <w:tblLook w:val="0420" w:firstRow="1" w:lastRow="0" w:firstColumn="0" w:lastColumn="0" w:noHBand="0" w:noVBand="1"/>
      </w:tblPr>
      <w:tblGrid>
        <w:gridCol w:w="9349"/>
      </w:tblGrid>
      <w:tr w:rsidR="00BD4A80" w:rsidRPr="001C22F9"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p w14:paraId="3581B258" w14:textId="7271444D" w:rsidR="001C22F9" w:rsidRDefault="001C22F9" w:rsidP="001C22F9">
            <w:pPr>
              <w:pStyle w:val="TableCaption"/>
            </w:pPr>
          </w:p>
          <w:tbl>
            <w:tblPr>
              <w:tblStyle w:val="Table"/>
              <w:tblW w:w="9025" w:type="dxa"/>
              <w:jc w:val="center"/>
              <w:tblLayout w:type="fixed"/>
              <w:tblLook w:val="0420" w:firstRow="1" w:lastRow="0" w:firstColumn="0" w:lastColumn="0" w:noHBand="0" w:noVBand="1"/>
              <w:tblPrChange w:id="340" w:author="Fabio Alberto Cruz Sanchez" w:date="2021-11-19T11:12:00Z">
                <w:tblPr>
                  <w:tblStyle w:val="Table"/>
                  <w:tblW w:w="8962" w:type="dxa"/>
                  <w:jc w:val="center"/>
                  <w:tblLayout w:type="fixed"/>
                  <w:tblLook w:val="0420" w:firstRow="1" w:lastRow="0" w:firstColumn="0" w:lastColumn="0" w:noHBand="0" w:noVBand="1"/>
                </w:tblPr>
              </w:tblPrChange>
            </w:tblPr>
            <w:tblGrid>
              <w:gridCol w:w="1134"/>
              <w:gridCol w:w="567"/>
              <w:gridCol w:w="851"/>
              <w:gridCol w:w="851"/>
              <w:gridCol w:w="851"/>
              <w:gridCol w:w="944"/>
              <w:gridCol w:w="474"/>
              <w:gridCol w:w="851"/>
              <w:gridCol w:w="851"/>
              <w:gridCol w:w="826"/>
              <w:gridCol w:w="825"/>
              <w:tblGridChange w:id="341">
                <w:tblGrid>
                  <w:gridCol w:w="1134"/>
                  <w:gridCol w:w="567"/>
                  <w:gridCol w:w="851"/>
                  <w:gridCol w:w="851"/>
                  <w:gridCol w:w="851"/>
                  <w:gridCol w:w="851"/>
                  <w:gridCol w:w="235"/>
                  <w:gridCol w:w="332"/>
                  <w:gridCol w:w="851"/>
                  <w:gridCol w:w="851"/>
                  <w:gridCol w:w="737"/>
                  <w:gridCol w:w="851"/>
                </w:tblGrid>
              </w:tblGridChange>
            </w:tblGrid>
            <w:tr w:rsidR="00716EB6" w14:paraId="420793CF" w14:textId="77777777" w:rsidTr="0002771E">
              <w:trPr>
                <w:cnfStyle w:val="100000000000" w:firstRow="1" w:lastRow="0" w:firstColumn="0" w:lastColumn="0" w:oddVBand="0" w:evenVBand="0" w:oddHBand="0" w:evenHBand="0" w:firstRowFirstColumn="0" w:firstRowLastColumn="0" w:lastRowFirstColumn="0" w:lastRowLastColumn="0"/>
                <w:cantSplit/>
                <w:tblHeader/>
                <w:jc w:val="center"/>
                <w:trPrChange w:id="342" w:author="Fabio Alberto Cruz Sanchez" w:date="2021-11-19T11:12:00Z">
                  <w:trPr>
                    <w:cantSplit/>
                    <w:tblHeader/>
                    <w:jc w:val="center"/>
                  </w:trPr>
                </w:trPrChange>
              </w:trPr>
              <w:tc>
                <w:tcPr>
                  <w:tcW w:w="1134" w:type="dxa"/>
                  <w:tcBorders>
                    <w:right w:val="single" w:sz="8" w:space="0" w:color="666666"/>
                  </w:tcBorders>
                  <w:shd w:val="clear" w:color="auto" w:fill="CFCFCF"/>
                  <w:tcMar>
                    <w:top w:w="0" w:type="dxa"/>
                    <w:left w:w="0" w:type="dxa"/>
                    <w:bottom w:w="0" w:type="dxa"/>
                    <w:right w:w="0" w:type="dxa"/>
                  </w:tcMar>
                  <w:vAlign w:val="center"/>
                  <w:tcPrChange w:id="343" w:author="Fabio Alberto Cruz Sanchez" w:date="2021-11-19T11:12:00Z">
                    <w:tcPr>
                      <w:tcW w:w="1134" w:type="dxa"/>
                      <w:tcBorders>
                        <w:right w:val="single" w:sz="8" w:space="0" w:color="666666"/>
                      </w:tcBorders>
                      <w:shd w:val="clear" w:color="auto" w:fill="CFCFCF"/>
                      <w:tcMar>
                        <w:top w:w="0" w:type="dxa"/>
                        <w:left w:w="0" w:type="dxa"/>
                        <w:bottom w:w="0" w:type="dxa"/>
                        <w:right w:w="0" w:type="dxa"/>
                      </w:tcMar>
                      <w:vAlign w:val="center"/>
                    </w:tcPr>
                  </w:tcPrChange>
                </w:tcPr>
                <w:p w14:paraId="4BA3A772" w14:textId="77777777" w:rsidR="001C22F9" w:rsidRDefault="001C22F9" w:rsidP="001C22F9">
                  <w:pP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Helvetica" w:eastAsia="Helvetica" w:hAnsi="Helvetica" w:cs="Helvetica"/>
                      <w:b/>
                      <w:color w:val="000000"/>
                      <w:sz w:val="18"/>
                      <w:szCs w:val="18"/>
                    </w:rPr>
                    <w:t>Variable</w:t>
                  </w:r>
                </w:p>
              </w:tc>
              <w:tc>
                <w:tcPr>
                  <w:tcW w:w="3120" w:type="dxa"/>
                  <w:gridSpan w:val="4"/>
                  <w:tcBorders>
                    <w:left w:val="single" w:sz="8" w:space="0" w:color="666666"/>
                  </w:tcBorders>
                  <w:shd w:val="clear" w:color="auto" w:fill="CFCFCF"/>
                  <w:tcMar>
                    <w:top w:w="0" w:type="dxa"/>
                    <w:left w:w="0" w:type="dxa"/>
                    <w:bottom w:w="0" w:type="dxa"/>
                    <w:right w:w="0" w:type="dxa"/>
                  </w:tcMar>
                  <w:vAlign w:val="center"/>
                  <w:tcPrChange w:id="344" w:author="Fabio Alberto Cruz Sanchez" w:date="2021-11-19T11:12:00Z">
                    <w:tcPr>
                      <w:tcW w:w="3120" w:type="dxa"/>
                      <w:gridSpan w:val="4"/>
                      <w:tcBorders>
                        <w:left w:val="single" w:sz="8" w:space="0" w:color="666666"/>
                      </w:tcBorders>
                      <w:shd w:val="clear" w:color="auto" w:fill="CFCFCF"/>
                      <w:tcMar>
                        <w:top w:w="0" w:type="dxa"/>
                        <w:left w:w="0" w:type="dxa"/>
                        <w:bottom w:w="0" w:type="dxa"/>
                        <w:right w:w="0" w:type="dxa"/>
                      </w:tcMar>
                      <w:vAlign w:val="center"/>
                    </w:tcPr>
                  </w:tcPrChange>
                </w:tcPr>
                <w:p w14:paraId="605B9335" w14:textId="77777777" w:rsidR="001C22F9" w:rsidRDefault="001C22F9" w:rsidP="001C22F9">
                  <w:pP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Helvetica" w:eastAsia="Helvetica" w:hAnsi="Helvetica" w:cs="Helvetica"/>
                      <w:b/>
                      <w:color w:val="000000"/>
                      <w:sz w:val="18"/>
                      <w:szCs w:val="18"/>
                    </w:rPr>
                    <w:t>Tensile</w:t>
                  </w:r>
                </w:p>
              </w:tc>
              <w:tc>
                <w:tcPr>
                  <w:tcW w:w="944" w:type="dxa"/>
                  <w:tcBorders>
                    <w:right w:val="single" w:sz="8" w:space="0" w:color="666666"/>
                  </w:tcBorders>
                  <w:shd w:val="clear" w:color="auto" w:fill="CFCFCF"/>
                  <w:tcMar>
                    <w:top w:w="0" w:type="dxa"/>
                    <w:left w:w="0" w:type="dxa"/>
                    <w:bottom w:w="0" w:type="dxa"/>
                    <w:right w:w="0" w:type="dxa"/>
                  </w:tcMar>
                  <w:vAlign w:val="center"/>
                  <w:tcPrChange w:id="345" w:author="Fabio Alberto Cruz Sanchez" w:date="2021-11-19T11:12:00Z">
                    <w:tcPr>
                      <w:tcW w:w="1086" w:type="dxa"/>
                      <w:gridSpan w:val="2"/>
                      <w:tcBorders>
                        <w:right w:val="single" w:sz="8" w:space="0" w:color="666666"/>
                      </w:tcBorders>
                      <w:shd w:val="clear" w:color="auto" w:fill="CFCFCF"/>
                      <w:tcMar>
                        <w:top w:w="0" w:type="dxa"/>
                        <w:left w:w="0" w:type="dxa"/>
                        <w:bottom w:w="0" w:type="dxa"/>
                        <w:right w:w="0" w:type="dxa"/>
                      </w:tcMar>
                      <w:vAlign w:val="center"/>
                    </w:tcPr>
                  </w:tcPrChange>
                </w:tcPr>
                <w:p w14:paraId="342B4D71" w14:textId="77777777" w:rsidR="001C22F9" w:rsidRDefault="001C22F9" w:rsidP="001C22F9">
                  <w:pPr>
                    <w:spacing w:before="100" w:after="100"/>
                    <w:ind w:left="100" w:right="100"/>
                    <w:cnfStyle w:val="100000000000" w:firstRow="1" w:lastRow="0" w:firstColumn="0" w:lastColumn="0" w:oddVBand="0" w:evenVBand="0" w:oddHBand="0" w:evenHBand="0" w:firstRowFirstColumn="0" w:firstRowLastColumn="0" w:lastRowFirstColumn="0" w:lastRowLastColumn="0"/>
                  </w:pPr>
                </w:p>
              </w:tc>
              <w:tc>
                <w:tcPr>
                  <w:tcW w:w="3827" w:type="dxa"/>
                  <w:gridSpan w:val="5"/>
                  <w:tcBorders>
                    <w:left w:val="single" w:sz="8" w:space="0" w:color="666666"/>
                  </w:tcBorders>
                  <w:shd w:val="clear" w:color="auto" w:fill="CFCFCF"/>
                  <w:tcMar>
                    <w:top w:w="0" w:type="dxa"/>
                    <w:left w:w="0" w:type="dxa"/>
                    <w:bottom w:w="0" w:type="dxa"/>
                    <w:right w:w="0" w:type="dxa"/>
                  </w:tcMar>
                  <w:vAlign w:val="center"/>
                  <w:tcPrChange w:id="346" w:author="Fabio Alberto Cruz Sanchez" w:date="2021-11-19T11:12:00Z">
                    <w:tcPr>
                      <w:tcW w:w="3622" w:type="dxa"/>
                      <w:gridSpan w:val="5"/>
                      <w:tcBorders>
                        <w:left w:val="single" w:sz="8" w:space="0" w:color="666666"/>
                      </w:tcBorders>
                      <w:shd w:val="clear" w:color="auto" w:fill="CFCFCF"/>
                      <w:tcMar>
                        <w:top w:w="0" w:type="dxa"/>
                        <w:left w:w="0" w:type="dxa"/>
                        <w:bottom w:w="0" w:type="dxa"/>
                        <w:right w:w="0" w:type="dxa"/>
                      </w:tcMar>
                      <w:vAlign w:val="center"/>
                    </w:tcPr>
                  </w:tcPrChange>
                </w:tcPr>
                <w:p w14:paraId="7C46C52F" w14:textId="77777777" w:rsidR="001C22F9" w:rsidRDefault="001C22F9" w:rsidP="001C22F9">
                  <w:pP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Helvetica" w:eastAsia="Helvetica" w:hAnsi="Helvetica" w:cs="Helvetica"/>
                      <w:b/>
                      <w:color w:val="000000"/>
                      <w:sz w:val="18"/>
                      <w:szCs w:val="18"/>
                    </w:rPr>
                    <w:t>Young</w:t>
                  </w:r>
                </w:p>
              </w:tc>
            </w:tr>
            <w:tr w:rsidR="001C22F9" w14:paraId="64DB6A29" w14:textId="77777777" w:rsidTr="0002771E">
              <w:tblPrEx>
                <w:tblPrExChange w:id="347" w:author="Fabio Alberto Cruz Sanchez" w:date="2021-11-19T11:12:00Z">
                  <w:tblPrEx>
                    <w:tblW w:w="0" w:type="dxa"/>
                  </w:tblPrEx>
                </w:tblPrExChange>
              </w:tblPrEx>
              <w:trPr>
                <w:cantSplit/>
                <w:jc w:val="center"/>
                <w:trPrChange w:id="348" w:author="Fabio Alberto Cruz Sanchez" w:date="2021-11-19T11:12:00Z">
                  <w:trPr>
                    <w:cantSplit/>
                    <w:jc w:val="center"/>
                  </w:trPr>
                </w:trPrChange>
              </w:trPr>
              <w:tc>
                <w:tcPr>
                  <w:tcW w:w="1134" w:type="dxa"/>
                  <w:tcBorders>
                    <w:right w:val="single" w:sz="8" w:space="0" w:color="666666"/>
                  </w:tcBorders>
                  <w:shd w:val="clear" w:color="auto" w:fill="EFEFEF"/>
                  <w:tcMar>
                    <w:top w:w="0" w:type="dxa"/>
                    <w:left w:w="0" w:type="dxa"/>
                    <w:bottom w:w="0" w:type="dxa"/>
                    <w:right w:w="0" w:type="dxa"/>
                  </w:tcMar>
                  <w:vAlign w:val="center"/>
                  <w:tcPrChange w:id="349" w:author="Fabio Alberto Cruz Sanchez" w:date="2021-11-19T11:12:00Z">
                    <w:tcPr>
                      <w:tcW w:w="1134" w:type="dxa"/>
                      <w:tcBorders>
                        <w:right w:val="single" w:sz="8" w:space="0" w:color="666666"/>
                      </w:tcBorders>
                      <w:shd w:val="clear" w:color="auto" w:fill="EFEFEF"/>
                      <w:tcMar>
                        <w:top w:w="0" w:type="dxa"/>
                        <w:left w:w="0" w:type="dxa"/>
                        <w:bottom w:w="0" w:type="dxa"/>
                        <w:right w:w="0" w:type="dxa"/>
                      </w:tcMar>
                      <w:vAlign w:val="center"/>
                    </w:tcPr>
                  </w:tcPrChange>
                </w:tcPr>
                <w:p w14:paraId="37BE503B" w14:textId="77777777" w:rsidR="001C22F9"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Change w:id="350" w:author="Fabio Alberto Cruz Sanchez" w:date="2021-11-19T11:12:00Z">
                    <w:tcPr>
                      <w:tcW w:w="567" w:type="dxa"/>
                      <w:tcBorders>
                        <w:left w:val="single" w:sz="8" w:space="0" w:color="666666"/>
                      </w:tcBorders>
                      <w:shd w:val="clear" w:color="auto" w:fill="EFEFEF"/>
                      <w:tcMar>
                        <w:top w:w="0" w:type="dxa"/>
                        <w:left w:w="0" w:type="dxa"/>
                        <w:bottom w:w="0" w:type="dxa"/>
                        <w:right w:w="0" w:type="dxa"/>
                      </w:tcMar>
                      <w:vAlign w:val="center"/>
                    </w:tcPr>
                  </w:tcPrChange>
                </w:tcPr>
                <w:p w14:paraId="1B18ADB8"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Change w:id="351" w:author="Fabio Alberto Cruz Sanchez" w:date="2021-11-19T11:12:00Z">
                    <w:tcPr>
                      <w:tcW w:w="851" w:type="dxa"/>
                      <w:shd w:val="clear" w:color="auto" w:fill="EFEFEF"/>
                      <w:tcMar>
                        <w:top w:w="0" w:type="dxa"/>
                        <w:left w:w="0" w:type="dxa"/>
                        <w:bottom w:w="0" w:type="dxa"/>
                        <w:right w:w="0" w:type="dxa"/>
                      </w:tcMar>
                      <w:vAlign w:val="center"/>
                    </w:tcPr>
                  </w:tcPrChange>
                </w:tcPr>
                <w:p w14:paraId="1CCD2DDC"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Change w:id="352" w:author="Fabio Alberto Cruz Sanchez" w:date="2021-11-19T11:12:00Z">
                    <w:tcPr>
                      <w:tcW w:w="851" w:type="dxa"/>
                      <w:shd w:val="clear" w:color="auto" w:fill="EFEFEF"/>
                      <w:tcMar>
                        <w:top w:w="0" w:type="dxa"/>
                        <w:left w:w="0" w:type="dxa"/>
                        <w:bottom w:w="0" w:type="dxa"/>
                        <w:right w:w="0" w:type="dxa"/>
                      </w:tcMar>
                      <w:vAlign w:val="center"/>
                    </w:tcPr>
                  </w:tcPrChange>
                </w:tcPr>
                <w:p w14:paraId="06650560"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51" w:type="dxa"/>
                  <w:shd w:val="clear" w:color="auto" w:fill="EFEFEF"/>
                  <w:tcMar>
                    <w:top w:w="0" w:type="dxa"/>
                    <w:left w:w="0" w:type="dxa"/>
                    <w:bottom w:w="0" w:type="dxa"/>
                    <w:right w:w="0" w:type="dxa"/>
                  </w:tcMar>
                  <w:vAlign w:val="center"/>
                  <w:tcPrChange w:id="353" w:author="Fabio Alberto Cruz Sanchez" w:date="2021-11-19T11:12:00Z">
                    <w:tcPr>
                      <w:tcW w:w="851" w:type="dxa"/>
                      <w:shd w:val="clear" w:color="auto" w:fill="EFEFEF"/>
                      <w:tcMar>
                        <w:top w:w="0" w:type="dxa"/>
                        <w:left w:w="0" w:type="dxa"/>
                        <w:bottom w:w="0" w:type="dxa"/>
                        <w:right w:w="0" w:type="dxa"/>
                      </w:tcMar>
                      <w:vAlign w:val="center"/>
                    </w:tcPr>
                  </w:tcPrChange>
                </w:tcPr>
                <w:p w14:paraId="6C8BED0B"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Change w:id="354" w:author="Fabio Alberto Cruz Sanchez" w:date="2021-11-19T11:12:00Z">
                    <w:tcPr>
                      <w:tcW w:w="851" w:type="dxa"/>
                      <w:tcBorders>
                        <w:right w:val="single" w:sz="8" w:space="0" w:color="666666"/>
                      </w:tcBorders>
                      <w:shd w:val="clear" w:color="auto" w:fill="EFEFEF"/>
                      <w:tcMar>
                        <w:top w:w="0" w:type="dxa"/>
                        <w:left w:w="0" w:type="dxa"/>
                        <w:bottom w:w="0" w:type="dxa"/>
                        <w:right w:w="0" w:type="dxa"/>
                      </w:tcMar>
                      <w:vAlign w:val="center"/>
                    </w:tcPr>
                  </w:tcPrChange>
                </w:tcPr>
                <w:p w14:paraId="4F11AF8A"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c>
                <w:tcPr>
                  <w:tcW w:w="474" w:type="dxa"/>
                  <w:tcBorders>
                    <w:left w:val="single" w:sz="8" w:space="0" w:color="666666"/>
                  </w:tcBorders>
                  <w:shd w:val="clear" w:color="auto" w:fill="EFEFEF"/>
                  <w:tcMar>
                    <w:top w:w="0" w:type="dxa"/>
                    <w:left w:w="0" w:type="dxa"/>
                    <w:bottom w:w="0" w:type="dxa"/>
                    <w:right w:w="0" w:type="dxa"/>
                  </w:tcMar>
                  <w:vAlign w:val="center"/>
                  <w:tcPrChange w:id="355" w:author="Fabio Alberto Cruz Sanchez" w:date="2021-11-19T11:12:00Z">
                    <w:tcPr>
                      <w:tcW w:w="567" w:type="dxa"/>
                      <w:gridSpan w:val="2"/>
                      <w:tcBorders>
                        <w:left w:val="single" w:sz="8" w:space="0" w:color="666666"/>
                      </w:tcBorders>
                      <w:shd w:val="clear" w:color="auto" w:fill="EFEFEF"/>
                      <w:tcMar>
                        <w:top w:w="0" w:type="dxa"/>
                        <w:left w:w="0" w:type="dxa"/>
                        <w:bottom w:w="0" w:type="dxa"/>
                        <w:right w:w="0" w:type="dxa"/>
                      </w:tcMar>
                      <w:vAlign w:val="center"/>
                    </w:tcPr>
                  </w:tcPrChange>
                </w:tcPr>
                <w:p w14:paraId="74881460"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Change w:id="356" w:author="Fabio Alberto Cruz Sanchez" w:date="2021-11-19T11:12:00Z">
                    <w:tcPr>
                      <w:tcW w:w="851" w:type="dxa"/>
                      <w:shd w:val="clear" w:color="auto" w:fill="EFEFEF"/>
                      <w:tcMar>
                        <w:top w:w="0" w:type="dxa"/>
                        <w:left w:w="0" w:type="dxa"/>
                        <w:bottom w:w="0" w:type="dxa"/>
                        <w:right w:w="0" w:type="dxa"/>
                      </w:tcMar>
                      <w:vAlign w:val="center"/>
                    </w:tcPr>
                  </w:tcPrChange>
                </w:tcPr>
                <w:p w14:paraId="23829F83"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Change w:id="357" w:author="Fabio Alberto Cruz Sanchez" w:date="2021-11-19T11:12:00Z">
                    <w:tcPr>
                      <w:tcW w:w="851" w:type="dxa"/>
                      <w:shd w:val="clear" w:color="auto" w:fill="EFEFEF"/>
                      <w:tcMar>
                        <w:top w:w="0" w:type="dxa"/>
                        <w:left w:w="0" w:type="dxa"/>
                        <w:bottom w:w="0" w:type="dxa"/>
                        <w:right w:w="0" w:type="dxa"/>
                      </w:tcMar>
                      <w:vAlign w:val="center"/>
                    </w:tcPr>
                  </w:tcPrChange>
                </w:tcPr>
                <w:p w14:paraId="652E2926"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26" w:type="dxa"/>
                  <w:shd w:val="clear" w:color="auto" w:fill="EFEFEF"/>
                  <w:tcMar>
                    <w:top w:w="0" w:type="dxa"/>
                    <w:left w:w="0" w:type="dxa"/>
                    <w:bottom w:w="0" w:type="dxa"/>
                    <w:right w:w="0" w:type="dxa"/>
                  </w:tcMar>
                  <w:vAlign w:val="center"/>
                  <w:tcPrChange w:id="358" w:author="Fabio Alberto Cruz Sanchez" w:date="2021-11-19T11:12:00Z">
                    <w:tcPr>
                      <w:tcW w:w="737" w:type="dxa"/>
                      <w:shd w:val="clear" w:color="auto" w:fill="EFEFEF"/>
                      <w:tcMar>
                        <w:top w:w="0" w:type="dxa"/>
                        <w:left w:w="0" w:type="dxa"/>
                        <w:bottom w:w="0" w:type="dxa"/>
                        <w:right w:w="0" w:type="dxa"/>
                      </w:tcMar>
                      <w:vAlign w:val="center"/>
                    </w:tcPr>
                  </w:tcPrChange>
                </w:tcPr>
                <w:p w14:paraId="36ED785D"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825" w:type="dxa"/>
                  <w:shd w:val="clear" w:color="auto" w:fill="EFEFEF"/>
                  <w:tcMar>
                    <w:top w:w="0" w:type="dxa"/>
                    <w:left w:w="0" w:type="dxa"/>
                    <w:bottom w:w="0" w:type="dxa"/>
                    <w:right w:w="0" w:type="dxa"/>
                  </w:tcMar>
                  <w:vAlign w:val="center"/>
                  <w:tcPrChange w:id="359" w:author="Fabio Alberto Cruz Sanchez" w:date="2021-11-19T11:12:00Z">
                    <w:tcPr>
                      <w:tcW w:w="851" w:type="dxa"/>
                      <w:shd w:val="clear" w:color="auto" w:fill="EFEFEF"/>
                      <w:tcMar>
                        <w:top w:w="0" w:type="dxa"/>
                        <w:left w:w="0" w:type="dxa"/>
                        <w:bottom w:w="0" w:type="dxa"/>
                        <w:right w:w="0" w:type="dxa"/>
                      </w:tcMar>
                      <w:vAlign w:val="center"/>
                    </w:tcPr>
                  </w:tcPrChange>
                </w:tcPr>
                <w:p w14:paraId="4F2F4E4B"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r>
            <w:tr w:rsidR="001C22F9" w14:paraId="30D10D19" w14:textId="77777777" w:rsidTr="0002771E">
              <w:tblPrEx>
                <w:tblPrExChange w:id="360" w:author="Fabio Alberto Cruz Sanchez" w:date="2021-11-19T11:12:00Z">
                  <w:tblPrEx>
                    <w:tblW w:w="0" w:type="dxa"/>
                  </w:tblPrEx>
                </w:tblPrExChange>
              </w:tblPrEx>
              <w:trPr>
                <w:cantSplit/>
                <w:jc w:val="center"/>
                <w:trPrChange w:id="361" w:author="Fabio Alberto Cruz Sanchez" w:date="2021-11-19T11:12:00Z">
                  <w:trPr>
                    <w:cantSplit/>
                    <w:jc w:val="center"/>
                  </w:trPr>
                </w:trPrChange>
              </w:trPr>
              <w:tc>
                <w:tcPr>
                  <w:tcW w:w="1134" w:type="dxa"/>
                  <w:tcBorders>
                    <w:right w:val="single" w:sz="8" w:space="0" w:color="666666"/>
                  </w:tcBorders>
                  <w:shd w:val="clear" w:color="auto" w:fill="FFFFFF"/>
                  <w:tcMar>
                    <w:top w:w="0" w:type="dxa"/>
                    <w:left w:w="0" w:type="dxa"/>
                    <w:bottom w:w="0" w:type="dxa"/>
                    <w:right w:w="0" w:type="dxa"/>
                  </w:tcMar>
                  <w:vAlign w:val="center"/>
                  <w:tcPrChange w:id="362" w:author="Fabio Alberto Cruz Sanchez" w:date="2021-11-19T11:12:00Z">
                    <w:tcPr>
                      <w:tcW w:w="1134" w:type="dxa"/>
                      <w:tcBorders>
                        <w:right w:val="single" w:sz="8" w:space="0" w:color="666666"/>
                      </w:tcBorders>
                      <w:shd w:val="clear" w:color="auto" w:fill="FFFFFF"/>
                      <w:tcMar>
                        <w:top w:w="0" w:type="dxa"/>
                        <w:left w:w="0" w:type="dxa"/>
                        <w:bottom w:w="0" w:type="dxa"/>
                        <w:right w:w="0" w:type="dxa"/>
                      </w:tcMar>
                      <w:vAlign w:val="center"/>
                    </w:tcPr>
                  </w:tcPrChange>
                </w:tcPr>
                <w:p w14:paraId="50849BB5" w14:textId="77777777" w:rsidR="001C22F9" w:rsidRDefault="001C22F9" w:rsidP="001C22F9">
                  <w:pPr>
                    <w:spacing w:before="100" w:after="100"/>
                    <w:ind w:left="100" w:right="100"/>
                  </w:pPr>
                  <w:r>
                    <w:rPr>
                      <w:rFonts w:ascii="Helvetica" w:eastAsia="Helvetica" w:hAnsi="Helvetica" w:cs="Helvetica"/>
                      <w:color w:val="000000"/>
                      <w:sz w:val="18"/>
                      <w:szCs w:val="18"/>
                    </w:rPr>
                    <w:t>Layer Height (mm)</w:t>
                  </w:r>
                </w:p>
              </w:tc>
              <w:tc>
                <w:tcPr>
                  <w:tcW w:w="567" w:type="dxa"/>
                  <w:tcBorders>
                    <w:left w:val="single" w:sz="8" w:space="0" w:color="666666"/>
                  </w:tcBorders>
                  <w:shd w:val="clear" w:color="auto" w:fill="FFFFFF"/>
                  <w:tcMar>
                    <w:top w:w="0" w:type="dxa"/>
                    <w:left w:w="0" w:type="dxa"/>
                    <w:bottom w:w="0" w:type="dxa"/>
                    <w:right w:w="0" w:type="dxa"/>
                  </w:tcMar>
                  <w:vAlign w:val="center"/>
                  <w:tcPrChange w:id="363" w:author="Fabio Alberto Cruz Sanchez" w:date="2021-11-19T11:12:00Z">
                    <w:tcPr>
                      <w:tcW w:w="567" w:type="dxa"/>
                      <w:tcBorders>
                        <w:left w:val="single" w:sz="8" w:space="0" w:color="666666"/>
                      </w:tcBorders>
                      <w:shd w:val="clear" w:color="auto" w:fill="FFFFFF"/>
                      <w:tcMar>
                        <w:top w:w="0" w:type="dxa"/>
                        <w:left w:w="0" w:type="dxa"/>
                        <w:bottom w:w="0" w:type="dxa"/>
                        <w:right w:w="0" w:type="dxa"/>
                      </w:tcMar>
                      <w:vAlign w:val="center"/>
                    </w:tcPr>
                  </w:tcPrChange>
                </w:tcPr>
                <w:p w14:paraId="0A564F6A"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Change w:id="364" w:author="Fabio Alberto Cruz Sanchez" w:date="2021-11-19T11:12:00Z">
                    <w:tcPr>
                      <w:tcW w:w="851" w:type="dxa"/>
                      <w:shd w:val="clear" w:color="auto" w:fill="FFFFFF"/>
                      <w:tcMar>
                        <w:top w:w="0" w:type="dxa"/>
                        <w:left w:w="0" w:type="dxa"/>
                        <w:bottom w:w="0" w:type="dxa"/>
                        <w:right w:w="0" w:type="dxa"/>
                      </w:tcMar>
                      <w:vAlign w:val="center"/>
                    </w:tcPr>
                  </w:tcPrChange>
                </w:tcPr>
                <w:p w14:paraId="2C315520"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Change w:id="365" w:author="Fabio Alberto Cruz Sanchez" w:date="2021-11-19T11:12:00Z">
                    <w:tcPr>
                      <w:tcW w:w="851" w:type="dxa"/>
                      <w:shd w:val="clear" w:color="auto" w:fill="FFFFFF"/>
                      <w:tcMar>
                        <w:top w:w="0" w:type="dxa"/>
                        <w:left w:w="0" w:type="dxa"/>
                        <w:bottom w:w="0" w:type="dxa"/>
                        <w:right w:w="0" w:type="dxa"/>
                      </w:tcMar>
                      <w:vAlign w:val="center"/>
                    </w:tcPr>
                  </w:tcPrChange>
                </w:tcPr>
                <w:p w14:paraId="7B9B6844"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Change w:id="366" w:author="Fabio Alberto Cruz Sanchez" w:date="2021-11-19T11:12:00Z">
                    <w:tcPr>
                      <w:tcW w:w="851" w:type="dxa"/>
                      <w:shd w:val="clear" w:color="auto" w:fill="FFFFFF"/>
                      <w:tcMar>
                        <w:top w:w="0" w:type="dxa"/>
                        <w:left w:w="0" w:type="dxa"/>
                        <w:bottom w:w="0" w:type="dxa"/>
                        <w:right w:w="0" w:type="dxa"/>
                      </w:tcMar>
                      <w:vAlign w:val="center"/>
                    </w:tcPr>
                  </w:tcPrChange>
                </w:tcPr>
                <w:p w14:paraId="13FBE906" w14:textId="77777777" w:rsidR="001C22F9" w:rsidRDefault="001C22F9" w:rsidP="001C22F9">
                  <w:pPr>
                    <w:spacing w:before="100" w:after="100"/>
                    <w:ind w:left="100" w:right="100"/>
                  </w:pPr>
                  <w:r>
                    <w:rPr>
                      <w:rFonts w:ascii="Helvetica" w:eastAsia="Helvetica" w:hAnsi="Helvetica" w:cs="Helvetica"/>
                      <w:color w:val="000000"/>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Change w:id="367" w:author="Fabio Alberto Cruz Sanchez" w:date="2021-11-19T11:12:00Z">
                    <w:tcPr>
                      <w:tcW w:w="851" w:type="dxa"/>
                      <w:tcBorders>
                        <w:right w:val="single" w:sz="8" w:space="0" w:color="666666"/>
                      </w:tcBorders>
                      <w:shd w:val="clear" w:color="auto" w:fill="FFFFFF"/>
                      <w:tcMar>
                        <w:top w:w="0" w:type="dxa"/>
                        <w:left w:w="0" w:type="dxa"/>
                        <w:bottom w:w="0" w:type="dxa"/>
                        <w:right w:w="0" w:type="dxa"/>
                      </w:tcMar>
                      <w:vAlign w:val="center"/>
                    </w:tcPr>
                  </w:tcPrChange>
                </w:tcPr>
                <w:p w14:paraId="42274972" w14:textId="77777777" w:rsidR="001C22F9" w:rsidRDefault="001C22F9" w:rsidP="001C22F9">
                  <w:pPr>
                    <w:spacing w:before="100" w:after="100"/>
                    <w:ind w:left="100" w:right="100"/>
                  </w:pPr>
                  <w:r>
                    <w:rPr>
                      <w:rFonts w:ascii="Helvetica" w:eastAsia="Helvetica" w:hAnsi="Helvetica" w:cs="Helvetica"/>
                      <w:color w:val="000000"/>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Change w:id="368" w:author="Fabio Alberto Cruz Sanchez" w:date="2021-11-19T11:12:00Z">
                    <w:tcPr>
                      <w:tcW w:w="567" w:type="dxa"/>
                      <w:gridSpan w:val="2"/>
                      <w:tcBorders>
                        <w:left w:val="single" w:sz="8" w:space="0" w:color="666666"/>
                      </w:tcBorders>
                      <w:shd w:val="clear" w:color="auto" w:fill="FFFFFF"/>
                      <w:tcMar>
                        <w:top w:w="0" w:type="dxa"/>
                        <w:left w:w="0" w:type="dxa"/>
                        <w:bottom w:w="0" w:type="dxa"/>
                        <w:right w:w="0" w:type="dxa"/>
                      </w:tcMar>
                      <w:vAlign w:val="center"/>
                    </w:tcPr>
                  </w:tcPrChange>
                </w:tcPr>
                <w:p w14:paraId="783972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Change w:id="369" w:author="Fabio Alberto Cruz Sanchez" w:date="2021-11-19T11:12:00Z">
                    <w:tcPr>
                      <w:tcW w:w="851" w:type="dxa"/>
                      <w:shd w:val="clear" w:color="auto" w:fill="FFFFFF"/>
                      <w:tcMar>
                        <w:top w:w="0" w:type="dxa"/>
                        <w:left w:w="0" w:type="dxa"/>
                        <w:bottom w:w="0" w:type="dxa"/>
                        <w:right w:w="0" w:type="dxa"/>
                      </w:tcMar>
                      <w:vAlign w:val="center"/>
                    </w:tcPr>
                  </w:tcPrChange>
                </w:tcPr>
                <w:p w14:paraId="4EDA5709"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51" w:type="dxa"/>
                  <w:shd w:val="clear" w:color="auto" w:fill="FFFFFF"/>
                  <w:tcMar>
                    <w:top w:w="0" w:type="dxa"/>
                    <w:left w:w="0" w:type="dxa"/>
                    <w:bottom w:w="0" w:type="dxa"/>
                    <w:right w:w="0" w:type="dxa"/>
                  </w:tcMar>
                  <w:vAlign w:val="center"/>
                  <w:tcPrChange w:id="370" w:author="Fabio Alberto Cruz Sanchez" w:date="2021-11-19T11:12:00Z">
                    <w:tcPr>
                      <w:tcW w:w="851" w:type="dxa"/>
                      <w:shd w:val="clear" w:color="auto" w:fill="FFFFFF"/>
                      <w:tcMar>
                        <w:top w:w="0" w:type="dxa"/>
                        <w:left w:w="0" w:type="dxa"/>
                        <w:bottom w:w="0" w:type="dxa"/>
                        <w:right w:w="0" w:type="dxa"/>
                      </w:tcMar>
                      <w:vAlign w:val="center"/>
                    </w:tcPr>
                  </w:tcPrChange>
                </w:tcPr>
                <w:p w14:paraId="2949D228"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26" w:type="dxa"/>
                  <w:shd w:val="clear" w:color="auto" w:fill="FFFFFF"/>
                  <w:tcMar>
                    <w:top w:w="0" w:type="dxa"/>
                    <w:left w:w="0" w:type="dxa"/>
                    <w:bottom w:w="0" w:type="dxa"/>
                    <w:right w:w="0" w:type="dxa"/>
                  </w:tcMar>
                  <w:vAlign w:val="center"/>
                  <w:tcPrChange w:id="371" w:author="Fabio Alberto Cruz Sanchez" w:date="2021-11-19T11:12:00Z">
                    <w:tcPr>
                      <w:tcW w:w="737" w:type="dxa"/>
                      <w:shd w:val="clear" w:color="auto" w:fill="FFFFFF"/>
                      <w:tcMar>
                        <w:top w:w="0" w:type="dxa"/>
                        <w:left w:w="0" w:type="dxa"/>
                        <w:bottom w:w="0" w:type="dxa"/>
                        <w:right w:w="0" w:type="dxa"/>
                      </w:tcMar>
                      <w:vAlign w:val="center"/>
                    </w:tcPr>
                  </w:tcPrChange>
                </w:tcPr>
                <w:p w14:paraId="101012DD" w14:textId="77777777" w:rsidR="001C22F9" w:rsidRDefault="001C22F9" w:rsidP="001C22F9">
                  <w:pPr>
                    <w:spacing w:before="100" w:after="100"/>
                    <w:ind w:left="100" w:right="100"/>
                  </w:pPr>
                  <w:r>
                    <w:rPr>
                      <w:rFonts w:ascii="Helvetica" w:eastAsia="Helvetica" w:hAnsi="Helvetica" w:cs="Helvetica"/>
                      <w:color w:val="000000"/>
                      <w:sz w:val="18"/>
                      <w:szCs w:val="18"/>
                    </w:rPr>
                    <w:t>4.097</w:t>
                  </w:r>
                </w:p>
              </w:tc>
              <w:tc>
                <w:tcPr>
                  <w:tcW w:w="825" w:type="dxa"/>
                  <w:shd w:val="clear" w:color="auto" w:fill="FFFFFF"/>
                  <w:tcMar>
                    <w:top w:w="0" w:type="dxa"/>
                    <w:left w:w="0" w:type="dxa"/>
                    <w:bottom w:w="0" w:type="dxa"/>
                    <w:right w:w="0" w:type="dxa"/>
                  </w:tcMar>
                  <w:vAlign w:val="center"/>
                  <w:tcPrChange w:id="372" w:author="Fabio Alberto Cruz Sanchez" w:date="2021-11-19T11:12:00Z">
                    <w:tcPr>
                      <w:tcW w:w="851" w:type="dxa"/>
                      <w:shd w:val="clear" w:color="auto" w:fill="FFFFFF"/>
                      <w:tcMar>
                        <w:top w:w="0" w:type="dxa"/>
                        <w:left w:w="0" w:type="dxa"/>
                        <w:bottom w:w="0" w:type="dxa"/>
                        <w:right w:w="0" w:type="dxa"/>
                      </w:tcMar>
                      <w:vAlign w:val="center"/>
                    </w:tcPr>
                  </w:tcPrChange>
                </w:tcPr>
                <w:p w14:paraId="53B062F4" w14:textId="77777777" w:rsidR="001C22F9" w:rsidRDefault="001C22F9" w:rsidP="001C22F9">
                  <w:pPr>
                    <w:spacing w:before="100" w:after="100"/>
                    <w:ind w:left="100" w:right="100"/>
                  </w:pPr>
                  <w:r>
                    <w:rPr>
                      <w:rFonts w:ascii="Helvetica" w:eastAsia="Helvetica" w:hAnsi="Helvetica" w:cs="Helvetica"/>
                      <w:color w:val="000000"/>
                      <w:sz w:val="18"/>
                      <w:szCs w:val="18"/>
                    </w:rPr>
                    <w:t>0.07</w:t>
                  </w:r>
                </w:p>
              </w:tc>
            </w:tr>
            <w:tr w:rsidR="001C22F9" w14:paraId="4F9833DE" w14:textId="77777777" w:rsidTr="0002771E">
              <w:tblPrEx>
                <w:tblPrExChange w:id="373" w:author="Fabio Alberto Cruz Sanchez" w:date="2021-11-19T11:12:00Z">
                  <w:tblPrEx>
                    <w:tblW w:w="0" w:type="dxa"/>
                  </w:tblPrEx>
                </w:tblPrExChange>
              </w:tblPrEx>
              <w:trPr>
                <w:cantSplit/>
                <w:jc w:val="center"/>
                <w:trPrChange w:id="374" w:author="Fabio Alberto Cruz Sanchez" w:date="2021-11-19T11:12:00Z">
                  <w:trPr>
                    <w:cantSplit/>
                    <w:jc w:val="center"/>
                  </w:trPr>
                </w:trPrChange>
              </w:trPr>
              <w:tc>
                <w:tcPr>
                  <w:tcW w:w="1134" w:type="dxa"/>
                  <w:tcBorders>
                    <w:right w:val="single" w:sz="8" w:space="0" w:color="666666"/>
                  </w:tcBorders>
                  <w:shd w:val="clear" w:color="auto" w:fill="EFEFEF"/>
                  <w:tcMar>
                    <w:top w:w="0" w:type="dxa"/>
                    <w:left w:w="0" w:type="dxa"/>
                    <w:bottom w:w="0" w:type="dxa"/>
                    <w:right w:w="0" w:type="dxa"/>
                  </w:tcMar>
                  <w:vAlign w:val="center"/>
                  <w:tcPrChange w:id="375" w:author="Fabio Alberto Cruz Sanchez" w:date="2021-11-19T11:12:00Z">
                    <w:tcPr>
                      <w:tcW w:w="1134" w:type="dxa"/>
                      <w:tcBorders>
                        <w:right w:val="single" w:sz="8" w:space="0" w:color="666666"/>
                      </w:tcBorders>
                      <w:shd w:val="clear" w:color="auto" w:fill="EFEFEF"/>
                      <w:tcMar>
                        <w:top w:w="0" w:type="dxa"/>
                        <w:left w:w="0" w:type="dxa"/>
                        <w:bottom w:w="0" w:type="dxa"/>
                        <w:right w:w="0" w:type="dxa"/>
                      </w:tcMar>
                      <w:vAlign w:val="center"/>
                    </w:tcPr>
                  </w:tcPrChange>
                </w:tcPr>
                <w:p w14:paraId="5EF0457B" w14:textId="77777777" w:rsidR="001C22F9" w:rsidRDefault="001C22F9" w:rsidP="001C22F9">
                  <w:pPr>
                    <w:spacing w:before="100" w:after="100"/>
                    <w:ind w:left="100" w:right="100"/>
                  </w:pPr>
                  <w:r>
                    <w:rPr>
                      <w:rFonts w:ascii="Helvetica" w:eastAsia="Helvetica" w:hAnsi="Helvetica" w:cs="Helvetica"/>
                      <w:color w:val="000000"/>
                      <w:sz w:val="18"/>
                      <w:szCs w:val="18"/>
                    </w:rPr>
                    <w:t>Infill Density (%)</w:t>
                  </w:r>
                </w:p>
              </w:tc>
              <w:tc>
                <w:tcPr>
                  <w:tcW w:w="567" w:type="dxa"/>
                  <w:tcBorders>
                    <w:left w:val="single" w:sz="8" w:space="0" w:color="666666"/>
                  </w:tcBorders>
                  <w:shd w:val="clear" w:color="auto" w:fill="EFEFEF"/>
                  <w:tcMar>
                    <w:top w:w="0" w:type="dxa"/>
                    <w:left w:w="0" w:type="dxa"/>
                    <w:bottom w:w="0" w:type="dxa"/>
                    <w:right w:w="0" w:type="dxa"/>
                  </w:tcMar>
                  <w:vAlign w:val="center"/>
                  <w:tcPrChange w:id="376" w:author="Fabio Alberto Cruz Sanchez" w:date="2021-11-19T11:12:00Z">
                    <w:tcPr>
                      <w:tcW w:w="567" w:type="dxa"/>
                      <w:tcBorders>
                        <w:left w:val="single" w:sz="8" w:space="0" w:color="666666"/>
                      </w:tcBorders>
                      <w:shd w:val="clear" w:color="auto" w:fill="EFEFEF"/>
                      <w:tcMar>
                        <w:top w:w="0" w:type="dxa"/>
                        <w:left w:w="0" w:type="dxa"/>
                        <w:bottom w:w="0" w:type="dxa"/>
                        <w:right w:w="0" w:type="dxa"/>
                      </w:tcMar>
                      <w:vAlign w:val="center"/>
                    </w:tcPr>
                  </w:tcPrChange>
                </w:tcPr>
                <w:p w14:paraId="42A671E0"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Change w:id="377" w:author="Fabio Alberto Cruz Sanchez" w:date="2021-11-19T11:12:00Z">
                    <w:tcPr>
                      <w:tcW w:w="851" w:type="dxa"/>
                      <w:shd w:val="clear" w:color="auto" w:fill="EFEFEF"/>
                      <w:tcMar>
                        <w:top w:w="0" w:type="dxa"/>
                        <w:left w:w="0" w:type="dxa"/>
                        <w:bottom w:w="0" w:type="dxa"/>
                        <w:right w:w="0" w:type="dxa"/>
                      </w:tcMar>
                      <w:vAlign w:val="center"/>
                    </w:tcPr>
                  </w:tcPrChange>
                </w:tcPr>
                <w:p w14:paraId="066B7153"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Change w:id="378" w:author="Fabio Alberto Cruz Sanchez" w:date="2021-11-19T11:12:00Z">
                    <w:tcPr>
                      <w:tcW w:w="851" w:type="dxa"/>
                      <w:shd w:val="clear" w:color="auto" w:fill="EFEFEF"/>
                      <w:tcMar>
                        <w:top w:w="0" w:type="dxa"/>
                        <w:left w:w="0" w:type="dxa"/>
                        <w:bottom w:w="0" w:type="dxa"/>
                        <w:right w:w="0" w:type="dxa"/>
                      </w:tcMar>
                      <w:vAlign w:val="center"/>
                    </w:tcPr>
                  </w:tcPrChange>
                </w:tcPr>
                <w:p w14:paraId="62E7338C"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Change w:id="379" w:author="Fabio Alberto Cruz Sanchez" w:date="2021-11-19T11:12:00Z">
                    <w:tcPr>
                      <w:tcW w:w="851" w:type="dxa"/>
                      <w:shd w:val="clear" w:color="auto" w:fill="EFEFEF"/>
                      <w:tcMar>
                        <w:top w:w="0" w:type="dxa"/>
                        <w:left w:w="0" w:type="dxa"/>
                        <w:bottom w:w="0" w:type="dxa"/>
                        <w:right w:w="0" w:type="dxa"/>
                      </w:tcMar>
                      <w:vAlign w:val="center"/>
                    </w:tcPr>
                  </w:tcPrChange>
                </w:tcPr>
                <w:p w14:paraId="5AB17D1D" w14:textId="77777777" w:rsidR="001C22F9" w:rsidRDefault="001C22F9" w:rsidP="001C22F9">
                  <w:pPr>
                    <w:spacing w:before="100" w:after="100"/>
                    <w:ind w:left="100" w:right="100"/>
                  </w:pPr>
                  <w:r>
                    <w:rPr>
                      <w:rFonts w:ascii="Helvetica" w:eastAsia="Helvetica" w:hAnsi="Helvetica" w:cs="Helvetica"/>
                      <w:color w:val="000000"/>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Change w:id="380" w:author="Fabio Alberto Cruz Sanchez" w:date="2021-11-19T11:12:00Z">
                    <w:tcPr>
                      <w:tcW w:w="851" w:type="dxa"/>
                      <w:tcBorders>
                        <w:right w:val="single" w:sz="8" w:space="0" w:color="666666"/>
                      </w:tcBorders>
                      <w:shd w:val="clear" w:color="auto" w:fill="EFEFEF"/>
                      <w:tcMar>
                        <w:top w:w="0" w:type="dxa"/>
                        <w:left w:w="0" w:type="dxa"/>
                        <w:bottom w:w="0" w:type="dxa"/>
                        <w:right w:w="0" w:type="dxa"/>
                      </w:tcMar>
                      <w:vAlign w:val="center"/>
                    </w:tcPr>
                  </w:tcPrChange>
                </w:tcPr>
                <w:p w14:paraId="6619BA05" w14:textId="77777777" w:rsidR="001C22F9" w:rsidRDefault="001C22F9" w:rsidP="001C22F9">
                  <w:pPr>
                    <w:spacing w:before="100" w:after="100"/>
                    <w:ind w:left="100" w:right="100"/>
                  </w:pPr>
                  <w:r>
                    <w:rPr>
                      <w:rFonts w:ascii="Helvetica" w:eastAsia="Helvetica" w:hAnsi="Helvetica" w:cs="Helvetica"/>
                      <w:color w:val="000000"/>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Change w:id="381" w:author="Fabio Alberto Cruz Sanchez" w:date="2021-11-19T11:12:00Z">
                    <w:tcPr>
                      <w:tcW w:w="567" w:type="dxa"/>
                      <w:gridSpan w:val="2"/>
                      <w:tcBorders>
                        <w:left w:val="single" w:sz="8" w:space="0" w:color="666666"/>
                      </w:tcBorders>
                      <w:shd w:val="clear" w:color="auto" w:fill="EFEFEF"/>
                      <w:tcMar>
                        <w:top w:w="0" w:type="dxa"/>
                        <w:left w:w="0" w:type="dxa"/>
                        <w:bottom w:w="0" w:type="dxa"/>
                        <w:right w:w="0" w:type="dxa"/>
                      </w:tcMar>
                      <w:vAlign w:val="center"/>
                    </w:tcPr>
                  </w:tcPrChange>
                </w:tcPr>
                <w:p w14:paraId="04022EA8"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Change w:id="382" w:author="Fabio Alberto Cruz Sanchez" w:date="2021-11-19T11:12:00Z">
                    <w:tcPr>
                      <w:tcW w:w="851" w:type="dxa"/>
                      <w:shd w:val="clear" w:color="auto" w:fill="EFEFEF"/>
                      <w:tcMar>
                        <w:top w:w="0" w:type="dxa"/>
                        <w:left w:w="0" w:type="dxa"/>
                        <w:bottom w:w="0" w:type="dxa"/>
                        <w:right w:w="0" w:type="dxa"/>
                      </w:tcMar>
                      <w:vAlign w:val="center"/>
                    </w:tcPr>
                  </w:tcPrChange>
                </w:tcPr>
                <w:p w14:paraId="62C49887"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51" w:type="dxa"/>
                  <w:shd w:val="clear" w:color="auto" w:fill="EFEFEF"/>
                  <w:tcMar>
                    <w:top w:w="0" w:type="dxa"/>
                    <w:left w:w="0" w:type="dxa"/>
                    <w:bottom w:w="0" w:type="dxa"/>
                    <w:right w:w="0" w:type="dxa"/>
                  </w:tcMar>
                  <w:vAlign w:val="center"/>
                  <w:tcPrChange w:id="383" w:author="Fabio Alberto Cruz Sanchez" w:date="2021-11-19T11:12:00Z">
                    <w:tcPr>
                      <w:tcW w:w="851" w:type="dxa"/>
                      <w:shd w:val="clear" w:color="auto" w:fill="EFEFEF"/>
                      <w:tcMar>
                        <w:top w:w="0" w:type="dxa"/>
                        <w:left w:w="0" w:type="dxa"/>
                        <w:bottom w:w="0" w:type="dxa"/>
                        <w:right w:w="0" w:type="dxa"/>
                      </w:tcMar>
                      <w:vAlign w:val="center"/>
                    </w:tcPr>
                  </w:tcPrChange>
                </w:tcPr>
                <w:p w14:paraId="2B1C6769"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26" w:type="dxa"/>
                  <w:shd w:val="clear" w:color="auto" w:fill="EFEFEF"/>
                  <w:tcMar>
                    <w:top w:w="0" w:type="dxa"/>
                    <w:left w:w="0" w:type="dxa"/>
                    <w:bottom w:w="0" w:type="dxa"/>
                    <w:right w:w="0" w:type="dxa"/>
                  </w:tcMar>
                  <w:vAlign w:val="center"/>
                  <w:tcPrChange w:id="384" w:author="Fabio Alberto Cruz Sanchez" w:date="2021-11-19T11:12:00Z">
                    <w:tcPr>
                      <w:tcW w:w="737" w:type="dxa"/>
                      <w:shd w:val="clear" w:color="auto" w:fill="EFEFEF"/>
                      <w:tcMar>
                        <w:top w:w="0" w:type="dxa"/>
                        <w:left w:w="0" w:type="dxa"/>
                        <w:bottom w:w="0" w:type="dxa"/>
                        <w:right w:w="0" w:type="dxa"/>
                      </w:tcMar>
                      <w:vAlign w:val="center"/>
                    </w:tcPr>
                  </w:tcPrChange>
                </w:tcPr>
                <w:p w14:paraId="7BB7DDFD" w14:textId="77777777" w:rsidR="001C22F9" w:rsidRDefault="001C22F9" w:rsidP="001C22F9">
                  <w:pPr>
                    <w:spacing w:before="100" w:after="100"/>
                    <w:ind w:left="100" w:right="100"/>
                  </w:pPr>
                  <w:r>
                    <w:rPr>
                      <w:rFonts w:ascii="Helvetica" w:eastAsia="Helvetica" w:hAnsi="Helvetica" w:cs="Helvetica"/>
                      <w:color w:val="000000"/>
                      <w:sz w:val="18"/>
                      <w:szCs w:val="18"/>
                    </w:rPr>
                    <w:t>25.393</w:t>
                  </w:r>
                </w:p>
              </w:tc>
              <w:tc>
                <w:tcPr>
                  <w:tcW w:w="825" w:type="dxa"/>
                  <w:shd w:val="clear" w:color="auto" w:fill="EFEFEF"/>
                  <w:tcMar>
                    <w:top w:w="0" w:type="dxa"/>
                    <w:left w:w="0" w:type="dxa"/>
                    <w:bottom w:w="0" w:type="dxa"/>
                    <w:right w:w="0" w:type="dxa"/>
                  </w:tcMar>
                  <w:vAlign w:val="center"/>
                  <w:tcPrChange w:id="385" w:author="Fabio Alberto Cruz Sanchez" w:date="2021-11-19T11:12:00Z">
                    <w:tcPr>
                      <w:tcW w:w="851" w:type="dxa"/>
                      <w:shd w:val="clear" w:color="auto" w:fill="EFEFEF"/>
                      <w:tcMar>
                        <w:top w:w="0" w:type="dxa"/>
                        <w:left w:w="0" w:type="dxa"/>
                        <w:bottom w:w="0" w:type="dxa"/>
                        <w:right w:w="0" w:type="dxa"/>
                      </w:tcMar>
                      <w:vAlign w:val="center"/>
                    </w:tcPr>
                  </w:tcPrChange>
                </w:tcPr>
                <w:p w14:paraId="57CC319D" w14:textId="77777777" w:rsidR="001C22F9" w:rsidRDefault="001C22F9" w:rsidP="001C22F9">
                  <w:pPr>
                    <w:spacing w:before="100" w:after="100"/>
                    <w:ind w:left="100" w:right="100"/>
                  </w:pPr>
                  <w:r>
                    <w:rPr>
                      <w:rFonts w:ascii="Helvetica" w:eastAsia="Helvetica" w:hAnsi="Helvetica" w:cs="Helvetica"/>
                      <w:color w:val="000000"/>
                      <w:sz w:val="18"/>
                      <w:szCs w:val="18"/>
                    </w:rPr>
                    <w:t>0.001***</w:t>
                  </w:r>
                </w:p>
              </w:tc>
            </w:tr>
            <w:tr w:rsidR="001C22F9" w14:paraId="1A58FF0A" w14:textId="77777777" w:rsidTr="0002771E">
              <w:tblPrEx>
                <w:tblPrExChange w:id="386" w:author="Fabio Alberto Cruz Sanchez" w:date="2021-11-19T11:12:00Z">
                  <w:tblPrEx>
                    <w:tblW w:w="0" w:type="dxa"/>
                  </w:tblPrEx>
                </w:tblPrExChange>
              </w:tblPrEx>
              <w:trPr>
                <w:cantSplit/>
                <w:jc w:val="center"/>
                <w:trPrChange w:id="387" w:author="Fabio Alberto Cruz Sanchez" w:date="2021-11-19T11:12:00Z">
                  <w:trPr>
                    <w:cantSplit/>
                    <w:jc w:val="center"/>
                  </w:trPr>
                </w:trPrChange>
              </w:trPr>
              <w:tc>
                <w:tcPr>
                  <w:tcW w:w="1134" w:type="dxa"/>
                  <w:tcBorders>
                    <w:right w:val="single" w:sz="8" w:space="0" w:color="666666"/>
                  </w:tcBorders>
                  <w:shd w:val="clear" w:color="auto" w:fill="FFFFFF"/>
                  <w:tcMar>
                    <w:top w:w="0" w:type="dxa"/>
                    <w:left w:w="0" w:type="dxa"/>
                    <w:bottom w:w="0" w:type="dxa"/>
                    <w:right w:w="0" w:type="dxa"/>
                  </w:tcMar>
                  <w:vAlign w:val="center"/>
                  <w:tcPrChange w:id="388" w:author="Fabio Alberto Cruz Sanchez" w:date="2021-11-19T11:12:00Z">
                    <w:tcPr>
                      <w:tcW w:w="1134" w:type="dxa"/>
                      <w:tcBorders>
                        <w:right w:val="single" w:sz="8" w:space="0" w:color="666666"/>
                      </w:tcBorders>
                      <w:shd w:val="clear" w:color="auto" w:fill="FFFFFF"/>
                      <w:tcMar>
                        <w:top w:w="0" w:type="dxa"/>
                        <w:left w:w="0" w:type="dxa"/>
                        <w:bottom w:w="0" w:type="dxa"/>
                        <w:right w:w="0" w:type="dxa"/>
                      </w:tcMar>
                      <w:vAlign w:val="center"/>
                    </w:tcPr>
                  </w:tcPrChange>
                </w:tcPr>
                <w:p w14:paraId="1D0AB1B4" w14:textId="77777777" w:rsidR="001C22F9" w:rsidRDefault="001C22F9" w:rsidP="001C22F9">
                  <w:pPr>
                    <w:spacing w:before="100" w:after="100"/>
                    <w:ind w:left="100" w:right="100"/>
                  </w:pPr>
                  <w:r>
                    <w:rPr>
                      <w:rFonts w:ascii="Helvetica" w:eastAsia="Helvetica" w:hAnsi="Helvetica" w:cs="Helvetica"/>
                      <w:color w:val="000000"/>
                      <w:sz w:val="18"/>
                      <w:szCs w:val="18"/>
                    </w:rPr>
                    <w:t>Infill Pattern</w:t>
                  </w:r>
                </w:p>
              </w:tc>
              <w:tc>
                <w:tcPr>
                  <w:tcW w:w="567" w:type="dxa"/>
                  <w:tcBorders>
                    <w:left w:val="single" w:sz="8" w:space="0" w:color="666666"/>
                  </w:tcBorders>
                  <w:shd w:val="clear" w:color="auto" w:fill="FFFFFF"/>
                  <w:tcMar>
                    <w:top w:w="0" w:type="dxa"/>
                    <w:left w:w="0" w:type="dxa"/>
                    <w:bottom w:w="0" w:type="dxa"/>
                    <w:right w:w="0" w:type="dxa"/>
                  </w:tcMar>
                  <w:vAlign w:val="center"/>
                  <w:tcPrChange w:id="389" w:author="Fabio Alberto Cruz Sanchez" w:date="2021-11-19T11:12:00Z">
                    <w:tcPr>
                      <w:tcW w:w="567" w:type="dxa"/>
                      <w:tcBorders>
                        <w:left w:val="single" w:sz="8" w:space="0" w:color="666666"/>
                      </w:tcBorders>
                      <w:shd w:val="clear" w:color="auto" w:fill="FFFFFF"/>
                      <w:tcMar>
                        <w:top w:w="0" w:type="dxa"/>
                        <w:left w:w="0" w:type="dxa"/>
                        <w:bottom w:w="0" w:type="dxa"/>
                        <w:right w:w="0" w:type="dxa"/>
                      </w:tcMar>
                      <w:vAlign w:val="center"/>
                    </w:tcPr>
                  </w:tcPrChange>
                </w:tcPr>
                <w:p w14:paraId="3E5009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Change w:id="390" w:author="Fabio Alberto Cruz Sanchez" w:date="2021-11-19T11:12:00Z">
                    <w:tcPr>
                      <w:tcW w:w="851" w:type="dxa"/>
                      <w:shd w:val="clear" w:color="auto" w:fill="FFFFFF"/>
                      <w:tcMar>
                        <w:top w:w="0" w:type="dxa"/>
                        <w:left w:w="0" w:type="dxa"/>
                        <w:bottom w:w="0" w:type="dxa"/>
                        <w:right w:w="0" w:type="dxa"/>
                      </w:tcMar>
                      <w:vAlign w:val="center"/>
                    </w:tcPr>
                  </w:tcPrChange>
                </w:tcPr>
                <w:p w14:paraId="1F763133"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Change w:id="391" w:author="Fabio Alberto Cruz Sanchez" w:date="2021-11-19T11:12:00Z">
                    <w:tcPr>
                      <w:tcW w:w="851" w:type="dxa"/>
                      <w:shd w:val="clear" w:color="auto" w:fill="FFFFFF"/>
                      <w:tcMar>
                        <w:top w:w="0" w:type="dxa"/>
                        <w:left w:w="0" w:type="dxa"/>
                        <w:bottom w:w="0" w:type="dxa"/>
                        <w:right w:w="0" w:type="dxa"/>
                      </w:tcMar>
                      <w:vAlign w:val="center"/>
                    </w:tcPr>
                  </w:tcPrChange>
                </w:tcPr>
                <w:p w14:paraId="144A3018"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Change w:id="392" w:author="Fabio Alberto Cruz Sanchez" w:date="2021-11-19T11:12:00Z">
                    <w:tcPr>
                      <w:tcW w:w="851" w:type="dxa"/>
                      <w:shd w:val="clear" w:color="auto" w:fill="FFFFFF"/>
                      <w:tcMar>
                        <w:top w:w="0" w:type="dxa"/>
                        <w:left w:w="0" w:type="dxa"/>
                        <w:bottom w:w="0" w:type="dxa"/>
                        <w:right w:w="0" w:type="dxa"/>
                      </w:tcMar>
                      <w:vAlign w:val="center"/>
                    </w:tcPr>
                  </w:tcPrChange>
                </w:tcPr>
                <w:p w14:paraId="7D23D5E4" w14:textId="77777777" w:rsidR="001C22F9" w:rsidRDefault="001C22F9" w:rsidP="001C22F9">
                  <w:pPr>
                    <w:spacing w:before="100" w:after="100"/>
                    <w:ind w:left="100" w:right="100"/>
                  </w:pPr>
                  <w:r>
                    <w:rPr>
                      <w:rFonts w:ascii="Helvetica" w:eastAsia="Helvetica" w:hAnsi="Helvetica" w:cs="Helvetica"/>
                      <w:color w:val="000000"/>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Change w:id="393" w:author="Fabio Alberto Cruz Sanchez" w:date="2021-11-19T11:12:00Z">
                    <w:tcPr>
                      <w:tcW w:w="851" w:type="dxa"/>
                      <w:tcBorders>
                        <w:right w:val="single" w:sz="8" w:space="0" w:color="666666"/>
                      </w:tcBorders>
                      <w:shd w:val="clear" w:color="auto" w:fill="FFFFFF"/>
                      <w:tcMar>
                        <w:top w:w="0" w:type="dxa"/>
                        <w:left w:w="0" w:type="dxa"/>
                        <w:bottom w:w="0" w:type="dxa"/>
                        <w:right w:w="0" w:type="dxa"/>
                      </w:tcMar>
                      <w:vAlign w:val="center"/>
                    </w:tcPr>
                  </w:tcPrChange>
                </w:tcPr>
                <w:p w14:paraId="62D18F7A" w14:textId="77777777" w:rsidR="001C22F9" w:rsidRDefault="001C22F9" w:rsidP="001C22F9">
                  <w:pPr>
                    <w:spacing w:before="100" w:after="100"/>
                    <w:ind w:left="100" w:right="100"/>
                  </w:pPr>
                  <w:r>
                    <w:rPr>
                      <w:rFonts w:ascii="Helvetica" w:eastAsia="Helvetica" w:hAnsi="Helvetica" w:cs="Helvetica"/>
                      <w:color w:val="000000"/>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Change w:id="394" w:author="Fabio Alberto Cruz Sanchez" w:date="2021-11-19T11:12:00Z">
                    <w:tcPr>
                      <w:tcW w:w="567" w:type="dxa"/>
                      <w:gridSpan w:val="2"/>
                      <w:tcBorders>
                        <w:left w:val="single" w:sz="8" w:space="0" w:color="666666"/>
                      </w:tcBorders>
                      <w:shd w:val="clear" w:color="auto" w:fill="FFFFFF"/>
                      <w:tcMar>
                        <w:top w:w="0" w:type="dxa"/>
                        <w:left w:w="0" w:type="dxa"/>
                        <w:bottom w:w="0" w:type="dxa"/>
                        <w:right w:w="0" w:type="dxa"/>
                      </w:tcMar>
                      <w:vAlign w:val="center"/>
                    </w:tcPr>
                  </w:tcPrChange>
                </w:tcPr>
                <w:p w14:paraId="1C7A1AB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Change w:id="395" w:author="Fabio Alberto Cruz Sanchez" w:date="2021-11-19T11:12:00Z">
                    <w:tcPr>
                      <w:tcW w:w="851" w:type="dxa"/>
                      <w:shd w:val="clear" w:color="auto" w:fill="FFFFFF"/>
                      <w:tcMar>
                        <w:top w:w="0" w:type="dxa"/>
                        <w:left w:w="0" w:type="dxa"/>
                        <w:bottom w:w="0" w:type="dxa"/>
                        <w:right w:w="0" w:type="dxa"/>
                      </w:tcMar>
                      <w:vAlign w:val="center"/>
                    </w:tcPr>
                  </w:tcPrChange>
                </w:tcPr>
                <w:p w14:paraId="135F4E00"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51" w:type="dxa"/>
                  <w:shd w:val="clear" w:color="auto" w:fill="FFFFFF"/>
                  <w:tcMar>
                    <w:top w:w="0" w:type="dxa"/>
                    <w:left w:w="0" w:type="dxa"/>
                    <w:bottom w:w="0" w:type="dxa"/>
                    <w:right w:w="0" w:type="dxa"/>
                  </w:tcMar>
                  <w:vAlign w:val="center"/>
                  <w:tcPrChange w:id="396" w:author="Fabio Alberto Cruz Sanchez" w:date="2021-11-19T11:12:00Z">
                    <w:tcPr>
                      <w:tcW w:w="851" w:type="dxa"/>
                      <w:shd w:val="clear" w:color="auto" w:fill="FFFFFF"/>
                      <w:tcMar>
                        <w:top w:w="0" w:type="dxa"/>
                        <w:left w:w="0" w:type="dxa"/>
                        <w:bottom w:w="0" w:type="dxa"/>
                        <w:right w:w="0" w:type="dxa"/>
                      </w:tcMar>
                      <w:vAlign w:val="center"/>
                    </w:tcPr>
                  </w:tcPrChange>
                </w:tcPr>
                <w:p w14:paraId="4A400AF9"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26" w:type="dxa"/>
                  <w:shd w:val="clear" w:color="auto" w:fill="FFFFFF"/>
                  <w:tcMar>
                    <w:top w:w="0" w:type="dxa"/>
                    <w:left w:w="0" w:type="dxa"/>
                    <w:bottom w:w="0" w:type="dxa"/>
                    <w:right w:w="0" w:type="dxa"/>
                  </w:tcMar>
                  <w:vAlign w:val="center"/>
                  <w:tcPrChange w:id="397" w:author="Fabio Alberto Cruz Sanchez" w:date="2021-11-19T11:12:00Z">
                    <w:tcPr>
                      <w:tcW w:w="737" w:type="dxa"/>
                      <w:shd w:val="clear" w:color="auto" w:fill="FFFFFF"/>
                      <w:tcMar>
                        <w:top w:w="0" w:type="dxa"/>
                        <w:left w:w="0" w:type="dxa"/>
                        <w:bottom w:w="0" w:type="dxa"/>
                        <w:right w:w="0" w:type="dxa"/>
                      </w:tcMar>
                      <w:vAlign w:val="center"/>
                    </w:tcPr>
                  </w:tcPrChange>
                </w:tcPr>
                <w:p w14:paraId="15F1DC69" w14:textId="77777777" w:rsidR="001C22F9" w:rsidRDefault="001C22F9" w:rsidP="001C22F9">
                  <w:pPr>
                    <w:spacing w:before="100" w:after="100"/>
                    <w:ind w:left="100" w:right="100"/>
                  </w:pPr>
                  <w:r>
                    <w:rPr>
                      <w:rFonts w:ascii="Helvetica" w:eastAsia="Helvetica" w:hAnsi="Helvetica" w:cs="Helvetica"/>
                      <w:color w:val="000000"/>
                      <w:sz w:val="18"/>
                      <w:szCs w:val="18"/>
                    </w:rPr>
                    <w:t>0.306</w:t>
                  </w:r>
                </w:p>
              </w:tc>
              <w:tc>
                <w:tcPr>
                  <w:tcW w:w="825" w:type="dxa"/>
                  <w:shd w:val="clear" w:color="auto" w:fill="FFFFFF"/>
                  <w:tcMar>
                    <w:top w:w="0" w:type="dxa"/>
                    <w:left w:w="0" w:type="dxa"/>
                    <w:bottom w:w="0" w:type="dxa"/>
                    <w:right w:w="0" w:type="dxa"/>
                  </w:tcMar>
                  <w:vAlign w:val="center"/>
                  <w:tcPrChange w:id="398" w:author="Fabio Alberto Cruz Sanchez" w:date="2021-11-19T11:12:00Z">
                    <w:tcPr>
                      <w:tcW w:w="851" w:type="dxa"/>
                      <w:shd w:val="clear" w:color="auto" w:fill="FFFFFF"/>
                      <w:tcMar>
                        <w:top w:w="0" w:type="dxa"/>
                        <w:left w:w="0" w:type="dxa"/>
                        <w:bottom w:w="0" w:type="dxa"/>
                        <w:right w:w="0" w:type="dxa"/>
                      </w:tcMar>
                      <w:vAlign w:val="center"/>
                    </w:tcPr>
                  </w:tcPrChange>
                </w:tcPr>
                <w:p w14:paraId="7AA15579" w14:textId="77777777" w:rsidR="001C22F9" w:rsidRDefault="001C22F9" w:rsidP="001C22F9">
                  <w:pPr>
                    <w:spacing w:before="100" w:after="100"/>
                    <w:ind w:left="100" w:right="100"/>
                  </w:pPr>
                  <w:r>
                    <w:rPr>
                      <w:rFonts w:ascii="Helvetica" w:eastAsia="Helvetica" w:hAnsi="Helvetica" w:cs="Helvetica"/>
                      <w:color w:val="000000"/>
                      <w:sz w:val="18"/>
                      <w:szCs w:val="18"/>
                    </w:rPr>
                    <w:t>0.592</w:t>
                  </w:r>
                </w:p>
              </w:tc>
            </w:tr>
            <w:tr w:rsidR="001C22F9" w14:paraId="51CFF538" w14:textId="77777777" w:rsidTr="0002771E">
              <w:tblPrEx>
                <w:tblPrExChange w:id="399" w:author="Fabio Alberto Cruz Sanchez" w:date="2021-11-19T11:12:00Z">
                  <w:tblPrEx>
                    <w:tblW w:w="0" w:type="dxa"/>
                  </w:tblPrEx>
                </w:tblPrExChange>
              </w:tblPrEx>
              <w:trPr>
                <w:cantSplit/>
                <w:jc w:val="center"/>
                <w:trPrChange w:id="400" w:author="Fabio Alberto Cruz Sanchez" w:date="2021-11-19T11:12:00Z">
                  <w:trPr>
                    <w:cantSplit/>
                    <w:jc w:val="center"/>
                  </w:trPr>
                </w:trPrChange>
              </w:trPr>
              <w:tc>
                <w:tcPr>
                  <w:tcW w:w="1134" w:type="dxa"/>
                  <w:tcBorders>
                    <w:right w:val="single" w:sz="8" w:space="0" w:color="666666"/>
                  </w:tcBorders>
                  <w:shd w:val="clear" w:color="auto" w:fill="EFEFEF"/>
                  <w:tcMar>
                    <w:top w:w="0" w:type="dxa"/>
                    <w:left w:w="0" w:type="dxa"/>
                    <w:bottom w:w="0" w:type="dxa"/>
                    <w:right w:w="0" w:type="dxa"/>
                  </w:tcMar>
                  <w:vAlign w:val="center"/>
                  <w:tcPrChange w:id="401" w:author="Fabio Alberto Cruz Sanchez" w:date="2021-11-19T11:12:00Z">
                    <w:tcPr>
                      <w:tcW w:w="1134" w:type="dxa"/>
                      <w:tcBorders>
                        <w:right w:val="single" w:sz="8" w:space="0" w:color="666666"/>
                      </w:tcBorders>
                      <w:shd w:val="clear" w:color="auto" w:fill="EFEFEF"/>
                      <w:tcMar>
                        <w:top w:w="0" w:type="dxa"/>
                        <w:left w:w="0" w:type="dxa"/>
                        <w:bottom w:w="0" w:type="dxa"/>
                        <w:right w:w="0" w:type="dxa"/>
                      </w:tcMar>
                      <w:vAlign w:val="center"/>
                    </w:tcPr>
                  </w:tcPrChange>
                </w:tcPr>
                <w:p w14:paraId="633CF4AD" w14:textId="77777777" w:rsidR="001C22F9" w:rsidRDefault="001C22F9" w:rsidP="001C22F9">
                  <w:pPr>
                    <w:spacing w:before="100" w:after="100"/>
                    <w:ind w:left="100" w:right="100"/>
                  </w:pPr>
                  <w:r>
                    <w:rPr>
                      <w:rFonts w:ascii="Helvetica" w:eastAsia="Helvetica" w:hAnsi="Helvetica" w:cs="Helvetica"/>
                      <w:color w:val="000000"/>
                      <w:sz w:val="18"/>
                      <w:szCs w:val="18"/>
                    </w:rPr>
                    <w:t>Printing Speed (mm/s)</w:t>
                  </w:r>
                </w:p>
              </w:tc>
              <w:tc>
                <w:tcPr>
                  <w:tcW w:w="567" w:type="dxa"/>
                  <w:tcBorders>
                    <w:left w:val="single" w:sz="8" w:space="0" w:color="666666"/>
                  </w:tcBorders>
                  <w:shd w:val="clear" w:color="auto" w:fill="EFEFEF"/>
                  <w:tcMar>
                    <w:top w:w="0" w:type="dxa"/>
                    <w:left w:w="0" w:type="dxa"/>
                    <w:bottom w:w="0" w:type="dxa"/>
                    <w:right w:w="0" w:type="dxa"/>
                  </w:tcMar>
                  <w:vAlign w:val="center"/>
                  <w:tcPrChange w:id="402" w:author="Fabio Alberto Cruz Sanchez" w:date="2021-11-19T11:12:00Z">
                    <w:tcPr>
                      <w:tcW w:w="567" w:type="dxa"/>
                      <w:tcBorders>
                        <w:left w:val="single" w:sz="8" w:space="0" w:color="666666"/>
                      </w:tcBorders>
                      <w:shd w:val="clear" w:color="auto" w:fill="EFEFEF"/>
                      <w:tcMar>
                        <w:top w:w="0" w:type="dxa"/>
                        <w:left w:w="0" w:type="dxa"/>
                        <w:bottom w:w="0" w:type="dxa"/>
                        <w:right w:w="0" w:type="dxa"/>
                      </w:tcMar>
                      <w:vAlign w:val="center"/>
                    </w:tcPr>
                  </w:tcPrChange>
                </w:tcPr>
                <w:p w14:paraId="34838D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Change w:id="403" w:author="Fabio Alberto Cruz Sanchez" w:date="2021-11-19T11:12:00Z">
                    <w:tcPr>
                      <w:tcW w:w="851" w:type="dxa"/>
                      <w:shd w:val="clear" w:color="auto" w:fill="EFEFEF"/>
                      <w:tcMar>
                        <w:top w:w="0" w:type="dxa"/>
                        <w:left w:w="0" w:type="dxa"/>
                        <w:bottom w:w="0" w:type="dxa"/>
                        <w:right w:w="0" w:type="dxa"/>
                      </w:tcMar>
                      <w:vAlign w:val="center"/>
                    </w:tcPr>
                  </w:tcPrChange>
                </w:tcPr>
                <w:p w14:paraId="35C8184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Change w:id="404" w:author="Fabio Alberto Cruz Sanchez" w:date="2021-11-19T11:12:00Z">
                    <w:tcPr>
                      <w:tcW w:w="851" w:type="dxa"/>
                      <w:shd w:val="clear" w:color="auto" w:fill="EFEFEF"/>
                      <w:tcMar>
                        <w:top w:w="0" w:type="dxa"/>
                        <w:left w:w="0" w:type="dxa"/>
                        <w:bottom w:w="0" w:type="dxa"/>
                        <w:right w:w="0" w:type="dxa"/>
                      </w:tcMar>
                      <w:vAlign w:val="center"/>
                    </w:tcPr>
                  </w:tcPrChange>
                </w:tcPr>
                <w:p w14:paraId="58571CE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Change w:id="405" w:author="Fabio Alberto Cruz Sanchez" w:date="2021-11-19T11:12:00Z">
                    <w:tcPr>
                      <w:tcW w:w="851" w:type="dxa"/>
                      <w:shd w:val="clear" w:color="auto" w:fill="EFEFEF"/>
                      <w:tcMar>
                        <w:top w:w="0" w:type="dxa"/>
                        <w:left w:w="0" w:type="dxa"/>
                        <w:bottom w:w="0" w:type="dxa"/>
                        <w:right w:w="0" w:type="dxa"/>
                      </w:tcMar>
                      <w:vAlign w:val="center"/>
                    </w:tcPr>
                  </w:tcPrChange>
                </w:tcPr>
                <w:p w14:paraId="20FB9E1C" w14:textId="77777777" w:rsidR="001C22F9" w:rsidRDefault="001C22F9" w:rsidP="001C22F9">
                  <w:pPr>
                    <w:spacing w:before="100" w:after="100"/>
                    <w:ind w:left="100" w:right="100"/>
                  </w:pPr>
                  <w:r>
                    <w:rPr>
                      <w:rFonts w:ascii="Helvetica" w:eastAsia="Helvetica" w:hAnsi="Helvetica" w:cs="Helvetica"/>
                      <w:color w:val="000000"/>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Change w:id="406" w:author="Fabio Alberto Cruz Sanchez" w:date="2021-11-19T11:12:00Z">
                    <w:tcPr>
                      <w:tcW w:w="851" w:type="dxa"/>
                      <w:tcBorders>
                        <w:right w:val="single" w:sz="8" w:space="0" w:color="666666"/>
                      </w:tcBorders>
                      <w:shd w:val="clear" w:color="auto" w:fill="EFEFEF"/>
                      <w:tcMar>
                        <w:top w:w="0" w:type="dxa"/>
                        <w:left w:w="0" w:type="dxa"/>
                        <w:bottom w:w="0" w:type="dxa"/>
                        <w:right w:w="0" w:type="dxa"/>
                      </w:tcMar>
                      <w:vAlign w:val="center"/>
                    </w:tcPr>
                  </w:tcPrChange>
                </w:tcPr>
                <w:p w14:paraId="6FED5EC0" w14:textId="267C3618" w:rsidR="001C22F9" w:rsidRDefault="0002771E" w:rsidP="001C22F9">
                  <w:pPr>
                    <w:spacing w:before="100" w:after="100"/>
                    <w:ind w:left="100" w:right="100"/>
                  </w:pPr>
                  <w:ins w:id="407" w:author="Fabio Alberto Cruz Sanchez" w:date="2021-11-19T11:06:00Z">
                    <w:r w:rsidRPr="0002771E">
                      <w:rPr>
                        <w:rFonts w:ascii="Helvetica" w:eastAsia="Helvetica" w:hAnsi="Helvetica" w:cs="Helvetica"/>
                        <w:color w:val="000000"/>
                        <w:sz w:val="18"/>
                        <w:szCs w:val="18"/>
                      </w:rPr>
                      <w:t>0.769</w:t>
                    </w:r>
                  </w:ins>
                </w:p>
              </w:tc>
              <w:tc>
                <w:tcPr>
                  <w:tcW w:w="474" w:type="dxa"/>
                  <w:tcBorders>
                    <w:left w:val="single" w:sz="8" w:space="0" w:color="666666"/>
                  </w:tcBorders>
                  <w:shd w:val="clear" w:color="auto" w:fill="EFEFEF"/>
                  <w:tcMar>
                    <w:top w:w="0" w:type="dxa"/>
                    <w:left w:w="0" w:type="dxa"/>
                    <w:bottom w:w="0" w:type="dxa"/>
                    <w:right w:w="0" w:type="dxa"/>
                  </w:tcMar>
                  <w:vAlign w:val="center"/>
                  <w:tcPrChange w:id="408" w:author="Fabio Alberto Cruz Sanchez" w:date="2021-11-19T11:12:00Z">
                    <w:tcPr>
                      <w:tcW w:w="567" w:type="dxa"/>
                      <w:gridSpan w:val="2"/>
                      <w:tcBorders>
                        <w:left w:val="single" w:sz="8" w:space="0" w:color="666666"/>
                      </w:tcBorders>
                      <w:shd w:val="clear" w:color="auto" w:fill="EFEFEF"/>
                      <w:tcMar>
                        <w:top w:w="0" w:type="dxa"/>
                        <w:left w:w="0" w:type="dxa"/>
                        <w:bottom w:w="0" w:type="dxa"/>
                        <w:right w:w="0" w:type="dxa"/>
                      </w:tcMar>
                      <w:vAlign w:val="center"/>
                    </w:tcPr>
                  </w:tcPrChange>
                </w:tcPr>
                <w:p w14:paraId="0058F0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Change w:id="409" w:author="Fabio Alberto Cruz Sanchez" w:date="2021-11-19T11:12:00Z">
                    <w:tcPr>
                      <w:tcW w:w="851" w:type="dxa"/>
                      <w:shd w:val="clear" w:color="auto" w:fill="EFEFEF"/>
                      <w:tcMar>
                        <w:top w:w="0" w:type="dxa"/>
                        <w:left w:w="0" w:type="dxa"/>
                        <w:bottom w:w="0" w:type="dxa"/>
                        <w:right w:w="0" w:type="dxa"/>
                      </w:tcMar>
                      <w:vAlign w:val="center"/>
                    </w:tcPr>
                  </w:tcPrChange>
                </w:tcPr>
                <w:p w14:paraId="6EFBFA67"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51" w:type="dxa"/>
                  <w:shd w:val="clear" w:color="auto" w:fill="EFEFEF"/>
                  <w:tcMar>
                    <w:top w:w="0" w:type="dxa"/>
                    <w:left w:w="0" w:type="dxa"/>
                    <w:bottom w:w="0" w:type="dxa"/>
                    <w:right w:w="0" w:type="dxa"/>
                  </w:tcMar>
                  <w:vAlign w:val="center"/>
                  <w:tcPrChange w:id="410" w:author="Fabio Alberto Cruz Sanchez" w:date="2021-11-19T11:12:00Z">
                    <w:tcPr>
                      <w:tcW w:w="851" w:type="dxa"/>
                      <w:shd w:val="clear" w:color="auto" w:fill="EFEFEF"/>
                      <w:tcMar>
                        <w:top w:w="0" w:type="dxa"/>
                        <w:left w:w="0" w:type="dxa"/>
                        <w:bottom w:w="0" w:type="dxa"/>
                        <w:right w:w="0" w:type="dxa"/>
                      </w:tcMar>
                      <w:vAlign w:val="center"/>
                    </w:tcPr>
                  </w:tcPrChange>
                </w:tcPr>
                <w:p w14:paraId="53C2296B"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26" w:type="dxa"/>
                  <w:shd w:val="clear" w:color="auto" w:fill="EFEFEF"/>
                  <w:tcMar>
                    <w:top w:w="0" w:type="dxa"/>
                    <w:left w:w="0" w:type="dxa"/>
                    <w:bottom w:w="0" w:type="dxa"/>
                    <w:right w:w="0" w:type="dxa"/>
                  </w:tcMar>
                  <w:vAlign w:val="center"/>
                  <w:tcPrChange w:id="411" w:author="Fabio Alberto Cruz Sanchez" w:date="2021-11-19T11:12:00Z">
                    <w:tcPr>
                      <w:tcW w:w="737" w:type="dxa"/>
                      <w:shd w:val="clear" w:color="auto" w:fill="EFEFEF"/>
                      <w:tcMar>
                        <w:top w:w="0" w:type="dxa"/>
                        <w:left w:w="0" w:type="dxa"/>
                        <w:bottom w:w="0" w:type="dxa"/>
                        <w:right w:w="0" w:type="dxa"/>
                      </w:tcMar>
                      <w:vAlign w:val="center"/>
                    </w:tcPr>
                  </w:tcPrChange>
                </w:tcPr>
                <w:p w14:paraId="5ABBDA97" w14:textId="77777777" w:rsidR="001C22F9" w:rsidRDefault="001C22F9" w:rsidP="001C22F9">
                  <w:pPr>
                    <w:spacing w:before="100" w:after="100"/>
                    <w:ind w:left="100" w:right="100"/>
                  </w:pPr>
                  <w:r>
                    <w:rPr>
                      <w:rFonts w:ascii="Helvetica" w:eastAsia="Helvetica" w:hAnsi="Helvetica" w:cs="Helvetica"/>
                      <w:color w:val="000000"/>
                      <w:sz w:val="18"/>
                      <w:szCs w:val="18"/>
                    </w:rPr>
                    <w:t>0.072</w:t>
                  </w:r>
                </w:p>
              </w:tc>
              <w:tc>
                <w:tcPr>
                  <w:tcW w:w="825" w:type="dxa"/>
                  <w:shd w:val="clear" w:color="auto" w:fill="EFEFEF"/>
                  <w:tcMar>
                    <w:top w:w="0" w:type="dxa"/>
                    <w:left w:w="0" w:type="dxa"/>
                    <w:bottom w:w="0" w:type="dxa"/>
                    <w:right w:w="0" w:type="dxa"/>
                  </w:tcMar>
                  <w:vAlign w:val="center"/>
                  <w:tcPrChange w:id="412" w:author="Fabio Alberto Cruz Sanchez" w:date="2021-11-19T11:12:00Z">
                    <w:tcPr>
                      <w:tcW w:w="851" w:type="dxa"/>
                      <w:shd w:val="clear" w:color="auto" w:fill="EFEFEF"/>
                      <w:tcMar>
                        <w:top w:w="0" w:type="dxa"/>
                        <w:left w:w="0" w:type="dxa"/>
                        <w:bottom w:w="0" w:type="dxa"/>
                        <w:right w:w="0" w:type="dxa"/>
                      </w:tcMar>
                      <w:vAlign w:val="center"/>
                    </w:tcPr>
                  </w:tcPrChange>
                </w:tcPr>
                <w:p w14:paraId="73BDC232" w14:textId="77777777" w:rsidR="001C22F9" w:rsidRDefault="001C22F9" w:rsidP="001C22F9">
                  <w:pPr>
                    <w:spacing w:before="100" w:after="100"/>
                    <w:ind w:left="100" w:right="100"/>
                  </w:pPr>
                  <w:r>
                    <w:rPr>
                      <w:rFonts w:ascii="Helvetica" w:eastAsia="Helvetica" w:hAnsi="Helvetica" w:cs="Helvetica"/>
                      <w:color w:val="000000"/>
                      <w:sz w:val="18"/>
                      <w:szCs w:val="18"/>
                    </w:rPr>
                    <w:t>0.794</w:t>
                  </w:r>
                </w:p>
              </w:tc>
            </w:tr>
            <w:tr w:rsidR="001C22F9" w14:paraId="1EC30E29" w14:textId="77777777" w:rsidTr="0002771E">
              <w:tblPrEx>
                <w:tblPrExChange w:id="413" w:author="Fabio Alberto Cruz Sanchez" w:date="2021-11-19T11:12:00Z">
                  <w:tblPrEx>
                    <w:tblW w:w="0" w:type="dxa"/>
                  </w:tblPrEx>
                </w:tblPrExChange>
              </w:tblPrEx>
              <w:trPr>
                <w:cantSplit/>
                <w:jc w:val="center"/>
                <w:trPrChange w:id="414" w:author="Fabio Alberto Cruz Sanchez" w:date="2021-11-19T11:12:00Z">
                  <w:trPr>
                    <w:cantSplit/>
                    <w:jc w:val="center"/>
                  </w:trPr>
                </w:trPrChange>
              </w:trPr>
              <w:tc>
                <w:tcPr>
                  <w:tcW w:w="1134" w:type="dxa"/>
                  <w:tcBorders>
                    <w:right w:val="single" w:sz="8" w:space="0" w:color="666666"/>
                  </w:tcBorders>
                  <w:shd w:val="clear" w:color="auto" w:fill="FFFFFF"/>
                  <w:tcMar>
                    <w:top w:w="0" w:type="dxa"/>
                    <w:left w:w="0" w:type="dxa"/>
                    <w:bottom w:w="0" w:type="dxa"/>
                    <w:right w:w="0" w:type="dxa"/>
                  </w:tcMar>
                  <w:vAlign w:val="center"/>
                  <w:tcPrChange w:id="415" w:author="Fabio Alberto Cruz Sanchez" w:date="2021-11-19T11:12:00Z">
                    <w:tcPr>
                      <w:tcW w:w="1134" w:type="dxa"/>
                      <w:tcBorders>
                        <w:right w:val="single" w:sz="8" w:space="0" w:color="666666"/>
                      </w:tcBorders>
                      <w:shd w:val="clear" w:color="auto" w:fill="FFFFFF"/>
                      <w:tcMar>
                        <w:top w:w="0" w:type="dxa"/>
                        <w:left w:w="0" w:type="dxa"/>
                        <w:bottom w:w="0" w:type="dxa"/>
                        <w:right w:w="0" w:type="dxa"/>
                      </w:tcMar>
                      <w:vAlign w:val="center"/>
                    </w:tcPr>
                  </w:tcPrChange>
                </w:tcPr>
                <w:p w14:paraId="31FF4554" w14:textId="77777777" w:rsidR="001C22F9" w:rsidRDefault="001C22F9" w:rsidP="001C22F9">
                  <w:pPr>
                    <w:spacing w:before="100" w:after="100"/>
                    <w:ind w:left="100" w:right="100"/>
                  </w:pPr>
                  <w:r>
                    <w:rPr>
                      <w:rFonts w:ascii="Helvetica" w:eastAsia="Helvetica" w:hAnsi="Helvetica" w:cs="Helvetica"/>
                      <w:color w:val="000000"/>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Change w:id="416" w:author="Fabio Alberto Cruz Sanchez" w:date="2021-11-19T11:12:00Z">
                    <w:tcPr>
                      <w:tcW w:w="567" w:type="dxa"/>
                      <w:tcBorders>
                        <w:left w:val="single" w:sz="8" w:space="0" w:color="666666"/>
                      </w:tcBorders>
                      <w:shd w:val="clear" w:color="auto" w:fill="FFFFFF"/>
                      <w:tcMar>
                        <w:top w:w="0" w:type="dxa"/>
                        <w:left w:w="0" w:type="dxa"/>
                        <w:bottom w:w="0" w:type="dxa"/>
                        <w:right w:w="0" w:type="dxa"/>
                      </w:tcMar>
                      <w:vAlign w:val="center"/>
                    </w:tcPr>
                  </w:tcPrChange>
                </w:tcPr>
                <w:p w14:paraId="2913752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Change w:id="417" w:author="Fabio Alberto Cruz Sanchez" w:date="2021-11-19T11:12:00Z">
                    <w:tcPr>
                      <w:tcW w:w="851" w:type="dxa"/>
                      <w:shd w:val="clear" w:color="auto" w:fill="FFFFFF"/>
                      <w:tcMar>
                        <w:top w:w="0" w:type="dxa"/>
                        <w:left w:w="0" w:type="dxa"/>
                        <w:bottom w:w="0" w:type="dxa"/>
                        <w:right w:w="0" w:type="dxa"/>
                      </w:tcMar>
                      <w:vAlign w:val="center"/>
                    </w:tcPr>
                  </w:tcPrChange>
                </w:tcPr>
                <w:p w14:paraId="6A81C6CF"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Change w:id="418" w:author="Fabio Alberto Cruz Sanchez" w:date="2021-11-19T11:12:00Z">
                    <w:tcPr>
                      <w:tcW w:w="851" w:type="dxa"/>
                      <w:shd w:val="clear" w:color="auto" w:fill="FFFFFF"/>
                      <w:tcMar>
                        <w:top w:w="0" w:type="dxa"/>
                        <w:left w:w="0" w:type="dxa"/>
                        <w:bottom w:w="0" w:type="dxa"/>
                        <w:right w:w="0" w:type="dxa"/>
                      </w:tcMar>
                      <w:vAlign w:val="center"/>
                    </w:tcPr>
                  </w:tcPrChange>
                </w:tcPr>
                <w:p w14:paraId="0FB4E026"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Change w:id="419" w:author="Fabio Alberto Cruz Sanchez" w:date="2021-11-19T11:12:00Z">
                    <w:tcPr>
                      <w:tcW w:w="851" w:type="dxa"/>
                      <w:shd w:val="clear" w:color="auto" w:fill="FFFFFF"/>
                      <w:tcMar>
                        <w:top w:w="0" w:type="dxa"/>
                        <w:left w:w="0" w:type="dxa"/>
                        <w:bottom w:w="0" w:type="dxa"/>
                        <w:right w:w="0" w:type="dxa"/>
                      </w:tcMar>
                      <w:vAlign w:val="center"/>
                    </w:tcPr>
                  </w:tcPrChange>
                </w:tcPr>
                <w:p w14:paraId="2907C954" w14:textId="77777777" w:rsidR="001C22F9" w:rsidRDefault="001C22F9" w:rsidP="001C22F9">
                  <w:pPr>
                    <w:spacing w:before="100" w:after="100"/>
                    <w:ind w:left="100" w:right="100"/>
                  </w:pPr>
                  <w:r>
                    <w:rPr>
                      <w:rFonts w:ascii="Helvetica" w:eastAsia="Helvetica" w:hAnsi="Helvetica" w:cs="Helvetica"/>
                      <w:color w:val="000000"/>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Change w:id="420" w:author="Fabio Alberto Cruz Sanchez" w:date="2021-11-19T11:12:00Z">
                    <w:tcPr>
                      <w:tcW w:w="851" w:type="dxa"/>
                      <w:tcBorders>
                        <w:right w:val="single" w:sz="8" w:space="0" w:color="666666"/>
                      </w:tcBorders>
                      <w:shd w:val="clear" w:color="auto" w:fill="FFFFFF"/>
                      <w:tcMar>
                        <w:top w:w="0" w:type="dxa"/>
                        <w:left w:w="0" w:type="dxa"/>
                        <w:bottom w:w="0" w:type="dxa"/>
                        <w:right w:w="0" w:type="dxa"/>
                      </w:tcMar>
                      <w:vAlign w:val="center"/>
                    </w:tcPr>
                  </w:tcPrChange>
                </w:tcPr>
                <w:p w14:paraId="2AC365D9" w14:textId="308E877B" w:rsidR="001C22F9" w:rsidRDefault="001C22F9" w:rsidP="001C22F9">
                  <w:pPr>
                    <w:spacing w:before="100" w:after="100"/>
                    <w:ind w:left="100" w:right="100"/>
                  </w:pPr>
                  <w:r>
                    <w:rPr>
                      <w:rFonts w:ascii="Helvetica" w:eastAsia="Helvetica" w:hAnsi="Helvetica" w:cs="Helvetica"/>
                      <w:color w:val="000000"/>
                      <w:sz w:val="18"/>
                      <w:szCs w:val="18"/>
                    </w:rPr>
                    <w:t>0.006</w:t>
                  </w:r>
                  <w:ins w:id="421" w:author="Fabio Alberto Cruz Sanchez" w:date="2021-11-19T11:06:00Z">
                    <w:r w:rsidR="0002771E">
                      <w:rPr>
                        <w:rFonts w:ascii="Helvetica" w:eastAsia="Helvetica" w:hAnsi="Helvetica" w:cs="Helvetica"/>
                        <w:color w:val="000000"/>
                        <w:sz w:val="18"/>
                        <w:szCs w:val="18"/>
                      </w:rPr>
                      <w:t>**</w:t>
                    </w:r>
                  </w:ins>
                </w:p>
              </w:tc>
              <w:tc>
                <w:tcPr>
                  <w:tcW w:w="474" w:type="dxa"/>
                  <w:tcBorders>
                    <w:left w:val="single" w:sz="8" w:space="0" w:color="666666"/>
                  </w:tcBorders>
                  <w:shd w:val="clear" w:color="auto" w:fill="FFFFFF"/>
                  <w:tcMar>
                    <w:top w:w="0" w:type="dxa"/>
                    <w:left w:w="0" w:type="dxa"/>
                    <w:bottom w:w="0" w:type="dxa"/>
                    <w:right w:w="0" w:type="dxa"/>
                  </w:tcMar>
                  <w:vAlign w:val="center"/>
                  <w:tcPrChange w:id="422" w:author="Fabio Alberto Cruz Sanchez" w:date="2021-11-19T11:12:00Z">
                    <w:tcPr>
                      <w:tcW w:w="567" w:type="dxa"/>
                      <w:gridSpan w:val="2"/>
                      <w:tcBorders>
                        <w:left w:val="single" w:sz="8" w:space="0" w:color="666666"/>
                      </w:tcBorders>
                      <w:shd w:val="clear" w:color="auto" w:fill="FFFFFF"/>
                      <w:tcMar>
                        <w:top w:w="0" w:type="dxa"/>
                        <w:left w:w="0" w:type="dxa"/>
                        <w:bottom w:w="0" w:type="dxa"/>
                        <w:right w:w="0" w:type="dxa"/>
                      </w:tcMar>
                      <w:vAlign w:val="center"/>
                    </w:tcPr>
                  </w:tcPrChange>
                </w:tcPr>
                <w:p w14:paraId="2526F08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Change w:id="423" w:author="Fabio Alberto Cruz Sanchez" w:date="2021-11-19T11:12:00Z">
                    <w:tcPr>
                      <w:tcW w:w="851" w:type="dxa"/>
                      <w:shd w:val="clear" w:color="auto" w:fill="FFFFFF"/>
                      <w:tcMar>
                        <w:top w:w="0" w:type="dxa"/>
                        <w:left w:w="0" w:type="dxa"/>
                        <w:bottom w:w="0" w:type="dxa"/>
                        <w:right w:w="0" w:type="dxa"/>
                      </w:tcMar>
                      <w:vAlign w:val="center"/>
                    </w:tcPr>
                  </w:tcPrChange>
                </w:tcPr>
                <w:p w14:paraId="61E540F4"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51" w:type="dxa"/>
                  <w:shd w:val="clear" w:color="auto" w:fill="FFFFFF"/>
                  <w:tcMar>
                    <w:top w:w="0" w:type="dxa"/>
                    <w:left w:w="0" w:type="dxa"/>
                    <w:bottom w:w="0" w:type="dxa"/>
                    <w:right w:w="0" w:type="dxa"/>
                  </w:tcMar>
                  <w:vAlign w:val="center"/>
                  <w:tcPrChange w:id="424" w:author="Fabio Alberto Cruz Sanchez" w:date="2021-11-19T11:12:00Z">
                    <w:tcPr>
                      <w:tcW w:w="851" w:type="dxa"/>
                      <w:shd w:val="clear" w:color="auto" w:fill="FFFFFF"/>
                      <w:tcMar>
                        <w:top w:w="0" w:type="dxa"/>
                        <w:left w:w="0" w:type="dxa"/>
                        <w:bottom w:w="0" w:type="dxa"/>
                        <w:right w:w="0" w:type="dxa"/>
                      </w:tcMar>
                      <w:vAlign w:val="center"/>
                    </w:tcPr>
                  </w:tcPrChange>
                </w:tcPr>
                <w:p w14:paraId="32F9C468"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26" w:type="dxa"/>
                  <w:shd w:val="clear" w:color="auto" w:fill="FFFFFF"/>
                  <w:tcMar>
                    <w:top w:w="0" w:type="dxa"/>
                    <w:left w:w="0" w:type="dxa"/>
                    <w:bottom w:w="0" w:type="dxa"/>
                    <w:right w:w="0" w:type="dxa"/>
                  </w:tcMar>
                  <w:vAlign w:val="center"/>
                  <w:tcPrChange w:id="425" w:author="Fabio Alberto Cruz Sanchez" w:date="2021-11-19T11:12:00Z">
                    <w:tcPr>
                      <w:tcW w:w="737" w:type="dxa"/>
                      <w:shd w:val="clear" w:color="auto" w:fill="FFFFFF"/>
                      <w:tcMar>
                        <w:top w:w="0" w:type="dxa"/>
                        <w:left w:w="0" w:type="dxa"/>
                        <w:bottom w:w="0" w:type="dxa"/>
                        <w:right w:w="0" w:type="dxa"/>
                      </w:tcMar>
                      <w:vAlign w:val="center"/>
                    </w:tcPr>
                  </w:tcPrChange>
                </w:tcPr>
                <w:p w14:paraId="32F0959C" w14:textId="77777777" w:rsidR="001C22F9" w:rsidRDefault="001C22F9" w:rsidP="001C22F9">
                  <w:pPr>
                    <w:spacing w:before="100" w:after="100"/>
                    <w:ind w:left="100" w:right="100"/>
                  </w:pPr>
                  <w:r>
                    <w:rPr>
                      <w:rFonts w:ascii="Helvetica" w:eastAsia="Helvetica" w:hAnsi="Helvetica" w:cs="Helvetica"/>
                      <w:color w:val="000000"/>
                      <w:sz w:val="18"/>
                      <w:szCs w:val="18"/>
                    </w:rPr>
                    <w:t>0.283</w:t>
                  </w:r>
                </w:p>
              </w:tc>
              <w:tc>
                <w:tcPr>
                  <w:tcW w:w="825" w:type="dxa"/>
                  <w:shd w:val="clear" w:color="auto" w:fill="FFFFFF"/>
                  <w:tcMar>
                    <w:top w:w="0" w:type="dxa"/>
                    <w:left w:w="0" w:type="dxa"/>
                    <w:bottom w:w="0" w:type="dxa"/>
                    <w:right w:w="0" w:type="dxa"/>
                  </w:tcMar>
                  <w:vAlign w:val="center"/>
                  <w:tcPrChange w:id="426" w:author="Fabio Alberto Cruz Sanchez" w:date="2021-11-19T11:12:00Z">
                    <w:tcPr>
                      <w:tcW w:w="851" w:type="dxa"/>
                      <w:shd w:val="clear" w:color="auto" w:fill="FFFFFF"/>
                      <w:tcMar>
                        <w:top w:w="0" w:type="dxa"/>
                        <w:left w:w="0" w:type="dxa"/>
                        <w:bottom w:w="0" w:type="dxa"/>
                        <w:right w:w="0" w:type="dxa"/>
                      </w:tcMar>
                      <w:vAlign w:val="center"/>
                    </w:tcPr>
                  </w:tcPrChange>
                </w:tcPr>
                <w:p w14:paraId="52A8549E" w14:textId="77777777" w:rsidR="001C22F9" w:rsidRDefault="001C22F9" w:rsidP="001C22F9">
                  <w:pPr>
                    <w:spacing w:before="100" w:after="100"/>
                    <w:ind w:left="100" w:right="100"/>
                  </w:pPr>
                  <w:r>
                    <w:rPr>
                      <w:rFonts w:ascii="Helvetica" w:eastAsia="Helvetica" w:hAnsi="Helvetica" w:cs="Helvetica"/>
                      <w:color w:val="000000"/>
                      <w:sz w:val="18"/>
                      <w:szCs w:val="18"/>
                    </w:rPr>
                    <w:t>0.607</w:t>
                  </w:r>
                </w:p>
              </w:tc>
            </w:tr>
            <w:tr w:rsidR="001C22F9" w14:paraId="27F7A9BC" w14:textId="77777777" w:rsidTr="0002771E">
              <w:tblPrEx>
                <w:tblPrExChange w:id="427" w:author="Fabio Alberto Cruz Sanchez" w:date="2021-11-19T11:12:00Z">
                  <w:tblPrEx>
                    <w:tblW w:w="0" w:type="dxa"/>
                  </w:tblPrEx>
                </w:tblPrExChange>
              </w:tblPrEx>
              <w:trPr>
                <w:cantSplit/>
                <w:jc w:val="center"/>
                <w:trPrChange w:id="428" w:author="Fabio Alberto Cruz Sanchez" w:date="2021-11-19T11:12:00Z">
                  <w:trPr>
                    <w:cantSplit/>
                    <w:jc w:val="center"/>
                  </w:trPr>
                </w:trPrChange>
              </w:trPr>
              <w:tc>
                <w:tcPr>
                  <w:tcW w:w="1134" w:type="dxa"/>
                  <w:tcBorders>
                    <w:right w:val="single" w:sz="8" w:space="0" w:color="666666"/>
                  </w:tcBorders>
                  <w:shd w:val="clear" w:color="auto" w:fill="EFEFEF"/>
                  <w:tcMar>
                    <w:top w:w="0" w:type="dxa"/>
                    <w:left w:w="0" w:type="dxa"/>
                    <w:bottom w:w="0" w:type="dxa"/>
                    <w:right w:w="0" w:type="dxa"/>
                  </w:tcMar>
                  <w:vAlign w:val="center"/>
                  <w:tcPrChange w:id="429" w:author="Fabio Alberto Cruz Sanchez" w:date="2021-11-19T11:12:00Z">
                    <w:tcPr>
                      <w:tcW w:w="1134" w:type="dxa"/>
                      <w:tcBorders>
                        <w:right w:val="single" w:sz="8" w:space="0" w:color="666666"/>
                      </w:tcBorders>
                      <w:shd w:val="clear" w:color="auto" w:fill="EFEFEF"/>
                      <w:tcMar>
                        <w:top w:w="0" w:type="dxa"/>
                        <w:left w:w="0" w:type="dxa"/>
                        <w:bottom w:w="0" w:type="dxa"/>
                        <w:right w:w="0" w:type="dxa"/>
                      </w:tcMar>
                      <w:vAlign w:val="center"/>
                    </w:tcPr>
                  </w:tcPrChange>
                </w:tcPr>
                <w:p w14:paraId="3C030FCA" w14:textId="77777777" w:rsidR="001C22F9" w:rsidRDefault="001C22F9" w:rsidP="001C22F9">
                  <w:pPr>
                    <w:spacing w:before="100" w:after="100"/>
                    <w:ind w:left="100" w:right="100"/>
                  </w:pPr>
                  <w:r>
                    <w:rPr>
                      <w:rFonts w:ascii="Helvetica" w:eastAsia="Helvetica" w:hAnsi="Helvetica" w:cs="Helvetica"/>
                      <w:color w:val="000000"/>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Change w:id="430" w:author="Fabio Alberto Cruz Sanchez" w:date="2021-11-19T11:12:00Z">
                    <w:tcPr>
                      <w:tcW w:w="567" w:type="dxa"/>
                      <w:tcBorders>
                        <w:left w:val="single" w:sz="8" w:space="0" w:color="666666"/>
                      </w:tcBorders>
                      <w:shd w:val="clear" w:color="auto" w:fill="EFEFEF"/>
                      <w:tcMar>
                        <w:top w:w="0" w:type="dxa"/>
                        <w:left w:w="0" w:type="dxa"/>
                        <w:bottom w:w="0" w:type="dxa"/>
                        <w:right w:w="0" w:type="dxa"/>
                      </w:tcMar>
                      <w:vAlign w:val="center"/>
                    </w:tcPr>
                  </w:tcPrChange>
                </w:tcPr>
                <w:p w14:paraId="5C818A81"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Change w:id="431" w:author="Fabio Alberto Cruz Sanchez" w:date="2021-11-19T11:12:00Z">
                    <w:tcPr>
                      <w:tcW w:w="851" w:type="dxa"/>
                      <w:shd w:val="clear" w:color="auto" w:fill="EFEFEF"/>
                      <w:tcMar>
                        <w:top w:w="0" w:type="dxa"/>
                        <w:left w:w="0" w:type="dxa"/>
                        <w:bottom w:w="0" w:type="dxa"/>
                        <w:right w:w="0" w:type="dxa"/>
                      </w:tcMar>
                      <w:vAlign w:val="center"/>
                    </w:tcPr>
                  </w:tcPrChange>
                </w:tcPr>
                <w:p w14:paraId="70AB53B2" w14:textId="77777777" w:rsidR="001C22F9" w:rsidRDefault="001C22F9" w:rsidP="001C22F9">
                  <w:pPr>
                    <w:spacing w:before="100" w:after="100"/>
                    <w:ind w:left="100" w:right="100"/>
                  </w:pPr>
                  <w:r>
                    <w:rPr>
                      <w:rFonts w:ascii="Helvetica" w:eastAsia="Helvetica" w:hAnsi="Helvetica" w:cs="Helvetica"/>
                      <w:color w:val="000000"/>
                      <w:sz w:val="18"/>
                      <w:szCs w:val="18"/>
                    </w:rPr>
                    <w:t>23.016</w:t>
                  </w:r>
                </w:p>
              </w:tc>
              <w:tc>
                <w:tcPr>
                  <w:tcW w:w="851" w:type="dxa"/>
                  <w:shd w:val="clear" w:color="auto" w:fill="EFEFEF"/>
                  <w:tcMar>
                    <w:top w:w="0" w:type="dxa"/>
                    <w:left w:w="0" w:type="dxa"/>
                    <w:bottom w:w="0" w:type="dxa"/>
                    <w:right w:w="0" w:type="dxa"/>
                  </w:tcMar>
                  <w:vAlign w:val="center"/>
                  <w:tcPrChange w:id="432" w:author="Fabio Alberto Cruz Sanchez" w:date="2021-11-19T11:12:00Z">
                    <w:tcPr>
                      <w:tcW w:w="851" w:type="dxa"/>
                      <w:shd w:val="clear" w:color="auto" w:fill="EFEFEF"/>
                      <w:tcMar>
                        <w:top w:w="0" w:type="dxa"/>
                        <w:left w:w="0" w:type="dxa"/>
                        <w:bottom w:w="0" w:type="dxa"/>
                        <w:right w:w="0" w:type="dxa"/>
                      </w:tcMar>
                      <w:vAlign w:val="center"/>
                    </w:tcPr>
                  </w:tcPrChange>
                </w:tcPr>
                <w:p w14:paraId="77B6D5E3" w14:textId="77777777" w:rsidR="001C22F9" w:rsidRDefault="001C22F9" w:rsidP="001C22F9">
                  <w:pPr>
                    <w:spacing w:before="100" w:after="100"/>
                    <w:ind w:left="100" w:right="100"/>
                  </w:pPr>
                  <w:r>
                    <w:rPr>
                      <w:rFonts w:ascii="Helvetica" w:eastAsia="Helvetica" w:hAnsi="Helvetica" w:cs="Helvetica"/>
                      <w:color w:val="000000"/>
                      <w:sz w:val="18"/>
                      <w:szCs w:val="18"/>
                    </w:rPr>
                    <w:t>2.302</w:t>
                  </w:r>
                </w:p>
              </w:tc>
              <w:tc>
                <w:tcPr>
                  <w:tcW w:w="851" w:type="dxa"/>
                  <w:shd w:val="clear" w:color="auto" w:fill="EFEFEF"/>
                  <w:tcMar>
                    <w:top w:w="0" w:type="dxa"/>
                    <w:left w:w="0" w:type="dxa"/>
                    <w:bottom w:w="0" w:type="dxa"/>
                    <w:right w:w="0" w:type="dxa"/>
                  </w:tcMar>
                  <w:vAlign w:val="center"/>
                  <w:tcPrChange w:id="433" w:author="Fabio Alberto Cruz Sanchez" w:date="2021-11-19T11:12:00Z">
                    <w:tcPr>
                      <w:tcW w:w="851" w:type="dxa"/>
                      <w:shd w:val="clear" w:color="auto" w:fill="EFEFEF"/>
                      <w:tcMar>
                        <w:top w:w="0" w:type="dxa"/>
                        <w:left w:w="0" w:type="dxa"/>
                        <w:bottom w:w="0" w:type="dxa"/>
                        <w:right w:w="0" w:type="dxa"/>
                      </w:tcMar>
                      <w:vAlign w:val="center"/>
                    </w:tcPr>
                  </w:tcPrChange>
                </w:tcPr>
                <w:p w14:paraId="3C3859FB" w14:textId="77777777" w:rsidR="001C22F9"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Change w:id="434" w:author="Fabio Alberto Cruz Sanchez" w:date="2021-11-19T11:12:00Z">
                    <w:tcPr>
                      <w:tcW w:w="851" w:type="dxa"/>
                      <w:tcBorders>
                        <w:right w:val="single" w:sz="8" w:space="0" w:color="666666"/>
                      </w:tcBorders>
                      <w:shd w:val="clear" w:color="auto" w:fill="EFEFEF"/>
                      <w:tcMar>
                        <w:top w:w="0" w:type="dxa"/>
                        <w:left w:w="0" w:type="dxa"/>
                        <w:bottom w:w="0" w:type="dxa"/>
                        <w:right w:w="0" w:type="dxa"/>
                      </w:tcMar>
                      <w:vAlign w:val="center"/>
                    </w:tcPr>
                  </w:tcPrChange>
                </w:tcPr>
                <w:p w14:paraId="58E0B70B" w14:textId="77777777" w:rsidR="001C22F9"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Change w:id="435" w:author="Fabio Alberto Cruz Sanchez" w:date="2021-11-19T11:12:00Z">
                    <w:tcPr>
                      <w:tcW w:w="567" w:type="dxa"/>
                      <w:gridSpan w:val="2"/>
                      <w:tcBorders>
                        <w:left w:val="single" w:sz="8" w:space="0" w:color="666666"/>
                      </w:tcBorders>
                      <w:shd w:val="clear" w:color="auto" w:fill="EFEFEF"/>
                      <w:tcMar>
                        <w:top w:w="0" w:type="dxa"/>
                        <w:left w:w="0" w:type="dxa"/>
                        <w:bottom w:w="0" w:type="dxa"/>
                        <w:right w:w="0" w:type="dxa"/>
                      </w:tcMar>
                      <w:vAlign w:val="center"/>
                    </w:tcPr>
                  </w:tcPrChange>
                </w:tcPr>
                <w:p w14:paraId="3FDAF810"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Change w:id="436" w:author="Fabio Alberto Cruz Sanchez" w:date="2021-11-19T11:12:00Z">
                    <w:tcPr>
                      <w:tcW w:w="851" w:type="dxa"/>
                      <w:shd w:val="clear" w:color="auto" w:fill="EFEFEF"/>
                      <w:tcMar>
                        <w:top w:w="0" w:type="dxa"/>
                        <w:left w:w="0" w:type="dxa"/>
                        <w:bottom w:w="0" w:type="dxa"/>
                        <w:right w:w="0" w:type="dxa"/>
                      </w:tcMar>
                      <w:vAlign w:val="center"/>
                    </w:tcPr>
                  </w:tcPrChange>
                </w:tcPr>
                <w:p w14:paraId="4E6B5A33"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51" w:type="dxa"/>
                  <w:shd w:val="clear" w:color="auto" w:fill="EFEFEF"/>
                  <w:tcMar>
                    <w:top w:w="0" w:type="dxa"/>
                    <w:left w:w="0" w:type="dxa"/>
                    <w:bottom w:w="0" w:type="dxa"/>
                    <w:right w:w="0" w:type="dxa"/>
                  </w:tcMar>
                  <w:vAlign w:val="center"/>
                  <w:tcPrChange w:id="437" w:author="Fabio Alberto Cruz Sanchez" w:date="2021-11-19T11:12:00Z">
                    <w:tcPr>
                      <w:tcW w:w="851" w:type="dxa"/>
                      <w:shd w:val="clear" w:color="auto" w:fill="EFEFEF"/>
                      <w:tcMar>
                        <w:top w:w="0" w:type="dxa"/>
                        <w:left w:w="0" w:type="dxa"/>
                        <w:bottom w:w="0" w:type="dxa"/>
                        <w:right w:w="0" w:type="dxa"/>
                      </w:tcMar>
                      <w:vAlign w:val="center"/>
                    </w:tcPr>
                  </w:tcPrChange>
                </w:tcPr>
                <w:p w14:paraId="07702EF2"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26" w:type="dxa"/>
                  <w:shd w:val="clear" w:color="auto" w:fill="EFEFEF"/>
                  <w:tcMar>
                    <w:top w:w="0" w:type="dxa"/>
                    <w:left w:w="0" w:type="dxa"/>
                    <w:bottom w:w="0" w:type="dxa"/>
                    <w:right w:w="0" w:type="dxa"/>
                  </w:tcMar>
                  <w:vAlign w:val="center"/>
                  <w:tcPrChange w:id="438" w:author="Fabio Alberto Cruz Sanchez" w:date="2021-11-19T11:12:00Z">
                    <w:tcPr>
                      <w:tcW w:w="737" w:type="dxa"/>
                      <w:shd w:val="clear" w:color="auto" w:fill="EFEFEF"/>
                      <w:tcMar>
                        <w:top w:w="0" w:type="dxa"/>
                        <w:left w:w="0" w:type="dxa"/>
                        <w:bottom w:w="0" w:type="dxa"/>
                        <w:right w:w="0" w:type="dxa"/>
                      </w:tcMar>
                      <w:vAlign w:val="center"/>
                    </w:tcPr>
                  </w:tcPrChange>
                </w:tcPr>
                <w:p w14:paraId="75C5BA46" w14:textId="77777777" w:rsidR="001C22F9"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Change w:id="439" w:author="Fabio Alberto Cruz Sanchez" w:date="2021-11-19T11:12:00Z">
                    <w:tcPr>
                      <w:tcW w:w="851" w:type="dxa"/>
                      <w:shd w:val="clear" w:color="auto" w:fill="EFEFEF"/>
                      <w:tcMar>
                        <w:top w:w="0" w:type="dxa"/>
                        <w:left w:w="0" w:type="dxa"/>
                        <w:bottom w:w="0" w:type="dxa"/>
                        <w:right w:w="0" w:type="dxa"/>
                      </w:tcMar>
                      <w:vAlign w:val="center"/>
                    </w:tcPr>
                  </w:tcPrChange>
                </w:tcPr>
                <w:p w14:paraId="3D8810C2" w14:textId="77777777" w:rsidR="001C22F9" w:rsidRDefault="001C22F9" w:rsidP="001C22F9">
                  <w:pPr>
                    <w:spacing w:before="100" w:after="100"/>
                    <w:ind w:left="100" w:right="100"/>
                  </w:pPr>
                </w:p>
              </w:tc>
            </w:tr>
            <w:tr w:rsidR="001C22F9" w:rsidRPr="001C22F9" w14:paraId="5E97A096" w14:textId="77777777" w:rsidTr="0002771E">
              <w:tblPrEx>
                <w:tblPrExChange w:id="440" w:author="Fabio Alberto Cruz Sanchez" w:date="2021-11-19T11:12:00Z">
                  <w:tblPrEx>
                    <w:tblW w:w="0" w:type="dxa"/>
                  </w:tblPrEx>
                </w:tblPrExChange>
              </w:tblPrEx>
              <w:trPr>
                <w:cantSplit/>
                <w:jc w:val="center"/>
                <w:trPrChange w:id="441" w:author="Fabio Alberto Cruz Sanchez" w:date="2021-11-19T11:12:00Z">
                  <w:trPr>
                    <w:cantSplit/>
                    <w:jc w:val="center"/>
                  </w:trPr>
                </w:trPrChange>
              </w:trPr>
              <w:tc>
                <w:tcPr>
                  <w:tcW w:w="9025" w:type="dxa"/>
                  <w:gridSpan w:val="11"/>
                  <w:shd w:val="clear" w:color="auto" w:fill="FFFFFF"/>
                  <w:tcMar>
                    <w:top w:w="0" w:type="dxa"/>
                    <w:left w:w="0" w:type="dxa"/>
                    <w:bottom w:w="0" w:type="dxa"/>
                    <w:right w:w="0" w:type="dxa"/>
                  </w:tcMar>
                  <w:vAlign w:val="center"/>
                  <w:tcPrChange w:id="442" w:author="Fabio Alberto Cruz Sanchez" w:date="2021-11-19T11:12:00Z">
                    <w:tcPr>
                      <w:tcW w:w="851" w:type="dxa"/>
                      <w:gridSpan w:val="12"/>
                      <w:shd w:val="clear" w:color="auto" w:fill="FFFFFF"/>
                      <w:tcMar>
                        <w:top w:w="0" w:type="dxa"/>
                        <w:left w:w="0" w:type="dxa"/>
                        <w:bottom w:w="0" w:type="dxa"/>
                        <w:right w:w="0" w:type="dxa"/>
                      </w:tcMar>
                      <w:vAlign w:val="center"/>
                    </w:tcPr>
                  </w:tcPrChange>
                </w:tcPr>
                <w:p w14:paraId="6337612B" w14:textId="77777777" w:rsidR="001C22F9" w:rsidRPr="00716EB6" w:rsidRDefault="001C22F9" w:rsidP="001C22F9">
                  <w:pPr>
                    <w:spacing w:before="100" w:after="100"/>
                    <w:ind w:left="100" w:right="100"/>
                    <w:rPr>
                      <w:sz w:val="16"/>
                      <w:szCs w:val="16"/>
                      <w:lang w:val="fr-FR"/>
                    </w:rPr>
                  </w:pPr>
                  <w:r w:rsidRPr="00716EB6">
                    <w:rPr>
                      <w:rFonts w:ascii="Helvetica" w:eastAsia="Helvetica" w:hAnsi="Helvetica" w:cs="Helvetica"/>
                      <w:color w:val="000000"/>
                      <w:sz w:val="16"/>
                      <w:szCs w:val="16"/>
                      <w:vertAlign w:val="superscript"/>
                      <w:lang w:val="fr-FR"/>
                    </w:rPr>
                    <w:t>1</w:t>
                  </w:r>
                  <w:r w:rsidRPr="00716EB6">
                    <w:rPr>
                      <w:rFonts w:ascii="Helvetica" w:eastAsia="Helvetica" w:hAnsi="Helvetica" w:cs="Helvetica"/>
                      <w:color w:val="000000"/>
                      <w:sz w:val="16"/>
                      <w:szCs w:val="16"/>
                      <w:lang w:val="fr-FR"/>
                    </w:rPr>
                    <w:t xml:space="preserve">Signif. </w:t>
                  </w:r>
                  <w:proofErr w:type="gramStart"/>
                  <w:r w:rsidRPr="00716EB6">
                    <w:rPr>
                      <w:rFonts w:ascii="Helvetica" w:eastAsia="Helvetica" w:hAnsi="Helvetica" w:cs="Helvetica"/>
                      <w:color w:val="000000"/>
                      <w:sz w:val="16"/>
                      <w:szCs w:val="16"/>
                      <w:lang w:val="fr-FR"/>
                    </w:rPr>
                    <w:t>codes:</w:t>
                  </w:r>
                  <w:proofErr w:type="gramEnd"/>
                  <w:r w:rsidRPr="00716EB6">
                    <w:rPr>
                      <w:rFonts w:ascii="Helvetica" w:eastAsia="Helvetica" w:hAnsi="Helvetica" w:cs="Helvetica"/>
                      <w:color w:val="000000"/>
                      <w:sz w:val="16"/>
                      <w:szCs w:val="16"/>
                      <w:lang w:val="fr-FR"/>
                    </w:rPr>
                    <w:t xml:space="preserve">  0 ‘***’ 0.001 ‘**’ 0.01 ‘*’ 0.05 ‘.’ 0.1 ‘ ’ 1</w:t>
                  </w:r>
                </w:p>
              </w:tc>
            </w:tr>
          </w:tbl>
          <w:p w14:paraId="195182A1" w14:textId="234C14E7" w:rsidR="00BD4A80" w:rsidRPr="001C22F9" w:rsidRDefault="00BD4A80" w:rsidP="001C22F9">
            <w:pPr>
              <w:rPr>
                <w:lang w:val="fr-FR"/>
              </w:rPr>
            </w:pPr>
          </w:p>
        </w:tc>
      </w:tr>
    </w:tbl>
    <w:p w14:paraId="590BD7BA" w14:textId="6FC43352" w:rsidR="00BD4A80" w:rsidRDefault="00A0411C">
      <w:pPr>
        <w:pStyle w:val="Titre2"/>
      </w:pPr>
      <w:bookmarkStart w:id="443" w:name="phase-ii-focusing"/>
      <w:bookmarkEnd w:id="6"/>
      <w:r>
        <w:rPr>
          <w:rStyle w:val="SectionNumber"/>
        </w:rPr>
        <w:t>3.2</w:t>
      </w:r>
      <w:r>
        <w:tab/>
        <w:t>Phase II: Focusing</w:t>
      </w:r>
    </w:p>
    <w:p w14:paraId="5B645806" w14:textId="7EB2B52B"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9C23D2">
        <w:rPr>
          <w:color w:val="FF0000"/>
        </w:rPr>
        <w:t xml:space="preserve">the </w:t>
      </w:r>
      <w:r w:rsidRPr="009C23D2">
        <w:rPr>
          <w:color w:val="FF0000"/>
        </w:rPr>
        <w:t xml:space="preserve">infill density on the </w:t>
      </w:r>
      <w:del w:id="444" w:author="Fabio Alberto Cruz Sanchez" w:date="2021-11-19T09:56:00Z">
        <w:r w:rsidRPr="009C23D2" w:rsidDel="00716EB6">
          <w:rPr>
            <w:color w:val="FF0000"/>
          </w:rPr>
          <w:delText xml:space="preserve">tensile </w:delText>
        </w:r>
        <w:r w:rsidR="00337AD1" w:rsidRPr="009C23D2" w:rsidDel="00716EB6">
          <w:rPr>
            <w:color w:val="FF0000"/>
          </w:rPr>
          <w:delText>load</w:delText>
        </w:r>
      </w:del>
      <w:ins w:id="445" w:author="Fabio Alberto Cruz Sanchez" w:date="2021-11-19T09:56:00Z">
        <w:r w:rsidR="00716EB6">
          <w:rPr>
            <w:color w:val="FF0000"/>
          </w:rPr>
          <w:t>tensile strength</w:t>
        </w:r>
      </w:ins>
      <w:r w:rsidR="00337AD1" w:rsidRPr="009C23D2">
        <w:rPr>
          <w:color w:val="FF0000"/>
        </w:rPr>
        <w:t xml:space="preserve"> </w:t>
      </w:r>
      <w:r w:rsidRPr="009C23D2">
        <w:rPr>
          <w:color w:val="FF0000"/>
        </w:rPr>
        <w:t>based on</w:t>
      </w:r>
      <w:r w:rsidR="00BF78A5" w:rsidRPr="009C23D2">
        <w:rPr>
          <w:color w:val="FF0000"/>
        </w:rPr>
        <w:t xml:space="preserve"> the results of</w:t>
      </w:r>
      <w:r w:rsidRPr="009C23D2">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with an estimated printing time of 20 min. A total of 10 samples were manufactured.</w:t>
      </w:r>
    </w:p>
    <w:p w14:paraId="6908AAF6" w14:textId="75637F1A" w:rsidR="00BF78A5" w:rsidRPr="00CD6347" w:rsidRDefault="00BF78A5" w:rsidP="00BF78A5">
      <w:pPr>
        <w:pStyle w:val="Corpsdetexte"/>
      </w:pPr>
      <w:r w:rsidRPr="00CD6347">
        <w:t xml:space="preserve">Figure 4a shows the fracture of the specimens tested in </w:t>
      </w:r>
      <w:r w:rsidRPr="00CD6347">
        <w:rPr>
          <w:i/>
          <w:iCs/>
        </w:rPr>
        <w:t>Phase II</w:t>
      </w:r>
      <w:r w:rsidRPr="00CD6347">
        <w:t xml:space="preserve">. Regarding the fracture, the results were </w:t>
      </w:r>
      <w:proofErr w:type="gramStart"/>
      <w:r w:rsidRPr="00CD6347">
        <w:t>similar to</w:t>
      </w:r>
      <w:proofErr w:type="gramEnd"/>
      <w:r w:rsidRPr="00CD6347">
        <w:t xml:space="preserve">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4b where the maximum load versus infill density for both materials is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7D35D7D0">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7EDCD59E" w:rsidR="00176CAF" w:rsidRPr="0005721F" w:rsidRDefault="00176CAF" w:rsidP="0005721F">
      <w:pPr>
        <w:pStyle w:val="TableCaption"/>
        <w:rPr>
          <w:color w:val="FF0000"/>
        </w:rPr>
      </w:pPr>
      <w:r w:rsidRPr="0005721F">
        <w:rPr>
          <w:color w:val="FF0000"/>
        </w:rPr>
        <w:t xml:space="preserve">Figure 4: Phase II: Evaluation of the infill density in the mechanical load. a) Mechanical samples used in Phase II. b) </w:t>
      </w:r>
      <w:r w:rsidR="008F007D" w:rsidRPr="0005721F">
        <w:rPr>
          <w:color w:val="FF0000"/>
        </w:rPr>
        <w:t>Adjustment of the data to two models.</w:t>
      </w:r>
    </w:p>
    <w:p w14:paraId="5E01226D" w14:textId="5975C5A4" w:rsidR="00BD4A80" w:rsidRPr="00CD6347" w:rsidRDefault="00A0411C">
      <w:pPr>
        <w:pStyle w:val="Corpsdetexte"/>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models. </w:t>
      </w:r>
      <w:r w:rsidRPr="00CD6347">
        <w:t xml:space="preserve">In the A region, which comprises infill densities ranging from 40 to 85 %, the slope of the curve grows slowly with an approximately linear trend. </w:t>
      </w:r>
      <w:commentRangeStart w:id="446"/>
      <w:commentRangeStart w:id="447"/>
      <w:r w:rsidRPr="00CD6347">
        <w:t xml:space="preserve">In the B region, from </w:t>
      </w:r>
      <w:r w:rsidR="00BF78A5" w:rsidRPr="00BF78A5">
        <w:rPr>
          <w:color w:val="FF0000"/>
        </w:rPr>
        <w:t>85</w:t>
      </w:r>
      <w:r w:rsidRPr="00CD6347">
        <w:t xml:space="preserve"> to 100 %, the increase of the tensile strength becomes more pronounced </w:t>
      </w:r>
      <w:ins w:id="448" w:author="Diego" w:date="2021-11-17T17:36:00Z">
        <w:r w:rsidR="00510250" w:rsidRPr="00510250">
          <w:rPr>
            <w:color w:val="FF0000"/>
          </w:rPr>
          <w:t>resembling</w:t>
        </w:r>
      </w:ins>
      <w:del w:id="449" w:author="Diego" w:date="2021-11-17T17:36:00Z">
        <w:r w:rsidRPr="00510250" w:rsidDel="00510250">
          <w:rPr>
            <w:color w:val="FF0000"/>
          </w:rPr>
          <w:delText>using</w:delText>
        </w:r>
      </w:del>
      <w:r w:rsidRPr="00CD6347">
        <w:t xml:space="preserve"> a quadratic </w:t>
      </w:r>
      <w:r w:rsidRPr="00BF78A5">
        <w:rPr>
          <w:color w:val="FF0000"/>
        </w:rPr>
        <w:t>function</w:t>
      </w:r>
      <w:commentRangeEnd w:id="446"/>
      <w:r w:rsidR="005E0D33">
        <w:rPr>
          <w:rStyle w:val="Marquedecommentaire"/>
        </w:rPr>
        <w:commentReference w:id="446"/>
      </w:r>
      <w:commentRangeEnd w:id="447"/>
      <w:r w:rsidR="00510250">
        <w:rPr>
          <w:rStyle w:val="Marquedecommentaire"/>
        </w:rPr>
        <w:commentReference w:id="447"/>
      </w:r>
      <w:r w:rsidRPr="00BF78A5">
        <w:rPr>
          <w:color w:val="FF0000"/>
        </w:rPr>
        <w:t xml:space="preserve">. Regarding </w:t>
      </w:r>
      <w:r w:rsidRPr="00CD6347">
        <w:t xml:space="preserve">the type of </w:t>
      </w:r>
      <w:r w:rsidRPr="00CD6347">
        <w:lastRenderedPageBreak/>
        <w:t xml:space="preserve">material, </w:t>
      </w:r>
      <w:proofErr w:type="gramStart"/>
      <w:r w:rsidRPr="00CD6347">
        <w:t>it is clear that virgin</w:t>
      </w:r>
      <w:proofErr w:type="gramEnd"/>
      <w:r w:rsidRPr="00CD6347">
        <w:t xml:space="preserve"> PLA moderately outperforms recycled PLA. These results </w:t>
      </w:r>
      <w:proofErr w:type="gramStart"/>
      <w:r w:rsidRPr="00CD6347">
        <w:t>are in agreement</w:t>
      </w:r>
      <w:proofErr w:type="gramEnd"/>
      <w:r w:rsidRPr="00CD6347">
        <w:t xml:space="preserve"> with studies on the comparison of the performance of recycled and virgin PLA</w:t>
      </w:r>
      <w:hyperlink w:anchor="ref-CruzSanchez2017">
        <w:r w:rsidRPr="00CD6347">
          <w:rPr>
            <w:rStyle w:val="Lienhypertexte"/>
            <w:color w:val="auto"/>
            <w:vertAlign w:val="superscript"/>
          </w:rPr>
          <w:t>32</w:t>
        </w:r>
      </w:hyperlink>
      <w:r w:rsidRPr="00CD6347">
        <w:t xml:space="preserve"> in which there was found to be a difference of about 10 % in the tensile strength in the first recycling cycles. However, the difference notably increased as the infill density approached 100 %. The results obtained closely match those presented by Wang </w:t>
      </w:r>
      <w:r w:rsidR="00447E2D" w:rsidRPr="00447E2D">
        <w:rPr>
          <w:i/>
        </w:rPr>
        <w:t>et al.</w:t>
      </w:r>
      <w:r w:rsidR="00447E2D">
        <w:rPr>
          <w:color w:val="FF0000"/>
          <w:vertAlign w:val="superscript"/>
        </w:rPr>
        <w:t>52</w:t>
      </w:r>
      <w:r w:rsidRPr="00CD6347">
        <w:t xml:space="preserve"> In their study, the authors studied infill densities of 20, 40, 60, 80 and 100 % and the evolution of the tensile strength is </w:t>
      </w:r>
      <w:proofErr w:type="gramStart"/>
      <w:r w:rsidRPr="00CD6347">
        <w:t>similar to</w:t>
      </w:r>
      <w:proofErr w:type="gramEnd"/>
      <w:r w:rsidRPr="00CD6347">
        <w:t xml:space="preserve"> that shown in Figure </w:t>
      </w:r>
      <w:r w:rsidR="00C5796C" w:rsidRPr="00BF78A5">
        <w:rPr>
          <w:color w:val="FF0000"/>
        </w:rPr>
        <w:t>4</w:t>
      </w:r>
      <w:r w:rsidR="00BF78A5" w:rsidRPr="00BF78A5">
        <w:rPr>
          <w:color w:val="FF0000"/>
        </w:rPr>
        <w:t>b</w:t>
      </w:r>
      <w:r w:rsidRPr="00CD6347">
        <w:t>.</w:t>
      </w:r>
    </w:p>
    <w:p w14:paraId="44209464" w14:textId="7A18E7A5" w:rsidR="000E076F" w:rsidRDefault="00A0411C">
      <w:pPr>
        <w:pStyle w:val="Corpsdetexte"/>
        <w:rPr>
          <w:ins w:id="450" w:author="Fabio Alberto Cruz Sanchez" w:date="2021-11-19T11:15:00Z"/>
          <w:color w:val="FF0000"/>
        </w:rPr>
      </w:pPr>
      <w:r w:rsidRPr="00CD6347">
        <w:t>Based on the results</w:t>
      </w:r>
      <w:ins w:id="451" w:author="Fabio Alberto Cruz Sanchez" w:date="2021-11-19T11:16:00Z">
        <w:r w:rsidR="000E076F">
          <w:t xml:space="preserve"> in Figure 4b</w:t>
        </w:r>
      </w:ins>
      <w:r w:rsidRPr="00CD6347">
        <w:t>, it appears that a reduction from 100 to 40 % of the infill density implies a relatively limited reduction</w:t>
      </w:r>
      <w:r w:rsidRPr="009C23D2">
        <w:rPr>
          <w:color w:val="FF0000"/>
        </w:rPr>
        <w:t xml:space="preserve"> </w:t>
      </w:r>
      <w:r w:rsidR="002D59BD" w:rsidRPr="009C23D2">
        <w:rPr>
          <w:color w:val="FF0000"/>
        </w:rPr>
        <w:t xml:space="preserve">from 3.16 </w:t>
      </w:r>
      <w:proofErr w:type="spellStart"/>
      <w:r w:rsidR="002D59BD" w:rsidRPr="009C23D2">
        <w:rPr>
          <w:color w:val="FF0000"/>
        </w:rPr>
        <w:t>kN</w:t>
      </w:r>
      <w:proofErr w:type="spellEnd"/>
      <w:r w:rsidR="002D59BD" w:rsidRPr="009C23D2">
        <w:rPr>
          <w:color w:val="FF0000"/>
        </w:rPr>
        <w:t xml:space="preserve"> to 1.84 </w:t>
      </w:r>
      <w:proofErr w:type="spellStart"/>
      <w:r w:rsidR="002D59BD" w:rsidRPr="009C23D2">
        <w:rPr>
          <w:color w:val="FF0000"/>
        </w:rPr>
        <w:t>kN</w:t>
      </w:r>
      <w:proofErr w:type="spellEnd"/>
      <w:r w:rsidR="002D59BD" w:rsidRPr="009C23D2">
        <w:rPr>
          <w:color w:val="FF0000"/>
        </w:rPr>
        <w:t xml:space="preserve"> (</w:t>
      </w:r>
      <w:r w:rsidRPr="009C23D2">
        <w:rPr>
          <w:color w:val="FF0000"/>
        </w:rPr>
        <w:t>on average</w:t>
      </w:r>
      <w:r w:rsidR="002D59BD" w:rsidRPr="009C23D2">
        <w:rPr>
          <w:color w:val="FF0000"/>
        </w:rPr>
        <w:t xml:space="preserve"> for both materials) representing a reduction of</w:t>
      </w:r>
      <w:r w:rsidRPr="009C23D2">
        <w:rPr>
          <w:color w:val="FF0000"/>
        </w:rPr>
        <w:t xml:space="preserve"> 41.</w:t>
      </w:r>
      <w:r w:rsidR="005539D7" w:rsidRPr="009C23D2">
        <w:rPr>
          <w:color w:val="FF0000"/>
        </w:rPr>
        <w:t xml:space="preserve">9 </w:t>
      </w:r>
      <w:r w:rsidRPr="009C23D2">
        <w:rPr>
          <w:color w:val="FF0000"/>
        </w:rPr>
        <w:t>%</w:t>
      </w:r>
      <w:r w:rsidR="002D59BD" w:rsidRPr="009C23D2">
        <w:rPr>
          <w:color w:val="FF0000"/>
        </w:rPr>
        <w:t xml:space="preserve"> </w:t>
      </w:r>
      <w:r w:rsidRPr="009C23D2">
        <w:rPr>
          <w:color w:val="FF0000"/>
        </w:rPr>
        <w:t xml:space="preserve">of the maximum load. </w:t>
      </w:r>
      <w:moveFromRangeStart w:id="452" w:author="Fabio Alberto Cruz Sanchez" w:date="2021-11-19T11:19:00Z" w:name="move88213162"/>
      <w:moveFrom w:id="453" w:author="Fabio Alberto Cruz Sanchez" w:date="2021-11-19T11:19:00Z">
        <w:r w:rsidRPr="009C23D2" w:rsidDel="000E076F">
          <w:rPr>
            <w:color w:val="FF0000"/>
          </w:rPr>
          <w:t>Although the number of measured points is reduced, it is possible to model the relation between the maximum load and the infill density for the two tested materials by means of polynomial regressions</w:t>
        </w:r>
        <w:r w:rsidR="00BF78A5" w:rsidRPr="009C23D2" w:rsidDel="000E076F">
          <w:rPr>
            <w:color w:val="FF0000"/>
          </w:rPr>
          <w:t>.</w:t>
        </w:r>
        <w:r w:rsidRPr="009C23D2" w:rsidDel="000E076F">
          <w:rPr>
            <w:color w:val="FF0000"/>
          </w:rPr>
          <w:t xml:space="preserve"> </w:t>
        </w:r>
      </w:moveFrom>
      <w:moveFromRangeEnd w:id="452"/>
      <w:commentRangeStart w:id="454"/>
      <w:ins w:id="455" w:author="Fabio Alberto Cruz Sanchez" w:date="2021-11-19T11:15:00Z">
        <w:r w:rsidR="000E076F">
          <w:rPr>
            <w:color w:val="FF0000"/>
          </w:rPr>
          <w:t>On the other hand, regarding the tensile streng</w:t>
        </w:r>
      </w:ins>
      <w:ins w:id="456" w:author="Fabio Alberto Cruz Sanchez" w:date="2021-11-19T11:16:00Z">
        <w:r w:rsidR="000E076F">
          <w:rPr>
            <w:color w:val="FF0000"/>
          </w:rPr>
          <w:t>th</w:t>
        </w:r>
      </w:ins>
      <w:ins w:id="457" w:author="Fabio Alberto Cruz Sanchez" w:date="2021-11-19T11:15:00Z">
        <w:r w:rsidR="000E076F">
          <w:rPr>
            <w:color w:val="FF0000"/>
          </w:rPr>
          <w:t xml:space="preserve"> in </w:t>
        </w:r>
      </w:ins>
      <w:ins w:id="458" w:author="Fabio Alberto Cruz Sanchez" w:date="2021-11-19T11:16:00Z">
        <w:r w:rsidR="000E076F">
          <w:rPr>
            <w:color w:val="FF0000"/>
          </w:rPr>
          <w:t xml:space="preserve">Figure 4b, it is possible to observe that the tensile strength remains </w:t>
        </w:r>
      </w:ins>
      <w:ins w:id="459" w:author="Fabio Alberto Cruz Sanchez" w:date="2021-11-19T11:17:00Z">
        <w:r w:rsidR="000E076F">
          <w:rPr>
            <w:color w:val="FF0000"/>
          </w:rPr>
          <w:t>quite constants. This is explained by the fact that the quantity of the fixed number of perimeters for both types of samples. The</w:t>
        </w:r>
      </w:ins>
      <w:ins w:id="460" w:author="Fabio Alberto Cruz Sanchez" w:date="2021-11-19T11:18:00Z">
        <w:r w:rsidR="000E076F">
          <w:rPr>
            <w:color w:val="FF0000"/>
          </w:rPr>
          <w:t xml:space="preserve"> influence of the infill, is only a fraction of the total transversal </w:t>
        </w:r>
        <w:proofErr w:type="spellStart"/>
        <w:r w:rsidR="000E076F">
          <w:rPr>
            <w:color w:val="FF0000"/>
          </w:rPr>
          <w:t>ares</w:t>
        </w:r>
        <w:proofErr w:type="spellEnd"/>
        <w:r w:rsidR="000E076F">
          <w:rPr>
            <w:color w:val="FF0000"/>
          </w:rPr>
          <w:t xml:space="preserve"> …</w:t>
        </w:r>
        <w:commentRangeEnd w:id="454"/>
        <w:r w:rsidR="000E076F">
          <w:rPr>
            <w:rStyle w:val="Marquedecommentaire"/>
          </w:rPr>
          <w:commentReference w:id="454"/>
        </w:r>
      </w:ins>
    </w:p>
    <w:p w14:paraId="6C9286BD" w14:textId="066DD276" w:rsidR="00BD4A80" w:rsidRPr="008F47C5" w:rsidRDefault="000E076F">
      <w:pPr>
        <w:pStyle w:val="Corpsdetexte"/>
        <w:rPr>
          <w:color w:val="FF0000"/>
        </w:rPr>
      </w:pPr>
      <w:moveToRangeStart w:id="461" w:author="Fabio Alberto Cruz Sanchez" w:date="2021-11-19T11:19:00Z" w:name="move88213162"/>
      <w:moveTo w:id="462" w:author="Fabio Alberto Cruz Sanchez" w:date="2021-11-19T11:19:00Z">
        <w:r w:rsidRPr="009C23D2">
          <w:rPr>
            <w:color w:val="FF0000"/>
          </w:rPr>
          <w:t xml:space="preserve">Although the number of measured points is reduced, it is possible to model the relation between the maximum load and the infill density for the two tested materials by means of polynomial </w:t>
        </w:r>
        <w:proofErr w:type="spellStart"/>
        <w:r w:rsidRPr="009C23D2">
          <w:rPr>
            <w:color w:val="FF0000"/>
          </w:rPr>
          <w:t>regressions.</w:t>
        </w:r>
      </w:moveTo>
      <w:moveToRangeEnd w:id="461"/>
      <w:ins w:id="463" w:author="Fabio Alberto Cruz Sanchez" w:date="2021-11-19T11:19:00Z">
        <w:r>
          <w:rPr>
            <w:color w:val="FF0000"/>
          </w:rPr>
          <w:t xml:space="preserve"> </w:t>
        </w:r>
      </w:ins>
      <w:r w:rsidR="00A0411C" w:rsidRPr="009C23D2">
        <w:rPr>
          <w:color w:val="FF0000"/>
        </w:rPr>
        <w:t>Th</w:t>
      </w:r>
      <w:proofErr w:type="spellEnd"/>
      <w:r w:rsidR="00A0411C" w:rsidRPr="009C23D2">
        <w:rPr>
          <w:color w:val="FF0000"/>
        </w:rPr>
        <w:t xml:space="preserve">e models </w:t>
      </w:r>
      <w:r w:rsidR="00A0411C" w:rsidRPr="008F47C5">
        <w:rPr>
          <w:color w:val="FF0000"/>
        </w:rPr>
        <w:t>may help to anticipate the tensile strength of a pa</w:t>
      </w:r>
      <w:r w:rsidR="008F47C5" w:rsidRPr="008F47C5">
        <w:rPr>
          <w:color w:val="FF0000"/>
        </w:rPr>
        <w:t>rt based on the infill density.</w:t>
      </w:r>
    </w:p>
    <w:p w14:paraId="4C47E404" w14:textId="77777777" w:rsidR="00BD4A80" w:rsidRDefault="00A0411C">
      <w:pPr>
        <w:pStyle w:val="Titre2"/>
      </w:pPr>
      <w:bookmarkStart w:id="464" w:name="Xa0345c686217135428fadf859140848356c8c39"/>
      <w:bookmarkEnd w:id="443"/>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94A4B7C" w:rsidR="00BD4A80" w:rsidRPr="00CD6347" w:rsidRDefault="00A0411C">
      <w:pPr>
        <w:pStyle w:val="Corpsdetexte"/>
      </w:pPr>
      <w:r>
        <w:t xml:space="preserve">Five specimens for each of the orientations (edgewise, </w:t>
      </w:r>
      <w:proofErr w:type="gramStart"/>
      <w:r>
        <w:t>horizontal</w:t>
      </w:r>
      <w:proofErr w:type="gramEnd"/>
      <w:r>
        <w:t xml:space="preserve"> and vertical) for both materials were manufactured. </w:t>
      </w:r>
      <w:r w:rsidRPr="00CD6347">
        <w:t>The selected printing conditions were infill density of 50 %, printing speed of 80 mm/s, tri-hexagonal infill pattern and layer height of 0.3 mm, with the objective of limiting the use of material and the time required for printing. A total of 30 samples were tested.</w:t>
      </w:r>
    </w:p>
    <w:p w14:paraId="17E0FCA5" w14:textId="18A2F3AA" w:rsidR="00BD4A80" w:rsidRPr="008F47C5" w:rsidRDefault="00A0411C">
      <w:pPr>
        <w:pStyle w:val="Corpsdetexte"/>
      </w:pPr>
      <w:r w:rsidRPr="00CD6347">
        <w:t xml:space="preserve">Figure 5a shows the images of the tested specimens displaying the same type of fracture as in the first two phases. It is interesting to evaluate the reduction in the </w:t>
      </w:r>
      <w:del w:id="465" w:author="Fabio Alberto Cruz Sanchez" w:date="2021-11-19T11:19:00Z">
        <w:r w:rsidRPr="00CD6347" w:rsidDel="000E076F">
          <w:delText xml:space="preserve">maximum </w:delText>
        </w:r>
      </w:del>
      <w:ins w:id="466" w:author="Fabio Alberto Cruz Sanchez" w:date="2021-11-19T11:19:00Z">
        <w:r w:rsidR="000E076F">
          <w:t>tensile strength</w:t>
        </w:r>
        <w:r w:rsidR="000E076F" w:rsidRPr="00CD6347">
          <w:t xml:space="preserve"> </w:t>
        </w:r>
      </w:ins>
      <w:del w:id="467" w:author="Fabio Alberto Cruz Sanchez" w:date="2021-11-19T11:19:00Z">
        <w:r w:rsidRPr="00CD6347" w:rsidDel="000E076F">
          <w:delText xml:space="preserve">load </w:delText>
        </w:r>
      </w:del>
      <w:r w:rsidRPr="00CD6347">
        <w:t>depending on the type of material and the orientation in which the specimens were printed.</w:t>
      </w:r>
      <w:r w:rsidR="008F47C5">
        <w:t xml:space="preserve"> Thus, </w:t>
      </w:r>
      <w:r w:rsidRPr="00CD6347">
        <w:t xml:space="preserve">Figure 5b details the maximum load and the mean values for the five specimens at each orientation. From the results, </w:t>
      </w:r>
      <w:proofErr w:type="gramStart"/>
      <w:r w:rsidRPr="00CD6347">
        <w:t>it is clear that the</w:t>
      </w:r>
      <w:proofErr w:type="gramEnd"/>
      <w:r w:rsidRPr="00CD6347">
        <w:t xml:space="preserv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followed by the edgewise orientation. Likewise, the virgin samples performed better than the recycled samples.</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 xml:space="preserve">toughness, </w:t>
      </w:r>
      <w:proofErr w:type="gramStart"/>
      <w:r w:rsidR="00E16A61">
        <w:rPr>
          <w:color w:val="FF0000"/>
        </w:rPr>
        <w:t>strength</w:t>
      </w:r>
      <w:proofErr w:type="gramEnd"/>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19EAA793" w:rsidR="00BD4A80" w:rsidRPr="00557469" w:rsidRDefault="00BB422F">
      <w:pPr>
        <w:pStyle w:val="Corpsdetexte"/>
        <w:rPr>
          <w:color w:val="FF0000"/>
        </w:rPr>
      </w:pPr>
      <w:r w:rsidRPr="00557469">
        <w:rPr>
          <w:color w:val="FF0000"/>
        </w:rPr>
        <w:t>Comparing the inter</w:t>
      </w:r>
      <w:ins w:id="468" w:author="Fabio Alberto Cruz Sanchez" w:date="2021-11-19T11:23:00Z">
        <w:r w:rsidR="000E076F">
          <w:rPr>
            <w:color w:val="FF0000"/>
          </w:rPr>
          <w:t>-</w:t>
        </w:r>
      </w:ins>
      <w:r w:rsidRPr="00557469">
        <w:rPr>
          <w:color w:val="FF0000"/>
        </w:rPr>
        <w:t xml:space="preserve">variation between materials, the results proved that the </w:t>
      </w:r>
      <w:r w:rsidR="00A0411C" w:rsidRPr="00557469">
        <w:rPr>
          <w:color w:val="FF0000"/>
        </w:rPr>
        <w:t xml:space="preserve">vertical orientation </w:t>
      </w:r>
      <w:r w:rsidR="00337AD1" w:rsidRPr="00557469">
        <w:rPr>
          <w:color w:val="FF0000"/>
        </w:rPr>
        <w:t xml:space="preserve">had </w:t>
      </w:r>
      <w:r w:rsidR="00A0411C" w:rsidRPr="00557469">
        <w:rPr>
          <w:color w:val="FF0000"/>
        </w:rPr>
        <w:t>the worst results due to the deposition of the layers perpendicular to the tensile direction</w:t>
      </w:r>
      <w:r w:rsidR="007E1F9A" w:rsidRPr="00557469">
        <w:rPr>
          <w:color w:val="FF0000"/>
        </w:rPr>
        <w:t xml:space="preserve"> </w:t>
      </w:r>
      <w:r w:rsidR="00164DF3" w:rsidRPr="00557469">
        <w:rPr>
          <w:color w:val="FF0000"/>
        </w:rPr>
        <w:t xml:space="preserve">which was </w:t>
      </w:r>
      <w:ins w:id="469" w:author="Fabio Alberto Cruz Sanchez" w:date="2021-11-19T11:22:00Z">
        <w:r w:rsidR="000E076F" w:rsidRPr="000E076F">
          <w:rPr>
            <w:color w:val="FF0000"/>
          </w:rPr>
          <w:t>31.0</w:t>
        </w:r>
      </w:ins>
      <w:del w:id="470" w:author="Fabio Alberto Cruz Sanchez" w:date="2021-11-19T11:22:00Z">
        <w:r w:rsidR="007E1F9A" w:rsidRPr="00557469" w:rsidDel="000E076F">
          <w:rPr>
            <w:color w:val="FF0000"/>
          </w:rPr>
          <w:delText>1.51</w:delText>
        </w:r>
      </w:del>
      <w:r w:rsidR="002A1BFC" w:rsidRPr="00557469">
        <w:rPr>
          <w:color w:val="FF0000"/>
        </w:rPr>
        <w:t xml:space="preserve"> </w:t>
      </w:r>
      <w:del w:id="471" w:author="Fabio Alberto Cruz Sanchez" w:date="2021-11-19T11:22:00Z">
        <w:r w:rsidR="007E1F9A" w:rsidRPr="00557469" w:rsidDel="000E076F">
          <w:rPr>
            <w:color w:val="FF0000"/>
          </w:rPr>
          <w:delText xml:space="preserve">kN </w:delText>
        </w:r>
      </w:del>
      <w:ins w:id="472" w:author="Fabio Alberto Cruz Sanchez" w:date="2021-11-19T11:22:00Z">
        <w:r w:rsidR="000E076F">
          <w:rPr>
            <w:color w:val="FF0000"/>
          </w:rPr>
          <w:t>MPa</w:t>
        </w:r>
        <w:r w:rsidR="000E076F" w:rsidRPr="00557469">
          <w:rPr>
            <w:color w:val="FF0000"/>
          </w:rPr>
          <w:t xml:space="preserve"> </w:t>
        </w:r>
      </w:ins>
      <w:r w:rsidR="007E1F9A" w:rsidRPr="00557469">
        <w:rPr>
          <w:color w:val="FF0000"/>
        </w:rPr>
        <w:t>(average virgin)</w:t>
      </w:r>
      <w:r w:rsidR="00164DF3" w:rsidRPr="00557469">
        <w:rPr>
          <w:color w:val="FF0000"/>
        </w:rPr>
        <w:t xml:space="preserve"> and </w:t>
      </w:r>
      <w:ins w:id="473" w:author="Fabio Alberto Cruz Sanchez" w:date="2021-11-19T11:23:00Z">
        <w:r w:rsidR="000E076F" w:rsidRPr="000E076F">
          <w:rPr>
            <w:color w:val="FF0000"/>
          </w:rPr>
          <w:t>27.0</w:t>
        </w:r>
      </w:ins>
      <w:del w:id="474" w:author="Fabio Alberto Cruz Sanchez" w:date="2021-11-19T11:23:00Z">
        <w:r w:rsidR="00164DF3" w:rsidRPr="00557469" w:rsidDel="000E076F">
          <w:rPr>
            <w:color w:val="FF0000"/>
          </w:rPr>
          <w:delText>1.31</w:delText>
        </w:r>
      </w:del>
      <w:r w:rsidR="002A1BFC" w:rsidRPr="00557469">
        <w:rPr>
          <w:color w:val="FF0000"/>
        </w:rPr>
        <w:t xml:space="preserve"> </w:t>
      </w:r>
      <w:del w:id="475" w:author="Fabio Alberto Cruz Sanchez" w:date="2021-11-19T11:23:00Z">
        <w:r w:rsidR="00164DF3" w:rsidRPr="00557469" w:rsidDel="000E076F">
          <w:rPr>
            <w:color w:val="FF0000"/>
          </w:rPr>
          <w:delText xml:space="preserve">kN </w:delText>
        </w:r>
      </w:del>
      <w:ins w:id="476" w:author="Fabio Alberto Cruz Sanchez" w:date="2021-11-19T11:23:00Z">
        <w:r w:rsidR="000E076F">
          <w:rPr>
            <w:color w:val="FF0000"/>
          </w:rPr>
          <w:t>MPa</w:t>
        </w:r>
        <w:r w:rsidR="000E076F" w:rsidRPr="00557469">
          <w:rPr>
            <w:color w:val="FF0000"/>
          </w:rPr>
          <w:t xml:space="preserve"> </w:t>
        </w:r>
      </w:ins>
      <w:r w:rsidR="00164DF3" w:rsidRPr="00557469">
        <w:rPr>
          <w:color w:val="FF0000"/>
        </w:rPr>
        <w:t>(average recycled)</w:t>
      </w:r>
      <w:ins w:id="477" w:author="Fabio Alberto Cruz Sanchez" w:date="2021-11-19T11:25:00Z">
        <w:r w:rsidR="000E076F">
          <w:rPr>
            <w:color w:val="FF0000"/>
          </w:rPr>
          <w:t>, representing a reduction of 13%</w:t>
        </w:r>
        <w:r w:rsidR="00001724">
          <w:rPr>
            <w:color w:val="FF0000"/>
          </w:rPr>
          <w:t xml:space="preserve"> of recycled material with respect to virgin</w:t>
        </w:r>
      </w:ins>
      <w:ins w:id="478" w:author="Fabio Alberto Cruz Sanchez" w:date="2021-11-19T11:26:00Z">
        <w:r w:rsidR="00001724">
          <w:rPr>
            <w:color w:val="FF0000"/>
          </w:rPr>
          <w:t xml:space="preserve"> samples</w:t>
        </w:r>
      </w:ins>
      <w:r w:rsidR="007E1F9A" w:rsidRPr="00557469">
        <w:rPr>
          <w:color w:val="FF0000"/>
        </w:rPr>
        <w:t>.</w:t>
      </w:r>
      <w:r w:rsidR="00A0411C" w:rsidRPr="00557469">
        <w:rPr>
          <w:color w:val="FF0000"/>
        </w:rPr>
        <w:t xml:space="preserve"> </w:t>
      </w:r>
      <w:commentRangeStart w:id="479"/>
      <w:r w:rsidR="00A0411C" w:rsidRPr="000E076F">
        <w:rPr>
          <w:highlight w:val="yellow"/>
          <w:rPrChange w:id="480" w:author="Fabio Alberto Cruz Sanchez" w:date="2021-11-19T11:23:00Z">
            <w:rPr/>
          </w:rPrChange>
        </w:rPr>
        <w:t xml:space="preserve">These results correspond to those by </w:t>
      </w:r>
      <w:proofErr w:type="spellStart"/>
      <w:r w:rsidR="00F204A7" w:rsidRPr="000E076F">
        <w:rPr>
          <w:color w:val="FF0000"/>
          <w:highlight w:val="yellow"/>
          <w:rPrChange w:id="481" w:author="Fabio Alberto Cruz Sanchez" w:date="2021-11-19T11:23:00Z">
            <w:rPr>
              <w:color w:val="FF0000"/>
            </w:rPr>
          </w:rPrChange>
        </w:rPr>
        <w:t>Chacón</w:t>
      </w:r>
      <w:proofErr w:type="spellEnd"/>
      <w:r w:rsidR="00F204A7" w:rsidRPr="000E076F">
        <w:rPr>
          <w:color w:val="FF0000"/>
          <w:highlight w:val="yellow"/>
          <w:rPrChange w:id="482" w:author="Fabio Alberto Cruz Sanchez" w:date="2021-11-19T11:23:00Z">
            <w:rPr>
              <w:color w:val="FF0000"/>
            </w:rPr>
          </w:rPrChange>
        </w:rPr>
        <w:t xml:space="preserve"> </w:t>
      </w:r>
      <w:r w:rsidR="00447E2D" w:rsidRPr="000E076F">
        <w:rPr>
          <w:i/>
          <w:color w:val="FF0000"/>
          <w:highlight w:val="yellow"/>
          <w:rPrChange w:id="483" w:author="Fabio Alberto Cruz Sanchez" w:date="2021-11-19T11:23:00Z">
            <w:rPr>
              <w:i/>
              <w:color w:val="FF0000"/>
            </w:rPr>
          </w:rPrChange>
        </w:rPr>
        <w:t>et al.</w:t>
      </w:r>
      <w:r w:rsidR="00F204A7" w:rsidRPr="000E076F">
        <w:rPr>
          <w:color w:val="FF0000"/>
          <w:highlight w:val="yellow"/>
          <w:vertAlign w:val="superscript"/>
          <w:rPrChange w:id="484" w:author="Fabio Alberto Cruz Sanchez" w:date="2021-11-19T11:23:00Z">
            <w:rPr>
              <w:color w:val="FF0000"/>
              <w:vertAlign w:val="superscript"/>
            </w:rPr>
          </w:rPrChange>
        </w:rPr>
        <w:t>43</w:t>
      </w:r>
      <w:r w:rsidR="00F204A7" w:rsidRPr="000E076F">
        <w:rPr>
          <w:color w:val="FF0000"/>
          <w:highlight w:val="yellow"/>
          <w:rPrChange w:id="485" w:author="Fabio Alberto Cruz Sanchez" w:date="2021-11-19T11:23:00Z">
            <w:rPr>
              <w:color w:val="FF0000"/>
            </w:rPr>
          </w:rPrChange>
        </w:rPr>
        <w:t xml:space="preserve">, </w:t>
      </w:r>
      <w:r w:rsidR="00A0411C" w:rsidRPr="000E076F">
        <w:rPr>
          <w:highlight w:val="yellow"/>
          <w:rPrChange w:id="486" w:author="Fabio Alberto Cruz Sanchez" w:date="2021-11-19T11:23:00Z">
            <w:rPr/>
          </w:rPrChange>
        </w:rPr>
        <w:t xml:space="preserve">Corapi </w:t>
      </w:r>
      <w:r w:rsidR="00A0411C" w:rsidRPr="000E076F">
        <w:rPr>
          <w:i/>
          <w:highlight w:val="yellow"/>
          <w:rPrChange w:id="487" w:author="Fabio Alberto Cruz Sanchez" w:date="2021-11-19T11:23:00Z">
            <w:rPr>
              <w:i/>
            </w:rPr>
          </w:rPrChange>
        </w:rPr>
        <w:t>et al</w:t>
      </w:r>
      <w:r w:rsidR="001B636D" w:rsidRPr="000E076F">
        <w:rPr>
          <w:i/>
          <w:highlight w:val="yellow"/>
          <w:rPrChange w:id="488" w:author="Fabio Alberto Cruz Sanchez" w:date="2021-11-19T11:23:00Z">
            <w:rPr>
              <w:i/>
            </w:rPr>
          </w:rPrChange>
        </w:rPr>
        <w:t>.</w:t>
      </w:r>
      <w:r w:rsidR="00F3451E" w:rsidRPr="000E076F">
        <w:rPr>
          <w:highlight w:val="yellow"/>
          <w:rPrChange w:id="489" w:author="Fabio Alberto Cruz Sanchez" w:date="2021-11-19T11:23:00Z">
            <w:rPr/>
          </w:rPrChange>
        </w:rPr>
        <w:fldChar w:fldCharType="begin"/>
      </w:r>
      <w:r w:rsidR="00F3451E" w:rsidRPr="000E076F">
        <w:rPr>
          <w:highlight w:val="yellow"/>
          <w:rPrChange w:id="490" w:author="Fabio Alberto Cruz Sanchez" w:date="2021-11-19T11:23:00Z">
            <w:rPr/>
          </w:rPrChange>
        </w:rPr>
        <w:instrText xml:space="preserve"> HYPERLINK \l "ref-Corapi2019" \h </w:instrText>
      </w:r>
      <w:r w:rsidR="00F3451E" w:rsidRPr="000E076F">
        <w:rPr>
          <w:highlight w:val="yellow"/>
          <w:rPrChange w:id="491" w:author="Fabio Alberto Cruz Sanchez" w:date="2021-11-19T11:23:00Z">
            <w:rPr/>
          </w:rPrChange>
        </w:rPr>
        <w:fldChar w:fldCharType="separate"/>
      </w:r>
      <w:r w:rsidR="00447E2D" w:rsidRPr="000E076F">
        <w:rPr>
          <w:rStyle w:val="Lienhypertexte"/>
          <w:color w:val="FF0000"/>
          <w:highlight w:val="yellow"/>
          <w:vertAlign w:val="superscript"/>
          <w:rPrChange w:id="492" w:author="Fabio Alberto Cruz Sanchez" w:date="2021-11-19T11:23:00Z">
            <w:rPr>
              <w:rStyle w:val="Lienhypertexte"/>
              <w:color w:val="FF0000"/>
              <w:vertAlign w:val="superscript"/>
            </w:rPr>
          </w:rPrChange>
        </w:rPr>
        <w:t>54</w:t>
      </w:r>
      <w:r w:rsidR="00F3451E" w:rsidRPr="000E076F">
        <w:rPr>
          <w:rStyle w:val="Lienhypertexte"/>
          <w:color w:val="FF0000"/>
          <w:highlight w:val="yellow"/>
          <w:vertAlign w:val="superscript"/>
          <w:rPrChange w:id="493" w:author="Fabio Alberto Cruz Sanchez" w:date="2021-11-19T11:23:00Z">
            <w:rPr>
              <w:rStyle w:val="Lienhypertexte"/>
              <w:color w:val="FF0000"/>
              <w:vertAlign w:val="superscript"/>
            </w:rPr>
          </w:rPrChange>
        </w:rPr>
        <w:fldChar w:fldCharType="end"/>
      </w:r>
      <w:r w:rsidR="00A0411C" w:rsidRPr="000E076F">
        <w:rPr>
          <w:highlight w:val="yellow"/>
          <w:rPrChange w:id="494" w:author="Fabio Alberto Cruz Sanchez" w:date="2021-11-19T11:23:00Z">
            <w:rPr/>
          </w:rPrChange>
        </w:rPr>
        <w:t xml:space="preserve"> and Wang </w:t>
      </w:r>
      <w:r w:rsidR="00447E2D" w:rsidRPr="000E076F">
        <w:rPr>
          <w:i/>
          <w:highlight w:val="yellow"/>
          <w:rPrChange w:id="495" w:author="Fabio Alberto Cruz Sanchez" w:date="2021-11-19T11:23:00Z">
            <w:rPr>
              <w:i/>
            </w:rPr>
          </w:rPrChange>
        </w:rPr>
        <w:t>et al.</w:t>
      </w:r>
      <w:r w:rsidR="00F3451E" w:rsidRPr="000E076F">
        <w:rPr>
          <w:highlight w:val="yellow"/>
          <w:rPrChange w:id="496" w:author="Fabio Alberto Cruz Sanchez" w:date="2021-11-19T11:23:00Z">
            <w:rPr/>
          </w:rPrChange>
        </w:rPr>
        <w:fldChar w:fldCharType="begin"/>
      </w:r>
      <w:r w:rsidR="00F3451E" w:rsidRPr="000E076F">
        <w:rPr>
          <w:highlight w:val="yellow"/>
          <w:rPrChange w:id="497" w:author="Fabio Alberto Cruz Sanchez" w:date="2021-11-19T11:23:00Z">
            <w:rPr/>
          </w:rPrChange>
        </w:rPr>
        <w:instrText xml:space="preserve"> HYPERLINK \l "ref-Wang2020h" \h </w:instrText>
      </w:r>
      <w:r w:rsidR="00F3451E" w:rsidRPr="000E076F">
        <w:rPr>
          <w:highlight w:val="yellow"/>
          <w:rPrChange w:id="498" w:author="Fabio Alberto Cruz Sanchez" w:date="2021-11-19T11:23:00Z">
            <w:rPr/>
          </w:rPrChange>
        </w:rPr>
        <w:fldChar w:fldCharType="separate"/>
      </w:r>
      <w:r w:rsidR="00336F5F" w:rsidRPr="000E076F">
        <w:rPr>
          <w:rStyle w:val="Lienhypertexte"/>
          <w:color w:val="FF0000"/>
          <w:highlight w:val="yellow"/>
          <w:vertAlign w:val="superscript"/>
          <w:rPrChange w:id="499" w:author="Fabio Alberto Cruz Sanchez" w:date="2021-11-19T11:23:00Z">
            <w:rPr>
              <w:rStyle w:val="Lienhypertexte"/>
              <w:color w:val="FF0000"/>
              <w:vertAlign w:val="superscript"/>
            </w:rPr>
          </w:rPrChange>
        </w:rPr>
        <w:t>5</w:t>
      </w:r>
      <w:r w:rsidR="00F3451E" w:rsidRPr="000E076F">
        <w:rPr>
          <w:rStyle w:val="Lienhypertexte"/>
          <w:color w:val="FF0000"/>
          <w:highlight w:val="yellow"/>
          <w:vertAlign w:val="superscript"/>
          <w:rPrChange w:id="500" w:author="Fabio Alberto Cruz Sanchez" w:date="2021-11-19T11:23:00Z">
            <w:rPr>
              <w:rStyle w:val="Lienhypertexte"/>
              <w:color w:val="FF0000"/>
              <w:vertAlign w:val="superscript"/>
            </w:rPr>
          </w:rPrChange>
        </w:rPr>
        <w:fldChar w:fldCharType="end"/>
      </w:r>
      <w:r w:rsidR="00447E2D" w:rsidRPr="000E076F">
        <w:rPr>
          <w:rStyle w:val="Lienhypertexte"/>
          <w:color w:val="FF0000"/>
          <w:highlight w:val="yellow"/>
          <w:vertAlign w:val="superscript"/>
          <w:rPrChange w:id="501" w:author="Fabio Alberto Cruz Sanchez" w:date="2021-11-19T11:23:00Z">
            <w:rPr>
              <w:rStyle w:val="Lienhypertexte"/>
              <w:color w:val="FF0000"/>
              <w:vertAlign w:val="superscript"/>
            </w:rPr>
          </w:rPrChange>
        </w:rPr>
        <w:t>2</w:t>
      </w:r>
      <w:r w:rsidR="00A0411C" w:rsidRPr="00CD6347">
        <w:t xml:space="preserve"> </w:t>
      </w:r>
      <w:commentRangeEnd w:id="479"/>
      <w:r w:rsidR="000E076F">
        <w:rPr>
          <w:rStyle w:val="Marquedecommentaire"/>
        </w:rPr>
        <w:commentReference w:id="479"/>
      </w:r>
      <w:r w:rsidR="00A0411C" w:rsidRPr="00CD6347">
        <w:t>For</w:t>
      </w:r>
      <w:ins w:id="502" w:author="Fabio Alberto Cruz Sanchez" w:date="2021-11-19T11:26:00Z">
        <w:r w:rsidR="00001724">
          <w:t xml:space="preserve"> the others orientations, </w:t>
        </w:r>
      </w:ins>
      <w:r w:rsidR="00A0411C" w:rsidRPr="00CD6347">
        <w:t xml:space="preserve"> </w:t>
      </w:r>
      <w:del w:id="503" w:author="Fabio Alberto Cruz Sanchez" w:date="2021-11-19T11:26:00Z">
        <w:r w:rsidR="00A0411C" w:rsidRPr="00CD6347" w:rsidDel="00001724">
          <w:delText xml:space="preserve">the recycled material, </w:delText>
        </w:r>
      </w:del>
      <w:r w:rsidR="00A0411C" w:rsidRPr="00CD6347">
        <w:t>the</w:t>
      </w:r>
      <w:del w:id="504" w:author="Fabio Alberto Cruz Sanchez" w:date="2021-11-19T11:26:00Z">
        <w:r w:rsidR="00A0411C" w:rsidRPr="00CD6347" w:rsidDel="00001724">
          <w:delText>re is a slight</w:delText>
        </w:r>
      </w:del>
      <w:r w:rsidR="00A0411C" w:rsidRPr="00CD6347">
        <w:t xml:space="preserve"> decrease in the </w:t>
      </w:r>
      <w:del w:id="505" w:author="Fabio Alberto Cruz Sanchez" w:date="2021-11-19T11:26:00Z">
        <w:r w:rsidR="00A0411C" w:rsidRPr="00CD6347" w:rsidDel="00001724">
          <w:delText xml:space="preserve">maximum </w:delText>
        </w:r>
      </w:del>
      <w:ins w:id="506" w:author="Fabio Alberto Cruz Sanchez" w:date="2021-11-19T11:26:00Z">
        <w:r w:rsidR="00001724">
          <w:t xml:space="preserve">tensile strength </w:t>
        </w:r>
      </w:ins>
      <w:del w:id="507" w:author="Fabio Alberto Cruz Sanchez" w:date="2021-11-19T11:26:00Z">
        <w:r w:rsidR="00A0411C" w:rsidRPr="00CD6347" w:rsidDel="00001724">
          <w:delText>load obtained</w:delText>
        </w:r>
        <w:r w:rsidR="00E755DD" w:rsidRPr="00557469" w:rsidDel="00001724">
          <w:rPr>
            <w:color w:val="FF0000"/>
          </w:rPr>
          <w:delText>,</w:delText>
        </w:r>
      </w:del>
      <w:ins w:id="508" w:author="Fabio Alberto Cruz Sanchez" w:date="2021-11-19T11:26:00Z">
        <w:r w:rsidR="00001724">
          <w:t xml:space="preserve">were </w:t>
        </w:r>
      </w:ins>
      <w:r w:rsidR="00E755DD" w:rsidRPr="00557469">
        <w:rPr>
          <w:color w:val="FF0000"/>
        </w:rPr>
        <w:t xml:space="preserve"> </w:t>
      </w:r>
      <w:r w:rsidR="00A0411C" w:rsidRPr="00557469">
        <w:rPr>
          <w:color w:val="FF0000"/>
        </w:rPr>
        <w:t>6.71</w:t>
      </w:r>
      <w:r w:rsidR="0057387A">
        <w:rPr>
          <w:color w:val="FF0000"/>
        </w:rPr>
        <w:t xml:space="preserve"> </w:t>
      </w:r>
      <w:r w:rsidR="00E755DD" w:rsidRPr="00557469">
        <w:rPr>
          <w:color w:val="FF0000"/>
        </w:rPr>
        <w:t xml:space="preserve">% </w:t>
      </w:r>
      <w:r w:rsidR="00557469" w:rsidRPr="00557469">
        <w:rPr>
          <w:color w:val="FF0000"/>
        </w:rPr>
        <w:t>e</w:t>
      </w:r>
      <w:r w:rsidR="00E755DD" w:rsidRPr="00557469">
        <w:rPr>
          <w:color w:val="FF0000"/>
        </w:rPr>
        <w:t>dgewise, 7.</w:t>
      </w:r>
      <w:del w:id="509" w:author="Fabio Alberto Cruz Sanchez" w:date="2021-11-19T11:26:00Z">
        <w:r w:rsidR="00E755DD" w:rsidRPr="00557469" w:rsidDel="00001724">
          <w:rPr>
            <w:color w:val="FF0000"/>
          </w:rPr>
          <w:delText>93</w:delText>
        </w:r>
        <w:r w:rsidR="0057387A" w:rsidDel="00001724">
          <w:rPr>
            <w:color w:val="FF0000"/>
          </w:rPr>
          <w:delText xml:space="preserve"> </w:delText>
        </w:r>
      </w:del>
      <w:ins w:id="510" w:author="Fabio Alberto Cruz Sanchez" w:date="2021-11-19T11:26:00Z">
        <w:r w:rsidR="00001724" w:rsidRPr="00557469">
          <w:rPr>
            <w:color w:val="FF0000"/>
          </w:rPr>
          <w:t>9</w:t>
        </w:r>
        <w:r w:rsidR="00001724">
          <w:rPr>
            <w:color w:val="FF0000"/>
          </w:rPr>
          <w:t>1</w:t>
        </w:r>
        <w:r w:rsidR="00001724">
          <w:rPr>
            <w:color w:val="FF0000"/>
          </w:rPr>
          <w:t xml:space="preserve"> </w:t>
        </w:r>
      </w:ins>
      <w:r w:rsidR="00E755DD" w:rsidRPr="00557469">
        <w:rPr>
          <w:color w:val="FF0000"/>
        </w:rPr>
        <w:t xml:space="preserve">% </w:t>
      </w:r>
      <w:r w:rsidR="00557469" w:rsidRPr="00557469">
        <w:rPr>
          <w:color w:val="FF0000"/>
        </w:rPr>
        <w:t>h</w:t>
      </w:r>
      <w:r w:rsidR="00E755DD" w:rsidRPr="00557469">
        <w:rPr>
          <w:color w:val="FF0000"/>
        </w:rPr>
        <w:t>orizontal</w:t>
      </w:r>
      <w:del w:id="511" w:author="Fabio Alberto Cruz Sanchez" w:date="2021-11-19T11:27:00Z">
        <w:r w:rsidR="00E755DD" w:rsidRPr="00557469" w:rsidDel="00001724">
          <w:rPr>
            <w:color w:val="FF0000"/>
          </w:rPr>
          <w:delText xml:space="preserve"> and</w:delText>
        </w:r>
        <w:r w:rsidR="00A0411C" w:rsidRPr="00557469" w:rsidDel="00001724">
          <w:rPr>
            <w:color w:val="FF0000"/>
          </w:rPr>
          <w:delText xml:space="preserve"> 13 %</w:delText>
        </w:r>
        <w:r w:rsidR="00E755DD" w:rsidRPr="00557469" w:rsidDel="00001724">
          <w:rPr>
            <w:color w:val="FF0000"/>
          </w:rPr>
          <w:delText xml:space="preserve"> </w:delText>
        </w:r>
        <w:r w:rsidR="00557469" w:rsidRPr="00557469" w:rsidDel="00001724">
          <w:rPr>
            <w:color w:val="FF0000"/>
          </w:rPr>
          <w:delText>v</w:delText>
        </w:r>
        <w:r w:rsidR="00E755DD" w:rsidRPr="00557469" w:rsidDel="00001724">
          <w:rPr>
            <w:color w:val="FF0000"/>
          </w:rPr>
          <w:delText xml:space="preserve">ertical </w:delText>
        </w:r>
        <w:r w:rsidR="00A0411C" w:rsidRPr="00557469" w:rsidDel="00001724">
          <w:rPr>
            <w:color w:val="FF0000"/>
          </w:rPr>
          <w:delText>orientation</w:delText>
        </w:r>
        <w:r w:rsidR="00E755DD" w:rsidRPr="00557469" w:rsidDel="00001724">
          <w:rPr>
            <w:color w:val="FF0000"/>
          </w:rPr>
          <w:delText>s</w:delText>
        </w:r>
        <w:r w:rsidR="00A0411C" w:rsidRPr="00CD6347" w:rsidDel="00001724">
          <w:delText xml:space="preserve"> with respect to the virgin values</w:delText>
        </w:r>
      </w:del>
      <w:r w:rsidR="00A0411C" w:rsidRPr="00CD6347">
        <w:t>.</w:t>
      </w:r>
      <w:del w:id="512" w:author="Fabio Alberto Cruz Sanchez" w:date="2021-11-19T11:27:00Z">
        <w:r w:rsidR="00A0411C" w:rsidRPr="00CD6347" w:rsidDel="00001724">
          <w:delText xml:space="preserve"> Specifically, the biggest reduction in the load takes place in the vertical orientation, which demonstrates the highest decrease at 13 %.</w:delText>
        </w:r>
      </w:del>
      <w:r w:rsidR="00A0411C" w:rsidRPr="00CD6347">
        <w:t xml:space="preserve"> </w:t>
      </w:r>
      <w:r w:rsidR="00E755DD" w:rsidRPr="00557469">
        <w:rPr>
          <w:color w:val="FF0000"/>
        </w:rPr>
        <w:t xml:space="preserve"> </w:t>
      </w:r>
      <w:r w:rsidR="00337AD1" w:rsidRPr="00557469">
        <w:rPr>
          <w:color w:val="FF0000"/>
        </w:rPr>
        <w:lastRenderedPageBreak/>
        <w:t>Regarding</w:t>
      </w:r>
      <w:r w:rsidRPr="00557469">
        <w:rPr>
          <w:color w:val="FF0000"/>
        </w:rPr>
        <w:t xml:space="preserve"> the </w:t>
      </w:r>
      <w:proofErr w:type="spellStart"/>
      <w:r w:rsidRPr="00557469">
        <w:rPr>
          <w:color w:val="FF0000"/>
        </w:rPr>
        <w:t>intravariation</w:t>
      </w:r>
      <w:proofErr w:type="spellEnd"/>
      <w:r w:rsidRPr="00557469">
        <w:rPr>
          <w:color w:val="FF0000"/>
        </w:rPr>
        <w:t xml:space="preserve"> </w:t>
      </w:r>
      <w:r w:rsidR="00337AD1" w:rsidRPr="00557469">
        <w:rPr>
          <w:color w:val="FF0000"/>
        </w:rPr>
        <w:t>among</w:t>
      </w:r>
      <w:r w:rsidRPr="00557469">
        <w:rPr>
          <w:color w:val="FF0000"/>
        </w:rPr>
        <w:t xml:space="preserve"> the three build orientations, it was found that there was a reduction of 33.14</w:t>
      </w:r>
      <w:r w:rsidR="00557469" w:rsidRPr="00557469">
        <w:rPr>
          <w:color w:val="FF0000"/>
        </w:rPr>
        <w:t xml:space="preserve"> </w:t>
      </w:r>
      <w:r w:rsidRPr="00557469">
        <w:rPr>
          <w:color w:val="FF0000"/>
        </w:rPr>
        <w:t>% and 40.</w:t>
      </w:r>
      <w:del w:id="513" w:author="Fabio Alberto Cruz Sanchez" w:date="2021-11-19T11:29:00Z">
        <w:r w:rsidRPr="00557469" w:rsidDel="00001724">
          <w:rPr>
            <w:color w:val="FF0000"/>
          </w:rPr>
          <w:delText>86</w:delText>
        </w:r>
        <w:r w:rsidR="00557469" w:rsidRPr="00557469" w:rsidDel="00001724">
          <w:rPr>
            <w:color w:val="FF0000"/>
          </w:rPr>
          <w:delText xml:space="preserve"> </w:delText>
        </w:r>
      </w:del>
      <w:ins w:id="514" w:author="Fabio Alberto Cruz Sanchez" w:date="2021-11-19T11:29:00Z">
        <w:r w:rsidR="00001724" w:rsidRPr="00557469">
          <w:rPr>
            <w:color w:val="FF0000"/>
          </w:rPr>
          <w:t>8</w:t>
        </w:r>
        <w:r w:rsidR="00001724">
          <w:rPr>
            <w:color w:val="FF0000"/>
          </w:rPr>
          <w:t>8</w:t>
        </w:r>
        <w:r w:rsidR="00001724" w:rsidRPr="00557469">
          <w:rPr>
            <w:color w:val="FF0000"/>
          </w:rPr>
          <w:t xml:space="preserve"> </w:t>
        </w:r>
      </w:ins>
      <w:r w:rsidRPr="00557469">
        <w:rPr>
          <w:color w:val="FF0000"/>
        </w:rPr>
        <w:t xml:space="preserve">% from </w:t>
      </w:r>
      <w:r w:rsidR="00557469" w:rsidRPr="00557469">
        <w:rPr>
          <w:color w:val="FF0000"/>
        </w:rPr>
        <w:t xml:space="preserve">the </w:t>
      </w:r>
      <w:r w:rsidRPr="00557469">
        <w:rPr>
          <w:color w:val="FF0000"/>
        </w:rPr>
        <w:t xml:space="preserve">horizontal to </w:t>
      </w:r>
      <w:r w:rsidR="00557469" w:rsidRPr="00557469">
        <w:rPr>
          <w:color w:val="FF0000"/>
        </w:rPr>
        <w:t xml:space="preserve">the </w:t>
      </w:r>
      <w:r w:rsidRPr="00557469">
        <w:rPr>
          <w:color w:val="FF0000"/>
        </w:rPr>
        <w:t>vertical</w:t>
      </w:r>
      <w:r w:rsidR="00557469" w:rsidRPr="00557469">
        <w:rPr>
          <w:color w:val="FF0000"/>
        </w:rPr>
        <w:t xml:space="preserve"> orientation</w:t>
      </w:r>
      <w:r w:rsidRPr="00557469">
        <w:rPr>
          <w:color w:val="FF0000"/>
        </w:rPr>
        <w:t>, for virgin and recycled</w:t>
      </w:r>
      <w:r w:rsidR="00557469" w:rsidRPr="00557469">
        <w:rPr>
          <w:color w:val="FF0000"/>
        </w:rPr>
        <w:t>,</w:t>
      </w:r>
      <w:r w:rsidRPr="00557469">
        <w:rPr>
          <w:color w:val="FF0000"/>
        </w:rPr>
        <w:t xml:space="preserve"> respectively. These results give an estimat</w:t>
      </w:r>
      <w:r w:rsidR="00557469" w:rsidRPr="00557469">
        <w:rPr>
          <w:color w:val="FF0000"/>
        </w:rPr>
        <w:t>e</w:t>
      </w:r>
      <w:r w:rsidR="00337AD1" w:rsidRPr="00557469">
        <w:rPr>
          <w:color w:val="FF0000"/>
        </w:rPr>
        <w:t xml:space="preserve"> of </w:t>
      </w:r>
      <w:r w:rsidR="00557469" w:rsidRPr="00557469">
        <w:rPr>
          <w:color w:val="FF0000"/>
        </w:rPr>
        <w:t xml:space="preserve">the </w:t>
      </w:r>
      <w:r w:rsidR="00337AD1" w:rsidRPr="00557469">
        <w:rPr>
          <w:color w:val="FF0000"/>
        </w:rPr>
        <w:t>substituti</w:t>
      </w:r>
      <w:r w:rsidR="00557469" w:rsidRPr="00557469">
        <w:rPr>
          <w:color w:val="FF0000"/>
        </w:rPr>
        <w:t>on</w:t>
      </w:r>
      <w:r w:rsidR="00337AD1" w:rsidRPr="00557469">
        <w:rPr>
          <w:color w:val="FF0000"/>
        </w:rPr>
        <w:t xml:space="preserve"> </w:t>
      </w:r>
      <w:r w:rsidR="00557469" w:rsidRPr="00557469">
        <w:rPr>
          <w:color w:val="FF0000"/>
        </w:rPr>
        <w:t xml:space="preserve">of </w:t>
      </w:r>
      <w:r w:rsidR="00337AD1" w:rsidRPr="00557469">
        <w:rPr>
          <w:color w:val="FF0000"/>
        </w:rPr>
        <w:t xml:space="preserve">a virgin material for </w:t>
      </w:r>
      <w:r w:rsidR="00557469" w:rsidRPr="00557469">
        <w:rPr>
          <w:color w:val="FF0000"/>
        </w:rPr>
        <w:t>a</w:t>
      </w:r>
      <w:r w:rsidR="00337AD1" w:rsidRPr="00557469">
        <w:rPr>
          <w:color w:val="FF0000"/>
        </w:rPr>
        <w:t xml:space="preserve"> recycled one, in terms of</w:t>
      </w:r>
      <w:r w:rsidRPr="00557469">
        <w:rPr>
          <w:color w:val="FF0000"/>
        </w:rPr>
        <w:t xml:space="preserve"> </w:t>
      </w:r>
      <w:r w:rsidR="00557469" w:rsidRPr="00557469">
        <w:rPr>
          <w:color w:val="FF0000"/>
        </w:rPr>
        <w:t xml:space="preserve">resistance </w:t>
      </w:r>
      <w:r w:rsidRPr="00557469">
        <w:rPr>
          <w:color w:val="FF0000"/>
        </w:rPr>
        <w:t xml:space="preserve">reduction </w:t>
      </w:r>
      <w:r w:rsidR="00557469" w:rsidRPr="00557469">
        <w:rPr>
          <w:color w:val="FF0000"/>
        </w:rPr>
        <w:t>through</w:t>
      </w:r>
      <w:r w:rsidR="00337AD1" w:rsidRPr="00557469">
        <w:rPr>
          <w:color w:val="FF0000"/>
        </w:rPr>
        <w:t xml:space="preserve"> </w:t>
      </w:r>
      <w:r w:rsidRPr="00557469">
        <w:rPr>
          <w:color w:val="FF0000"/>
        </w:rPr>
        <w:t>printing</w:t>
      </w:r>
      <w:r w:rsidR="00337AD1" w:rsidRPr="00557469">
        <w:rPr>
          <w:color w:val="FF0000"/>
        </w:rPr>
        <w:t xml:space="preserve"> </w:t>
      </w:r>
      <w:r w:rsidR="00557469" w:rsidRPr="00557469">
        <w:rPr>
          <w:color w:val="FF0000"/>
        </w:rPr>
        <w:t>under</w:t>
      </w:r>
      <w:r w:rsidR="00337AD1" w:rsidRPr="00557469">
        <w:rPr>
          <w:color w:val="FF0000"/>
        </w:rPr>
        <w:t xml:space="preserve"> </w:t>
      </w:r>
      <w:r w:rsidR="00557469" w:rsidRPr="00557469">
        <w:rPr>
          <w:color w:val="FF0000"/>
        </w:rPr>
        <w:t xml:space="preserve">applications such as </w:t>
      </w:r>
      <w:r w:rsidR="00337AD1" w:rsidRPr="00557469">
        <w:rPr>
          <w:color w:val="FF0000"/>
        </w:rPr>
        <w:t xml:space="preserve"> prototyping.</w:t>
      </w:r>
    </w:p>
    <w:p w14:paraId="089FC0F9" w14:textId="77777777" w:rsidR="008F47C5" w:rsidRDefault="008F47C5" w:rsidP="008F47C5">
      <w:pPr>
        <w:pStyle w:val="Corpsdetexte"/>
      </w:pPr>
      <w:r>
        <w:rPr>
          <w:noProof/>
          <w:lang w:val="es-ES" w:eastAsia="es-ES"/>
        </w:rPr>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515" w:name="section:discussion"/>
      <w:bookmarkEnd w:id="5"/>
      <w:bookmarkEnd w:id="464"/>
      <w:r>
        <w:rPr>
          <w:rStyle w:val="SectionNumber"/>
        </w:rPr>
        <w:t>4</w:t>
      </w:r>
      <w:r>
        <w:tab/>
        <w:t>Discussion and limits of the results</w:t>
      </w:r>
    </w:p>
    <w:p w14:paraId="755B2608" w14:textId="30C682E8" w:rsidR="00BD4A80" w:rsidRDefault="00A0411C">
      <w:pPr>
        <w:pStyle w:val="FirstParagraph"/>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r w:rsidR="00337AD1" w:rsidRPr="00557469">
        <w:rPr>
          <w:color w:val="FF0000"/>
        </w:rPr>
        <w:t>load</w:t>
      </w:r>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108C26BB" w:rsidR="009172ED" w:rsidRPr="0057387A" w:rsidRDefault="00D819B7" w:rsidP="00DB1860">
      <w:pPr>
        <w:pStyle w:val="Corpsdetexte"/>
        <w:rPr>
          <w:color w:val="FF0000"/>
        </w:rPr>
      </w:pPr>
      <w:r w:rsidRPr="0057387A">
        <w:rPr>
          <w:color w:val="FF0000"/>
        </w:rPr>
        <w:t>One main point to highli</w:t>
      </w:r>
      <w:r w:rsidR="009172ED" w:rsidRPr="0057387A">
        <w:rPr>
          <w:color w:val="FF0000"/>
        </w:rPr>
        <w:t>gh</w:t>
      </w:r>
      <w:r w:rsidRPr="0057387A">
        <w:rPr>
          <w:color w:val="FF0000"/>
        </w:rPr>
        <w:t xml:space="preserve">t from Phase I is that among the parameters tested, </w:t>
      </w:r>
      <w:r w:rsidR="0057387A" w:rsidRPr="0057387A">
        <w:rPr>
          <w:color w:val="FF0000"/>
        </w:rPr>
        <w:t>it was</w:t>
      </w:r>
      <w:r w:rsidRPr="0057387A">
        <w:rPr>
          <w:color w:val="FF0000"/>
        </w:rPr>
        <w:t xml:space="preserve"> found that </w:t>
      </w:r>
      <w:r w:rsidR="0057387A" w:rsidRPr="0057387A">
        <w:rPr>
          <w:color w:val="FF0000"/>
        </w:rPr>
        <w:t xml:space="preserve">the </w:t>
      </w:r>
      <w:r w:rsidRPr="0057387A">
        <w:rPr>
          <w:color w:val="FF0000"/>
        </w:rPr>
        <w:t xml:space="preserve">infill density </w:t>
      </w:r>
      <w:r w:rsidR="00DB1860" w:rsidRPr="0057387A">
        <w:rPr>
          <w:color w:val="FF0000"/>
        </w:rPr>
        <w:t>is</w:t>
      </w:r>
      <w:r w:rsidRPr="0057387A">
        <w:rPr>
          <w:color w:val="FF0000"/>
        </w:rPr>
        <w:t xml:space="preserve"> a central parameter to characterize the resistance of the printed part (virgin and recycled). </w:t>
      </w:r>
      <w:r w:rsidR="009172ED" w:rsidRPr="0057387A">
        <w:rPr>
          <w:color w:val="FF0000"/>
        </w:rPr>
        <w:t>Certainly, more experimental data is needed to have a robust comprehensive understanding given the fact that fractional experimental designs were used in this study. Nevertheless, one interesting perspective from here is to be able to construct conservative failure models for FFF</w:t>
      </w:r>
      <w:r w:rsidR="00AC2D53" w:rsidRPr="0057387A">
        <w:rPr>
          <w:color w:val="FF0000"/>
        </w:rPr>
        <w:t xml:space="preserve"> .</w:t>
      </w:r>
      <w:hyperlink w:anchor="ref-Schwarz2021">
        <w:r w:rsidR="00AC2D53" w:rsidRPr="0057387A">
          <w:rPr>
            <w:rStyle w:val="Lienhypertexte"/>
            <w:color w:val="FF0000"/>
            <w:vertAlign w:val="superscript"/>
          </w:rPr>
          <w:t>57</w:t>
        </w:r>
      </w:hyperlink>
      <w:r w:rsidR="00DA4E51" w:rsidRPr="0057387A">
        <w:rPr>
          <w:rFonts w:ascii="Calibri" w:hAnsi="Calibri" w:cs="Calibri"/>
          <w:color w:val="FF0000"/>
        </w:rPr>
        <w:t xml:space="preserve"> </w:t>
      </w:r>
      <w:r w:rsidR="009172ED" w:rsidRPr="0057387A">
        <w:rPr>
          <w:color w:val="FF0000"/>
        </w:rPr>
        <w:t>Promoting the design efficiency of FFF products needs a</w:t>
      </w:r>
      <w:r w:rsidR="0057387A" w:rsidRPr="0057387A">
        <w:rPr>
          <w:color w:val="FF0000"/>
        </w:rPr>
        <w:t>n</w:t>
      </w:r>
      <w:r w:rsidR="009172ED" w:rsidRPr="0057387A">
        <w:rPr>
          <w:color w:val="FF0000"/>
        </w:rPr>
        <w:t xml:space="preserve"> accurate modeling and better failure criteria for predicting the mechanical strength </w:t>
      </w:r>
      <w:proofErr w:type="spellStart"/>
      <w:r w:rsidR="009172ED" w:rsidRPr="0057387A">
        <w:rPr>
          <w:color w:val="FF0000"/>
        </w:rPr>
        <w:t>properties.</w:t>
      </w:r>
      <w:r w:rsidR="00DB1860" w:rsidRPr="0057387A">
        <w:rPr>
          <w:color w:val="FF0000"/>
        </w:rPr>
        <w:t>The</w:t>
      </w:r>
      <w:proofErr w:type="spellEnd"/>
      <w:r w:rsidR="00DB1860" w:rsidRPr="0057387A">
        <w:rPr>
          <w:color w:val="FF0000"/>
        </w:rPr>
        <w:t xml:space="preserve"> fracture of the specimens in this study confirms that in-layer and interlayer </w:t>
      </w:r>
      <w:r w:rsidR="00DB1860" w:rsidRPr="0057387A">
        <w:rPr>
          <w:color w:val="FF0000"/>
        </w:rPr>
        <w:lastRenderedPageBreak/>
        <w:t xml:space="preserve">failure modes are present, and this </w:t>
      </w:r>
      <w:proofErr w:type="spellStart"/>
      <w:r w:rsidR="00DB1860" w:rsidRPr="0057387A">
        <w:rPr>
          <w:color w:val="FF0000"/>
        </w:rPr>
        <w:t>behaviour</w:t>
      </w:r>
      <w:proofErr w:type="spellEnd"/>
      <w:r w:rsidR="00DB1860" w:rsidRPr="0057387A">
        <w:rPr>
          <w:color w:val="FF0000"/>
        </w:rPr>
        <w:t xml:space="preserve"> might lead to errors and inconsistency in the predictions of </w:t>
      </w:r>
      <w:r w:rsidR="0057387A" w:rsidRPr="0057387A">
        <w:rPr>
          <w:color w:val="FF0000"/>
        </w:rPr>
        <w:t>the tensile properties</w:t>
      </w:r>
      <w:r w:rsidR="0057387A">
        <w:rPr>
          <w:color w:val="FF0000"/>
        </w:rPr>
        <w:t xml:space="preserve"> given by the model</w:t>
      </w:r>
      <w:r w:rsidR="00DB1860" w:rsidRPr="0057387A">
        <w:rPr>
          <w:color w:val="FF0000"/>
        </w:rPr>
        <w:t>.</w:t>
      </w:r>
      <w:r w:rsidR="0057387A">
        <w:rPr>
          <w:color w:val="FF0000"/>
        </w:rPr>
        <w:t xml:space="preserve"> </w:t>
      </w:r>
      <w:r w:rsidR="00AC2D53" w:rsidRPr="0057387A">
        <w:rPr>
          <w:color w:val="FF0000"/>
        </w:rPr>
        <w:t>A conservative model needs to be explored in more detail for infill density parameter and recycling assets to provide a safety margin for designers in their products</w:t>
      </w:r>
      <w:r w:rsidR="0057387A" w:rsidRPr="0057387A">
        <w:rPr>
          <w:color w:val="FF0000"/>
        </w:rPr>
        <w:t>.</w:t>
      </w:r>
    </w:p>
    <w:p w14:paraId="25242299" w14:textId="419DA0B0" w:rsidR="00001724" w:rsidRDefault="005539D7">
      <w:pPr>
        <w:pStyle w:val="Corpsdetexte"/>
        <w:rPr>
          <w:ins w:id="516" w:author="Fabio Alberto Cruz Sanchez" w:date="2021-11-19T11:30:00Z"/>
          <w:color w:val="FF0000"/>
        </w:rPr>
      </w:pPr>
      <w:r w:rsidRPr="009C23D2">
        <w:rPr>
          <w:color w:val="FF0000"/>
        </w:rPr>
        <w:t xml:space="preserve">Another </w:t>
      </w:r>
      <w:r w:rsidR="00A0411C" w:rsidRPr="009C23D2">
        <w:rPr>
          <w:color w:val="FF0000"/>
        </w:rPr>
        <w:t xml:space="preserve">main result of this study </w:t>
      </w:r>
      <w:r w:rsidR="009172ED" w:rsidRPr="009C23D2">
        <w:rPr>
          <w:color w:val="FF0000"/>
        </w:rPr>
        <w:t xml:space="preserve">is </w:t>
      </w:r>
      <w:r w:rsidR="00A0411C" w:rsidRPr="00CD6347">
        <w:t xml:space="preserve">that there is a reduction about </w:t>
      </w:r>
      <w:r w:rsidR="00A0411C" w:rsidRPr="009C23D2">
        <w:rPr>
          <w:color w:val="FF0000"/>
        </w:rPr>
        <w:t>41.</w:t>
      </w:r>
      <w:r w:rsidRPr="009C23D2">
        <w:rPr>
          <w:color w:val="FF0000"/>
        </w:rPr>
        <w:t>9</w:t>
      </w:r>
      <w:r w:rsidR="009C23D2">
        <w:t xml:space="preserve"> </w:t>
      </w:r>
      <w:r w:rsidR="00A0411C" w:rsidRPr="00CD6347">
        <w:t xml:space="preserve">% (on average) in the maximum load supported for PLA (virgin and recycled) when the infill density changes from 100 to 40 %. Moreover, it could be inferred from the results that an infill density of 40 % retained 58.1 % of the </w:t>
      </w:r>
      <w:r w:rsidR="00E50460" w:rsidRPr="0057387A">
        <w:rPr>
          <w:color w:val="FF0000"/>
        </w:rPr>
        <w:t>maximal load</w:t>
      </w:r>
      <w:r w:rsidR="00A0411C" w:rsidRPr="0057387A">
        <w:rPr>
          <w:color w:val="FF0000"/>
        </w:rPr>
        <w:t xml:space="preserve">. </w:t>
      </w:r>
      <w:r w:rsidR="007E1F9A" w:rsidRPr="0057387A">
        <w:rPr>
          <w:color w:val="FF0000"/>
        </w:rPr>
        <w:t xml:space="preserve"> </w:t>
      </w:r>
      <w:commentRangeStart w:id="517"/>
      <w:ins w:id="518" w:author="Fabio Alberto Cruz Sanchez" w:date="2021-11-19T11:30:00Z">
        <w:r w:rsidR="00001724">
          <w:rPr>
            <w:color w:val="FF0000"/>
          </w:rPr>
          <w:t>However, on the tensile strength perspective ….</w:t>
        </w:r>
        <w:commentRangeEnd w:id="517"/>
        <w:r w:rsidR="00001724">
          <w:rPr>
            <w:rStyle w:val="Marquedecommentaire"/>
          </w:rPr>
          <w:commentReference w:id="517"/>
        </w:r>
      </w:ins>
    </w:p>
    <w:p w14:paraId="44CEE490" w14:textId="24A33B3C" w:rsidR="00BD4A80" w:rsidRPr="00CD6347" w:rsidRDefault="007E1F9A">
      <w:pPr>
        <w:pStyle w:val="Corpsdetexte"/>
      </w:pPr>
      <w:r w:rsidRPr="0057387A">
        <w:rPr>
          <w:color w:val="FF0000"/>
        </w:rPr>
        <w:t xml:space="preserve">Indeed, from Phase III, </w:t>
      </w:r>
      <w:r w:rsidR="002A1BFC" w:rsidRPr="0057387A">
        <w:rPr>
          <w:color w:val="FF0000"/>
        </w:rPr>
        <w:t xml:space="preserve">even in </w:t>
      </w:r>
      <w:r w:rsidRPr="0057387A">
        <w:rPr>
          <w:color w:val="FF0000"/>
        </w:rPr>
        <w:t xml:space="preserve">the worst scenario </w:t>
      </w:r>
      <w:r w:rsidR="002A1BFC" w:rsidRPr="0057387A">
        <w:rPr>
          <w:color w:val="FF0000"/>
        </w:rPr>
        <w:t>(</w:t>
      </w:r>
      <w:r w:rsidRPr="0057387A">
        <w:rPr>
          <w:color w:val="FF0000"/>
        </w:rPr>
        <w:t xml:space="preserve">vertical </w:t>
      </w:r>
      <w:r w:rsidR="002A1BFC" w:rsidRPr="0057387A">
        <w:rPr>
          <w:color w:val="FF0000"/>
        </w:rPr>
        <w:t xml:space="preserve">building </w:t>
      </w:r>
      <w:r w:rsidRPr="0057387A">
        <w:rPr>
          <w:color w:val="FF0000"/>
        </w:rPr>
        <w:t>orientation</w:t>
      </w:r>
      <w:r w:rsidR="002A1BFC" w:rsidRPr="0057387A">
        <w:rPr>
          <w:color w:val="FF0000"/>
        </w:rPr>
        <w:t>)</w:t>
      </w:r>
      <w:r w:rsidRPr="0057387A">
        <w:rPr>
          <w:color w:val="FF0000"/>
        </w:rPr>
        <w:t>, a</w:t>
      </w:r>
      <w:r w:rsidR="002A1BFC" w:rsidRPr="0057387A">
        <w:rPr>
          <w:color w:val="FF0000"/>
        </w:rPr>
        <w:t xml:space="preserve"> </w:t>
      </w:r>
      <w:r w:rsidRPr="0057387A">
        <w:rPr>
          <w:color w:val="FF0000"/>
        </w:rPr>
        <w:t>reduction of the 13</w:t>
      </w:r>
      <w:r w:rsidR="0057387A">
        <w:rPr>
          <w:color w:val="FF0000"/>
        </w:rPr>
        <w:t xml:space="preserve"> </w:t>
      </w:r>
      <w:r w:rsidRPr="0057387A">
        <w:rPr>
          <w:color w:val="FF0000"/>
        </w:rPr>
        <w:t>%</w:t>
      </w:r>
      <w:r w:rsidR="002A1BFC" w:rsidRPr="0057387A">
        <w:rPr>
          <w:color w:val="FF0000"/>
        </w:rPr>
        <w:t xml:space="preserve"> was estimated from virgin to recycled. </w:t>
      </w:r>
      <w:proofErr w:type="gramStart"/>
      <w:r w:rsidR="002A1BFC" w:rsidRPr="0057387A">
        <w:rPr>
          <w:color w:val="FF0000"/>
        </w:rPr>
        <w:t>These order of magnitudes</w:t>
      </w:r>
      <w:proofErr w:type="gramEnd"/>
      <w:r w:rsidR="002A1BFC" w:rsidRPr="0057387A">
        <w:rPr>
          <w:color w:val="FF0000"/>
        </w:rPr>
        <w:t xml:space="preserve"> are </w:t>
      </w:r>
      <w:r w:rsidR="00A0411C" w:rsidRPr="0057387A">
        <w:rPr>
          <w:color w:val="FF0000"/>
        </w:rPr>
        <w:t>relevant insight</w:t>
      </w:r>
      <w:r w:rsidR="002A1BFC" w:rsidRPr="0057387A">
        <w:rPr>
          <w:color w:val="FF0000"/>
        </w:rPr>
        <w:t>s</w:t>
      </w:r>
      <w:r w:rsidR="00A0411C" w:rsidRPr="0057387A">
        <w:rPr>
          <w:color w:val="FF0000"/>
        </w:rPr>
        <w:t xml:space="preserve"> for prescriptions of minimal conditions for 3D printing. </w:t>
      </w:r>
      <w:r w:rsidR="00A0411C" w:rsidRPr="00CD6347">
        <w:t xml:space="preserve">Moreover, the use of recycled assets in the printing process may be a relevant method, considering the current priorities of the European Union </w:t>
      </w:r>
      <w:proofErr w:type="gramStart"/>
      <w:r w:rsidR="00A0411C" w:rsidRPr="00CD6347">
        <w:t>in regard to</w:t>
      </w:r>
      <w:proofErr w:type="gramEnd"/>
      <w:r w:rsidR="00A0411C" w:rsidRPr="00CD6347">
        <w:t xml:space="preserve"> circular economy and carbon-neutral strategy ambitions.</w:t>
      </w:r>
      <w:hyperlink w:anchor="ref-Schwarz2021">
        <w:r w:rsidR="001B636D">
          <w:rPr>
            <w:rStyle w:val="Lienhypertexte"/>
            <w:color w:val="FF0000"/>
            <w:vertAlign w:val="superscript"/>
          </w:rPr>
          <w:t>5</w:t>
        </w:r>
        <w:r w:rsidR="00AC2D53">
          <w:rPr>
            <w:rStyle w:val="Lienhypertexte"/>
            <w:color w:val="FF0000"/>
            <w:vertAlign w:val="superscript"/>
          </w:rPr>
          <w:t>8</w:t>
        </w:r>
      </w:hyperlink>
      <w:r w:rsidR="00A0411C" w:rsidRPr="00CD6347">
        <w:t xml:space="preserve"> Also, there is great development in applications using distributed recycling approaches. For instance, Nur-A-</w:t>
      </w:r>
      <w:proofErr w:type="spellStart"/>
      <w:r w:rsidR="00A0411C" w:rsidRPr="00CD6347">
        <w:t>Tomal</w:t>
      </w:r>
      <w:proofErr w:type="spellEnd"/>
      <w:r w:rsidR="00A0411C" w:rsidRPr="00CD6347">
        <w:t xml:space="preserve"> </w:t>
      </w:r>
      <w:r w:rsidR="00447E2D" w:rsidRPr="00447E2D">
        <w:rPr>
          <w:i/>
        </w:rPr>
        <w:t>et al.</w:t>
      </w:r>
      <w:hyperlink w:anchor="ref-Nur-A-Tomal2020">
        <w:r w:rsidR="001B636D">
          <w:rPr>
            <w:rStyle w:val="Lienhypertexte"/>
            <w:color w:val="FF0000"/>
            <w:vertAlign w:val="superscript"/>
          </w:rPr>
          <w:t>5</w:t>
        </w:r>
        <w:r w:rsidR="00AC2D53">
          <w:rPr>
            <w:rStyle w:val="Lienhypertexte"/>
            <w:color w:val="FF0000"/>
            <w:vertAlign w:val="superscript"/>
          </w:rPr>
          <w:t>9</w:t>
        </w:r>
      </w:hyperlink>
      <w:r w:rsidR="00A0411C" w:rsidRPr="00CD6347">
        <w:t xml:space="preserve"> presented a valuable example of waste-to-wealth to use waste plastic toys retaining the original color of waste plastic to fabricate new products. </w:t>
      </w:r>
      <w:proofErr w:type="gramStart"/>
      <w:r w:rsidR="00A0411C" w:rsidRPr="00CD6347">
        <w:t>Certainly</w:t>
      </w:r>
      <w:proofErr w:type="gramEnd"/>
      <w:r w:rsidR="00A0411C" w:rsidRPr="00CD6347">
        <w:t xml:space="preserve"> more research is required for the development of complete closed-loop case studies for prototyping purposes based on </w:t>
      </w:r>
      <w:r w:rsidR="005A3FBD">
        <w:t xml:space="preserve">the </w:t>
      </w:r>
      <w:r w:rsidR="005A3FBD" w:rsidRPr="005A3FBD">
        <w:rPr>
          <w:color w:val="FF0000"/>
        </w:rPr>
        <w:t xml:space="preserve">type of </w:t>
      </w:r>
      <w:r w:rsidR="00A0411C" w:rsidRPr="005A3FBD">
        <w:rPr>
          <w:color w:val="FF0000"/>
        </w:rPr>
        <w:t>material</w:t>
      </w:r>
      <w:r w:rsidR="00A0411C" w:rsidRPr="00CD6347">
        <w:t>, validating technical, ecological and economic feasibility.</w:t>
      </w:r>
      <w:hyperlink w:anchor="ref-CruzSanchez2020">
        <w:r w:rsidR="00A0411C" w:rsidRPr="00CD6347">
          <w:rPr>
            <w:rStyle w:val="Lienhypertexte"/>
            <w:color w:val="auto"/>
            <w:vertAlign w:val="superscript"/>
          </w:rPr>
          <w:t>17</w:t>
        </w:r>
      </w:hyperlink>
      <w:r w:rsidR="00A0411C" w:rsidRPr="00CD6347">
        <w:rPr>
          <w:vertAlign w:val="superscript"/>
        </w:rPr>
        <w:t>,</w:t>
      </w:r>
      <w:r w:rsidR="00AC2D53" w:rsidRPr="007261DF">
        <w:rPr>
          <w:color w:val="FF0000"/>
          <w:vertAlign w:val="superscript"/>
        </w:rPr>
        <w:t>60</w:t>
      </w:r>
    </w:p>
    <w:p w14:paraId="50233244" w14:textId="198C2942" w:rsidR="00BD4A80" w:rsidRPr="00CD6347" w:rsidRDefault="00A0411C">
      <w:pPr>
        <w:pStyle w:val="Corpsdetexte"/>
      </w:pPr>
      <w:r w:rsidRPr="00CD6347">
        <w:t xml:space="preserve">There are certain limitations to this work in the perspective of materials and parameters tested. Certainly, the use of other materials is needed to confirm the main findings. Moreover, other factors are needed </w:t>
      </w:r>
      <w:proofErr w:type="gramStart"/>
      <w:r w:rsidRPr="00CD6347">
        <w:t>in order to</w:t>
      </w:r>
      <w:proofErr w:type="gramEnd"/>
      <w:r w:rsidRPr="00CD6347">
        <w:t xml:space="preserve"> consider the quality of a prototype. Clearly, other variables, such as aesthetic design, dimensional accuracy and surface </w:t>
      </w:r>
      <w:r w:rsidR="00AC2D53" w:rsidRPr="00CD6347">
        <w:t>quality</w:t>
      </w:r>
      <w:r w:rsidR="00AC2D53">
        <w:rPr>
          <w:color w:val="FF0000"/>
          <w:vertAlign w:val="superscript"/>
        </w:rPr>
        <w:t>61</w:t>
      </w:r>
      <w:r w:rsidR="00AC2D53" w:rsidRPr="00CD6347">
        <w:t xml:space="preserve"> </w:t>
      </w:r>
      <w:r w:rsidRPr="00CD6347">
        <w:t>are also key variables to include for the printed objects in addition to the mechanical properties in the prototypes where the main goal is user acceptability.</w:t>
      </w:r>
      <w:hyperlink w:anchor="ref-Sauer2009">
        <w:r w:rsidR="00AC2D53">
          <w:rPr>
            <w:rStyle w:val="Lienhypertexte"/>
            <w:color w:val="FF0000"/>
            <w:vertAlign w:val="superscript"/>
          </w:rPr>
          <w:t>62</w:t>
        </w:r>
      </w:hyperlink>
      <w:r w:rsidRPr="00C4507C">
        <w:rPr>
          <w:color w:val="FF0000"/>
          <w:vertAlign w:val="superscript"/>
        </w:rPr>
        <w:t>,</w:t>
      </w:r>
      <w:hyperlink w:anchor="ref-Sauer2010">
        <w:r w:rsidR="00AC2D53">
          <w:rPr>
            <w:rStyle w:val="Lienhypertexte"/>
            <w:color w:val="FF0000"/>
            <w:vertAlign w:val="superscript"/>
          </w:rPr>
          <w:t>63</w:t>
        </w:r>
      </w:hyperlink>
      <w:r w:rsidR="00AC2D53" w:rsidRPr="00CD6347">
        <w:t xml:space="preserve"> </w:t>
      </w:r>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519" w:name="section:conclusions"/>
      <w:bookmarkEnd w:id="515"/>
      <w:r>
        <w:rPr>
          <w:rStyle w:val="SectionNumber"/>
        </w:rPr>
        <w:t>5</w:t>
      </w:r>
      <w:r>
        <w:tab/>
        <w:t>Conclusions</w:t>
      </w:r>
    </w:p>
    <w:p w14:paraId="152397AD" w14:textId="6CA6C477"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r w:rsidR="00DA4E51" w:rsidRPr="009C23D2">
        <w:rPr>
          <w:color w:val="FF0000"/>
        </w:rPr>
        <w:t xml:space="preserve">maximal load </w:t>
      </w:r>
      <w:r w:rsidR="00ED1DA4" w:rsidRPr="009C23D2">
        <w:rPr>
          <w:color w:val="FF0000"/>
        </w:rPr>
        <w:t xml:space="preserve">using </w:t>
      </w:r>
      <w:r w:rsidR="00DA4E51" w:rsidRPr="009C23D2">
        <w:rPr>
          <w:color w:val="FF0000"/>
        </w:rPr>
        <w:t xml:space="preserve">commercial </w:t>
      </w:r>
      <w:r w:rsidR="00ED1DA4" w:rsidRPr="009C23D2">
        <w:rPr>
          <w:color w:val="FF0000"/>
        </w:rPr>
        <w:t xml:space="preserve">virgin </w:t>
      </w:r>
      <w:r w:rsidRPr="009C23D2">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r w:rsidR="00DA4E51">
        <w:rPr>
          <w:color w:val="FF0000"/>
          <w:vertAlign w:val="superscript"/>
        </w:rPr>
        <w:t>64</w:t>
      </w:r>
      <w:r w:rsidR="00DA4E51" w:rsidRPr="00CD6347">
        <w:t xml:space="preserve"> </w:t>
      </w:r>
    </w:p>
    <w:p w14:paraId="117E9374" w14:textId="7F65DC7F" w:rsidR="00BD4A80" w:rsidRPr="00CD6347" w:rsidRDefault="00A0411C">
      <w:pPr>
        <w:pStyle w:val="Corpsdetexte"/>
      </w:pPr>
      <w:proofErr w:type="gramStart"/>
      <w:r w:rsidRPr="00CD6347">
        <w:t>To a great extent,</w:t>
      </w:r>
      <w:proofErr w:type="gramEnd"/>
      <w:r w:rsidRPr="00CD6347">
        <w:t xml:space="preserve"> the printing conditions determined the </w:t>
      </w:r>
      <w:r w:rsidR="00DA4E51" w:rsidRPr="009C23D2">
        <w:rPr>
          <w:color w:val="FF0000"/>
        </w:rPr>
        <w:t>resistance</w:t>
      </w:r>
      <w:r w:rsidRPr="009C23D2">
        <w:rPr>
          <w:color w:val="FF0000"/>
        </w:rPr>
        <w:t xml:space="preserve"> </w:t>
      </w:r>
      <w:r w:rsidRPr="00CD6347">
        <w:t xml:space="preserve">of the specimens. Specifically, the factor that most influenced the maximum load 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 xml:space="preserve">where </w:t>
      </w:r>
      <w:r w:rsidRPr="00CD6347">
        <w:lastRenderedPageBreak/>
        <w:t>the maximum load notably increases to a greater extent. In general, the fracture of the virgin material corresponded to that of a fragile material, while the fracture of the recycled material showed more ductile behavior.</w:t>
      </w:r>
    </w:p>
    <w:p w14:paraId="3FEB872E" w14:textId="61334CC6" w:rsidR="00BD4A80" w:rsidRPr="00CD6347" w:rsidRDefault="00A0411C">
      <w:pPr>
        <w:pStyle w:val="Corpsdetexte"/>
      </w:pPr>
      <w:r w:rsidRPr="00CD6347">
        <w:t xml:space="preserve">The selected orientation for printing is of great importance because of the anisotropy. The horizontal orientation allowed to attain a higher maximum load, while the vertical orientation provided a lower value </w:t>
      </w:r>
      <w:proofErr w:type="gramStart"/>
      <w:r w:rsidRPr="00CD6347">
        <w:t>due to the fact that</w:t>
      </w:r>
      <w:proofErr w:type="gramEnd"/>
      <w:r w:rsidRPr="00CD6347">
        <w:t xml:space="preserve"> no layers were deposited in the tensile 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r w:rsidR="00337AD1" w:rsidRPr="009C23D2">
        <w:rPr>
          <w:color w:val="FF0000"/>
        </w:rPr>
        <w:t>maximum load</w:t>
      </w:r>
      <w:r w:rsidRPr="00CD6347">
        <w:t xml:space="preserve">. </w:t>
      </w:r>
      <w:proofErr w:type="gramStart"/>
      <w:r w:rsidRPr="00CD6347">
        <w:t>Despite the fact that</w:t>
      </w:r>
      <w:proofErr w:type="gramEnd"/>
      <w:r w:rsidRPr="00CD6347">
        <w:t xml:space="preserve"> recycled PLA offers slightly lower tensile </w:t>
      </w:r>
      <w:r w:rsidR="00337AD1" w:rsidRPr="0057387A">
        <w:rPr>
          <w:color w:val="FF0000"/>
        </w:rPr>
        <w:t>load</w:t>
      </w:r>
      <w:r w:rsidRPr="00CD6347">
        <w:t>, by properly selecting the printing conditions, it could be close to that of the virgin PLA. Particularly, when using the edgewise and horizontal orientations</w:t>
      </w:r>
      <w:r w:rsidR="00336B9A">
        <w:t xml:space="preserve">. </w:t>
      </w:r>
      <w:r w:rsidRPr="00CD6347">
        <w:t xml:space="preserve">Future research needs to evaluate the quality of a (recycled) prototype including quality aspects other than </w:t>
      </w:r>
      <w:r w:rsidR="00DA4E51" w:rsidRPr="009C23D2">
        <w:rPr>
          <w:color w:val="FF0000"/>
        </w:rPr>
        <w:t>resistance</w:t>
      </w:r>
      <w:r w:rsidR="00DA4E51" w:rsidRPr="00CD6347">
        <w:t xml:space="preserve"> </w:t>
      </w:r>
      <w:r w:rsidRPr="00CD6347">
        <w:t>aspects such as aesthetics, accuracy. Moreover, the acceptability of recycled products that can be technical printable is a major milestone.</w:t>
      </w:r>
    </w:p>
    <w:p w14:paraId="49ADD8D6" w14:textId="1986F0D2" w:rsidR="00BD4A80" w:rsidRPr="00CD6347" w:rsidRDefault="00BD4A80"/>
    <w:p w14:paraId="2D645D83" w14:textId="77777777" w:rsidR="00BD4A80" w:rsidRDefault="00A0411C">
      <w:pPr>
        <w:pStyle w:val="Titre1"/>
      </w:pPr>
      <w:bookmarkStart w:id="520" w:name="acknowledgements"/>
      <w:bookmarkEnd w:id="519"/>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521" w:name="declaration-of-interest-statement"/>
      <w:bookmarkEnd w:id="520"/>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522" w:name="references"/>
      <w:bookmarkEnd w:id="521"/>
      <w:r>
        <w:t>References</w:t>
      </w:r>
    </w:p>
    <w:p w14:paraId="75719CDB" w14:textId="541B6E7A" w:rsidR="00BD4A80" w:rsidRPr="009C23D2" w:rsidRDefault="00A0411C">
      <w:pPr>
        <w:pStyle w:val="Bibliographie"/>
      </w:pPr>
      <w:bookmarkStart w:id="523" w:name="ref-Singh2020d"/>
      <w:bookmarkStart w:id="524" w:name="refs"/>
      <w:r>
        <w:t xml:space="preserve">1. </w:t>
      </w:r>
      <w:r>
        <w:tab/>
        <w:t xml:space="preserve">Singh S, Singh G, Prakash C, </w:t>
      </w:r>
      <w:r w:rsidR="00447E2D" w:rsidRPr="00447E2D">
        <w:rPr>
          <w:i/>
        </w:rPr>
        <w:t>et al.</w:t>
      </w:r>
      <w:r>
        <w:t xml:space="preserve"> </w:t>
      </w:r>
      <w:proofErr w:type="gramStart"/>
      <w:r>
        <w:t>Current status</w:t>
      </w:r>
      <w:proofErr w:type="gramEnd"/>
      <w:r>
        <w:t xml:space="preserve"> and future directions of fused filament fabrication. </w:t>
      </w:r>
      <w:r w:rsidR="00CD6347" w:rsidRPr="009C23D2">
        <w:rPr>
          <w:i/>
          <w:iCs/>
          <w:color w:val="FF0000"/>
        </w:rPr>
        <w:t xml:space="preserve">J </w:t>
      </w:r>
      <w:proofErr w:type="spellStart"/>
      <w:r w:rsidR="00CD6347" w:rsidRPr="009C23D2">
        <w:rPr>
          <w:i/>
          <w:iCs/>
          <w:color w:val="FF0000"/>
        </w:rPr>
        <w:t>Manuf</w:t>
      </w:r>
      <w:proofErr w:type="spellEnd"/>
      <w:r w:rsidR="00CD6347" w:rsidRPr="009C23D2">
        <w:rPr>
          <w:i/>
          <w:iCs/>
          <w:color w:val="FF0000"/>
        </w:rPr>
        <w:t xml:space="preserve"> Process</w:t>
      </w:r>
      <w:r w:rsidR="00CD6347" w:rsidRPr="009C23D2">
        <w:rPr>
          <w:color w:val="FF0000"/>
        </w:rPr>
        <w:t xml:space="preserve"> </w:t>
      </w:r>
      <w:r w:rsidRPr="009C23D2">
        <w:t>2020; 55: 288–306.</w:t>
      </w:r>
    </w:p>
    <w:p w14:paraId="229B6782" w14:textId="6E9E208A" w:rsidR="00BD4A80" w:rsidRPr="00CD6347" w:rsidRDefault="00A0411C">
      <w:pPr>
        <w:pStyle w:val="Bibliographie"/>
      </w:pPr>
      <w:bookmarkStart w:id="525" w:name="ref-Sartal2018"/>
      <w:bookmarkEnd w:id="523"/>
      <w:r w:rsidRPr="009C23D2">
        <w:t xml:space="preserve">2. </w:t>
      </w:r>
      <w:r w:rsidRPr="009C23D2">
        <w:tab/>
      </w:r>
      <w:proofErr w:type="spellStart"/>
      <w:r w:rsidRPr="00F121A1">
        <w:rPr>
          <w:lang w:val="fr-FR"/>
          <w:rPrChange w:id="526" w:author="Fabio Alberto Cruz Sanchez" w:date="2021-11-19T09:24:00Z">
            <w:rPr/>
          </w:rPrChange>
        </w:rPr>
        <w:t>Sartal</w:t>
      </w:r>
      <w:proofErr w:type="spellEnd"/>
      <w:r w:rsidRPr="00F121A1">
        <w:rPr>
          <w:lang w:val="fr-FR"/>
          <w:rPrChange w:id="527" w:author="Fabio Alberto Cruz Sanchez" w:date="2021-11-19T09:24:00Z">
            <w:rPr/>
          </w:rPrChange>
        </w:rPr>
        <w:t xml:space="preserve"> A, </w:t>
      </w:r>
      <w:proofErr w:type="spellStart"/>
      <w:r w:rsidRPr="00F121A1">
        <w:rPr>
          <w:lang w:val="fr-FR"/>
          <w:rPrChange w:id="528" w:author="Fabio Alberto Cruz Sanchez" w:date="2021-11-19T09:24:00Z">
            <w:rPr/>
          </w:rPrChange>
        </w:rPr>
        <w:t>Carou</w:t>
      </w:r>
      <w:proofErr w:type="spellEnd"/>
      <w:r w:rsidRPr="00F121A1">
        <w:rPr>
          <w:lang w:val="fr-FR"/>
          <w:rPrChange w:id="529" w:author="Fabio Alberto Cruz Sanchez" w:date="2021-11-19T09:24:00Z">
            <w:rPr/>
          </w:rPrChange>
        </w:rPr>
        <w:t xml:space="preserve"> D, </w:t>
      </w:r>
      <w:proofErr w:type="spellStart"/>
      <w:r w:rsidRPr="00F121A1">
        <w:rPr>
          <w:lang w:val="fr-FR"/>
          <w:rPrChange w:id="530" w:author="Fabio Alberto Cruz Sanchez" w:date="2021-11-19T09:24:00Z">
            <w:rPr/>
          </w:rPrChange>
        </w:rPr>
        <w:t>Dorado</w:t>
      </w:r>
      <w:proofErr w:type="spellEnd"/>
      <w:r w:rsidRPr="00F121A1">
        <w:rPr>
          <w:lang w:val="fr-FR"/>
          <w:rPrChange w:id="531" w:author="Fabio Alberto Cruz Sanchez" w:date="2021-11-19T09:24:00Z">
            <w:rPr/>
          </w:rPrChange>
        </w:rPr>
        <w:t xml:space="preserve">-Vicente R, </w:t>
      </w:r>
      <w:r w:rsidR="00447E2D" w:rsidRPr="00F121A1">
        <w:rPr>
          <w:i/>
          <w:lang w:val="fr-FR"/>
          <w:rPrChange w:id="532" w:author="Fabio Alberto Cruz Sanchez" w:date="2021-11-19T09:24:00Z">
            <w:rPr>
              <w:i/>
            </w:rPr>
          </w:rPrChange>
        </w:rPr>
        <w:t>et al.</w:t>
      </w:r>
      <w:r w:rsidRPr="00F121A1">
        <w:rPr>
          <w:lang w:val="fr-FR"/>
          <w:rPrChange w:id="533" w:author="Fabio Alberto Cruz Sanchez" w:date="2021-11-19T09:24:00Z">
            <w:rPr/>
          </w:rPrChange>
        </w:rPr>
        <w:t xml:space="preserve"> </w:t>
      </w:r>
      <w:r w:rsidRPr="00CD6347">
        <w:t xml:space="preserve">Facing the challenges of the food industry: Might additive manufacturing be the answer?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534" w:name="ref-Akhoundi2019"/>
      <w:bookmarkEnd w:id="525"/>
      <w:r w:rsidRPr="00CD6347">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535" w:name="ref-Nam2019"/>
      <w:bookmarkEnd w:id="534"/>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536" w:name="ref-Jiang2016"/>
      <w:bookmarkEnd w:id="535"/>
      <w:r w:rsidRPr="00CD6347">
        <w:lastRenderedPageBreak/>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w:t>
      </w:r>
      <w:proofErr w:type="gramStart"/>
      <w:r w:rsidRPr="00CD6347">
        <w:t>Social</w:t>
      </w:r>
      <w:proofErr w:type="gramEnd"/>
      <w:r w:rsidRPr="00CD6347">
        <w:t xml:space="preserve">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537" w:name="ref-Askari2020"/>
      <w:bookmarkEnd w:id="536"/>
      <w:r w:rsidRPr="00CD6347">
        <w:t xml:space="preserve">6. </w:t>
      </w:r>
      <w:r w:rsidRPr="00CD6347">
        <w:tab/>
      </w:r>
      <w:proofErr w:type="spellStart"/>
      <w:r w:rsidRPr="00F121A1">
        <w:rPr>
          <w:lang w:val="fr-FR"/>
          <w:rPrChange w:id="538" w:author="Fabio Alberto Cruz Sanchez" w:date="2021-11-19T09:24:00Z">
            <w:rPr/>
          </w:rPrChange>
        </w:rPr>
        <w:t>Askari</w:t>
      </w:r>
      <w:proofErr w:type="spellEnd"/>
      <w:r w:rsidRPr="00F121A1">
        <w:rPr>
          <w:lang w:val="fr-FR"/>
          <w:rPrChange w:id="539" w:author="Fabio Alberto Cruz Sanchez" w:date="2021-11-19T09:24:00Z">
            <w:rPr/>
          </w:rPrChange>
        </w:rPr>
        <w:t xml:space="preserve"> M, </w:t>
      </w:r>
      <w:proofErr w:type="spellStart"/>
      <w:r w:rsidRPr="00F121A1">
        <w:rPr>
          <w:lang w:val="fr-FR"/>
          <w:rPrChange w:id="540" w:author="Fabio Alberto Cruz Sanchez" w:date="2021-11-19T09:24:00Z">
            <w:rPr/>
          </w:rPrChange>
        </w:rPr>
        <w:t>Hutchins</w:t>
      </w:r>
      <w:proofErr w:type="spellEnd"/>
      <w:r w:rsidRPr="00F121A1">
        <w:rPr>
          <w:lang w:val="fr-FR"/>
          <w:rPrChange w:id="541" w:author="Fabio Alberto Cruz Sanchez" w:date="2021-11-19T09:24:00Z">
            <w:rPr/>
          </w:rPrChange>
        </w:rPr>
        <w:t xml:space="preserve"> DA, Thomas PJ, </w:t>
      </w:r>
      <w:r w:rsidR="00447E2D" w:rsidRPr="00F121A1">
        <w:rPr>
          <w:i/>
          <w:lang w:val="fr-FR"/>
          <w:rPrChange w:id="542" w:author="Fabio Alberto Cruz Sanchez" w:date="2021-11-19T09:24:00Z">
            <w:rPr>
              <w:i/>
            </w:rPr>
          </w:rPrChange>
        </w:rPr>
        <w:t>et al.</w:t>
      </w:r>
      <w:r w:rsidRPr="00F121A1">
        <w:rPr>
          <w:lang w:val="fr-FR"/>
          <w:rPrChange w:id="543" w:author="Fabio Alberto Cruz Sanchez" w:date="2021-11-19T09:24:00Z">
            <w:rPr/>
          </w:rPrChange>
        </w:rPr>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544" w:name="ref-Wang2020f"/>
      <w:bookmarkEnd w:id="537"/>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545" w:name="ref-Niaki2019"/>
      <w:bookmarkEnd w:id="544"/>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546" w:name="ref-Peng2018"/>
      <w:bookmarkEnd w:id="545"/>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547" w:name="ref-Despeisse2016"/>
      <w:bookmarkEnd w:id="546"/>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548" w:name="ref-GonzalezHenriquez2019"/>
      <w:bookmarkEnd w:id="547"/>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F121A1" w:rsidRDefault="00A0411C" w:rsidP="0007317F">
      <w:pPr>
        <w:pStyle w:val="NormalWeb"/>
        <w:ind w:left="480" w:hanging="480"/>
        <w:rPr>
          <w:color w:val="FF0000"/>
          <w:lang w:val="en-US"/>
          <w:rPrChange w:id="549" w:author="Fabio Alberto Cruz Sanchez" w:date="2021-11-19T09:24:00Z">
            <w:rPr>
              <w:color w:val="FF0000"/>
            </w:rPr>
          </w:rPrChange>
        </w:rPr>
      </w:pPr>
      <w:bookmarkStart w:id="550" w:name="ref-Ryberg2019"/>
      <w:bookmarkEnd w:id="548"/>
      <w:r w:rsidRPr="00F121A1">
        <w:rPr>
          <w:lang w:val="en-US"/>
          <w:rPrChange w:id="551" w:author="Fabio Alberto Cruz Sanchez" w:date="2021-11-19T09:24:00Z">
            <w:rPr/>
          </w:rPrChange>
        </w:rPr>
        <w:t xml:space="preserve">12. </w:t>
      </w:r>
      <w:r w:rsidRPr="00F121A1">
        <w:rPr>
          <w:lang w:val="en-US"/>
          <w:rPrChange w:id="552" w:author="Fabio Alberto Cruz Sanchez" w:date="2021-11-19T09:24:00Z">
            <w:rPr/>
          </w:rPrChange>
        </w:rPr>
        <w:tab/>
      </w:r>
      <w:r w:rsidR="0007317F" w:rsidRPr="009C23D2">
        <w:rPr>
          <w:color w:val="FF0000"/>
        </w:rPr>
        <w:t xml:space="preserve">Kumar, R, </w:t>
      </w:r>
      <w:proofErr w:type="spellStart"/>
      <w:r w:rsidR="0007317F" w:rsidRPr="009C23D2">
        <w:rPr>
          <w:color w:val="FF0000"/>
        </w:rPr>
        <w:t>Verma</w:t>
      </w:r>
      <w:proofErr w:type="spellEnd"/>
      <w:r w:rsidR="0007317F" w:rsidRPr="009C23D2">
        <w:rPr>
          <w:color w:val="FF0000"/>
        </w:rPr>
        <w:t xml:space="preserve">, A., </w:t>
      </w:r>
      <w:proofErr w:type="spellStart"/>
      <w:r w:rsidR="0007317F" w:rsidRPr="009C23D2">
        <w:rPr>
          <w:color w:val="FF0000"/>
        </w:rPr>
        <w:t>Shome</w:t>
      </w:r>
      <w:proofErr w:type="spellEnd"/>
      <w:r w:rsidR="0007317F" w:rsidRPr="009C23D2">
        <w:rPr>
          <w:color w:val="FF0000"/>
        </w:rPr>
        <w:t>, A.,</w:t>
      </w:r>
      <w:r w:rsidR="0007317F" w:rsidRPr="009C23D2">
        <w:rPr>
          <w:color w:val="FF0000"/>
          <w:lang w:val="en-US"/>
        </w:rPr>
        <w:t xml:space="preserve"> et al</w:t>
      </w:r>
      <w:r w:rsidR="0007317F" w:rsidRPr="009C23D2">
        <w:rPr>
          <w:color w:val="FF0000"/>
        </w:rPr>
        <w:t xml:space="preserve">. </w:t>
      </w:r>
      <w:r w:rsidR="0007317F" w:rsidRPr="00BB09C1">
        <w:rPr>
          <w:color w:val="FF0000"/>
          <w:lang w:val="en-US"/>
          <w:rPrChange w:id="553" w:author="Fabio Alberto Cruz Sanchez" w:date="2021-11-18T16:36:00Z">
            <w:rPr>
              <w:color w:val="FF0000"/>
            </w:rPr>
          </w:rPrChange>
        </w:rPr>
        <w:t xml:space="preserve">Impacts of Plastic Pollution on Ecosystem Services, Sustainable Development Goals, and Need to Focus on Circular Economy and Policy Interventions. </w:t>
      </w:r>
      <w:r w:rsidR="0007317F" w:rsidRPr="00F121A1">
        <w:rPr>
          <w:color w:val="FF0000"/>
          <w:lang w:val="en-US"/>
          <w:rPrChange w:id="554" w:author="Fabio Alberto Cruz Sanchez" w:date="2021-11-19T09:24:00Z">
            <w:rPr>
              <w:color w:val="FF0000"/>
            </w:rPr>
          </w:rPrChange>
        </w:rPr>
        <w:t xml:space="preserve">Sustainability </w:t>
      </w:r>
      <w:r w:rsidR="0007317F" w:rsidRPr="009C23D2">
        <w:rPr>
          <w:color w:val="FF0000"/>
          <w:lang w:val="en-US"/>
        </w:rPr>
        <w:t>2021</w:t>
      </w:r>
      <w:r w:rsidR="0007317F" w:rsidRPr="00F121A1">
        <w:rPr>
          <w:color w:val="FF0000"/>
          <w:lang w:val="en-US"/>
          <w:rPrChange w:id="555" w:author="Fabio Alberto Cruz Sanchez" w:date="2021-11-19T09:24:00Z">
            <w:rPr>
              <w:color w:val="FF0000"/>
            </w:rPr>
          </w:rPrChange>
        </w:rPr>
        <w:t>, 9963. https://doi.org/10.3390/su13179963</w:t>
      </w:r>
    </w:p>
    <w:p w14:paraId="16C33BF4" w14:textId="77777777" w:rsidR="00BD4A80" w:rsidRPr="00CD6347" w:rsidRDefault="00A0411C">
      <w:pPr>
        <w:pStyle w:val="Bibliographie"/>
      </w:pPr>
      <w:bookmarkStart w:id="556" w:name="ref-Elverum2016"/>
      <w:bookmarkEnd w:id="550"/>
      <w:r w:rsidRPr="00CD6347">
        <w:t xml:space="preserve">13. </w:t>
      </w:r>
      <w:r w:rsidRPr="00CD6347">
        <w:tab/>
        <w:t>E</w:t>
      </w:r>
      <w:proofErr w:type="spellStart"/>
      <w:r w:rsidRPr="00CD6347">
        <w:t>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557" w:name="ref-Menold2017"/>
      <w:bookmarkEnd w:id="556"/>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558" w:name="ref-Hansen2020"/>
      <w:bookmarkEnd w:id="557"/>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F121A1" w:rsidRDefault="00A0411C">
      <w:pPr>
        <w:pStyle w:val="Bibliographie"/>
        <w:rPr>
          <w:rPrChange w:id="559" w:author="Fabio Alberto Cruz Sanchez" w:date="2021-11-19T09:24:00Z">
            <w:rPr>
              <w:lang w:val="fr-FR"/>
            </w:rPr>
          </w:rPrChange>
        </w:rPr>
      </w:pPr>
      <w:bookmarkStart w:id="560" w:name="ref-Campbell2012"/>
      <w:bookmarkEnd w:id="558"/>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F121A1">
        <w:rPr>
          <w:i/>
          <w:iCs/>
          <w:rPrChange w:id="561" w:author="Fabio Alberto Cruz Sanchez" w:date="2021-11-19T09:24:00Z">
            <w:rPr>
              <w:i/>
              <w:iCs/>
              <w:lang w:val="fr-FR"/>
            </w:rPr>
          </w:rPrChange>
        </w:rPr>
        <w:t xml:space="preserve">Rapid </w:t>
      </w:r>
      <w:proofErr w:type="spellStart"/>
      <w:r w:rsidRPr="00F121A1">
        <w:rPr>
          <w:i/>
          <w:iCs/>
          <w:rPrChange w:id="562" w:author="Fabio Alberto Cruz Sanchez" w:date="2021-11-19T09:24:00Z">
            <w:rPr>
              <w:i/>
              <w:iCs/>
              <w:lang w:val="fr-FR"/>
            </w:rPr>
          </w:rPrChange>
        </w:rPr>
        <w:t>Prototyp</w:t>
      </w:r>
      <w:proofErr w:type="spellEnd"/>
      <w:r w:rsidRPr="00F121A1">
        <w:rPr>
          <w:i/>
          <w:iCs/>
          <w:rPrChange w:id="563" w:author="Fabio Alberto Cruz Sanchez" w:date="2021-11-19T09:24:00Z">
            <w:rPr>
              <w:i/>
              <w:iCs/>
              <w:lang w:val="fr-FR"/>
            </w:rPr>
          </w:rPrChange>
        </w:rPr>
        <w:t xml:space="preserve"> J</w:t>
      </w:r>
      <w:r w:rsidRPr="00F121A1">
        <w:rPr>
          <w:rPrChange w:id="564" w:author="Fabio Alberto Cruz Sanchez" w:date="2021-11-19T09:24:00Z">
            <w:rPr>
              <w:lang w:val="fr-FR"/>
            </w:rPr>
          </w:rPrChange>
        </w:rPr>
        <w:t xml:space="preserve"> 2012; 18: 255–258.</w:t>
      </w:r>
    </w:p>
    <w:p w14:paraId="5E445A30" w14:textId="085CB77A" w:rsidR="00BD4A80" w:rsidRPr="00CD6347" w:rsidRDefault="00A0411C">
      <w:pPr>
        <w:pStyle w:val="Bibliographie"/>
      </w:pPr>
      <w:bookmarkStart w:id="565" w:name="ref-CruzSanchez2020"/>
      <w:bookmarkEnd w:id="560"/>
      <w:r w:rsidRPr="00F121A1">
        <w:rPr>
          <w:rPrChange w:id="566" w:author="Fabio Alberto Cruz Sanchez" w:date="2021-11-19T09:24:00Z">
            <w:rPr>
              <w:lang w:val="fr-FR"/>
            </w:rPr>
          </w:rPrChange>
        </w:rPr>
        <w:t xml:space="preserve">17. </w:t>
      </w:r>
      <w:r w:rsidRPr="00F121A1">
        <w:rPr>
          <w:rPrChange w:id="567" w:author="Fabio Alberto Cruz Sanchez" w:date="2021-11-19T09:24:00Z">
            <w:rPr>
              <w:lang w:val="fr-FR"/>
            </w:rPr>
          </w:rPrChange>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568" w:name="ref-Mikula2020"/>
      <w:bookmarkEnd w:id="565"/>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569" w:name="ref-Lovo2018"/>
      <w:bookmarkEnd w:id="568"/>
      <w:r w:rsidRPr="00CD6347">
        <w:rPr>
          <w:lang w:val="es-ES"/>
        </w:rPr>
        <w:lastRenderedPageBreak/>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570" w:name="ref-Laureto2018"/>
      <w:bookmarkEnd w:id="569"/>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571" w:name="ref-Popescu2018"/>
      <w:bookmarkEnd w:id="570"/>
      <w:r w:rsidRPr="00CD6347">
        <w:t xml:space="preserve">21. </w:t>
      </w:r>
      <w:r w:rsidRPr="00CD6347">
        <w:tab/>
      </w:r>
      <w:proofErr w:type="spellStart"/>
      <w:r w:rsidRPr="00F121A1">
        <w:rPr>
          <w:lang w:val="fr-FR"/>
          <w:rPrChange w:id="572" w:author="Fabio Alberto Cruz Sanchez" w:date="2021-11-19T09:24:00Z">
            <w:rPr/>
          </w:rPrChange>
        </w:rPr>
        <w:t>Popescu</w:t>
      </w:r>
      <w:proofErr w:type="spellEnd"/>
      <w:r w:rsidRPr="00F121A1">
        <w:rPr>
          <w:lang w:val="fr-FR"/>
          <w:rPrChange w:id="573" w:author="Fabio Alberto Cruz Sanchez" w:date="2021-11-19T09:24:00Z">
            <w:rPr/>
          </w:rPrChange>
        </w:rPr>
        <w:t xml:space="preserve"> D, </w:t>
      </w:r>
      <w:proofErr w:type="spellStart"/>
      <w:r w:rsidRPr="00F121A1">
        <w:rPr>
          <w:lang w:val="fr-FR"/>
          <w:rPrChange w:id="574" w:author="Fabio Alberto Cruz Sanchez" w:date="2021-11-19T09:24:00Z">
            <w:rPr/>
          </w:rPrChange>
        </w:rPr>
        <w:t>Zapciu</w:t>
      </w:r>
      <w:proofErr w:type="spellEnd"/>
      <w:r w:rsidRPr="00F121A1">
        <w:rPr>
          <w:lang w:val="fr-FR"/>
          <w:rPrChange w:id="575" w:author="Fabio Alberto Cruz Sanchez" w:date="2021-11-19T09:24:00Z">
            <w:rPr/>
          </w:rPrChange>
        </w:rPr>
        <w:t xml:space="preserve"> A, </w:t>
      </w:r>
      <w:proofErr w:type="spellStart"/>
      <w:r w:rsidRPr="00F121A1">
        <w:rPr>
          <w:lang w:val="fr-FR"/>
          <w:rPrChange w:id="576" w:author="Fabio Alberto Cruz Sanchez" w:date="2021-11-19T09:24:00Z">
            <w:rPr/>
          </w:rPrChange>
        </w:rPr>
        <w:t>Amza</w:t>
      </w:r>
      <w:proofErr w:type="spellEnd"/>
      <w:r w:rsidRPr="00F121A1">
        <w:rPr>
          <w:lang w:val="fr-FR"/>
          <w:rPrChange w:id="577" w:author="Fabio Alberto Cruz Sanchez" w:date="2021-11-19T09:24:00Z">
            <w:rPr/>
          </w:rPrChange>
        </w:rPr>
        <w:t xml:space="preserve"> C, </w:t>
      </w:r>
      <w:r w:rsidR="00447E2D" w:rsidRPr="00F121A1">
        <w:rPr>
          <w:i/>
          <w:lang w:val="fr-FR"/>
          <w:rPrChange w:id="578" w:author="Fabio Alberto Cruz Sanchez" w:date="2021-11-19T09:24:00Z">
            <w:rPr>
              <w:i/>
            </w:rPr>
          </w:rPrChange>
        </w:rPr>
        <w:t>et al.</w:t>
      </w:r>
      <w:r w:rsidRPr="00F121A1">
        <w:rPr>
          <w:lang w:val="fr-FR"/>
          <w:rPrChange w:id="579" w:author="Fabio Alberto Cruz Sanchez" w:date="2021-11-19T09:24:00Z">
            <w:rPr/>
          </w:rPrChange>
        </w:rPr>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580" w:name="ref-Tymrak2014a"/>
      <w:bookmarkEnd w:id="571"/>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581" w:name="ref-Altan2018"/>
      <w:bookmarkEnd w:id="580"/>
      <w:r w:rsidRPr="00CD6347">
        <w:rPr>
          <w:lang w:val="es-ES"/>
        </w:rPr>
        <w:t xml:space="preserve">23. </w:t>
      </w:r>
      <w:r w:rsidRPr="00CD6347">
        <w:rPr>
          <w:lang w:val="es-ES"/>
        </w:rPr>
        <w:tab/>
      </w:r>
      <w:proofErr w:type="spellStart"/>
      <w:r w:rsidRPr="00CD6347">
        <w:rPr>
          <w:lang w:val="fr-FR"/>
        </w:rPr>
        <w:t>Altan</w:t>
      </w:r>
      <w:proofErr w:type="spellEnd"/>
      <w:r w:rsidRPr="00CD6347">
        <w:rPr>
          <w:lang w:val="fr-FR"/>
        </w:rPr>
        <w:t xml:space="preserve"> M, </w:t>
      </w:r>
      <w:proofErr w:type="spellStart"/>
      <w:r w:rsidRPr="00CD6347">
        <w:rPr>
          <w:lang w:val="fr-FR"/>
        </w:rPr>
        <w:t>Eryildiz</w:t>
      </w:r>
      <w:proofErr w:type="spellEnd"/>
      <w:r w:rsidRPr="00CD6347">
        <w:rPr>
          <w:lang w:val="fr-FR"/>
        </w:rPr>
        <w:t xml:space="preserve"> M, </w:t>
      </w:r>
      <w:proofErr w:type="spellStart"/>
      <w:r w:rsidRPr="00CD6347">
        <w:rPr>
          <w:lang w:val="fr-FR"/>
        </w:rPr>
        <w:t>Gumus</w:t>
      </w:r>
      <w:proofErr w:type="spellEnd"/>
      <w:r w:rsidRPr="00CD6347">
        <w:rPr>
          <w:lang w:val="fr-FR"/>
        </w:rPr>
        <w:t xml:space="preserve">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582" w:name="ref-Yao2019"/>
      <w:bookmarkEnd w:id="581"/>
      <w:r w:rsidRPr="00CD6347">
        <w:t xml:space="preserve">24. </w:t>
      </w:r>
      <w:r w:rsidRPr="00CD6347">
        <w:tab/>
      </w:r>
      <w:r w:rsidRPr="009C23D2">
        <w:rPr>
          <w:lang w:val="fr-FR"/>
        </w:rPr>
        <w:t xml:space="preserve">Yao T, Deng Z, Zhang K, </w:t>
      </w:r>
      <w:r w:rsidR="00447E2D" w:rsidRPr="009C23D2">
        <w:rPr>
          <w:i/>
          <w:lang w:val="fr-FR"/>
        </w:rPr>
        <w:t>et al.</w:t>
      </w:r>
      <w:r w:rsidRPr="009C23D2">
        <w:rPr>
          <w:lang w:val="fr-FR"/>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583" w:name="ref-Alafaghani2018"/>
      <w:bookmarkEnd w:id="582"/>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584" w:name="ref-Little2020"/>
      <w:bookmarkEnd w:id="583"/>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585" w:name="ref-Zhao2018"/>
      <w:bookmarkEnd w:id="584"/>
      <w:r w:rsidRPr="00CD6347">
        <w:t xml:space="preserve">27. </w:t>
      </w:r>
      <w:r w:rsidRPr="00CD6347">
        <w:tab/>
      </w:r>
      <w:r w:rsidRPr="00F121A1">
        <w:rPr>
          <w:lang w:val="fr-FR"/>
          <w:rPrChange w:id="586" w:author="Fabio Alberto Cruz Sanchez" w:date="2021-11-19T09:24:00Z">
            <w:rPr/>
          </w:rPrChange>
        </w:rPr>
        <w:t xml:space="preserve">Zhao P, Rao C, </w:t>
      </w:r>
      <w:proofErr w:type="spellStart"/>
      <w:r w:rsidRPr="00F121A1">
        <w:rPr>
          <w:lang w:val="fr-FR"/>
          <w:rPrChange w:id="587" w:author="Fabio Alberto Cruz Sanchez" w:date="2021-11-19T09:24:00Z">
            <w:rPr/>
          </w:rPrChange>
        </w:rPr>
        <w:t>Gu</w:t>
      </w:r>
      <w:proofErr w:type="spellEnd"/>
      <w:r w:rsidRPr="00F121A1">
        <w:rPr>
          <w:lang w:val="fr-FR"/>
          <w:rPrChange w:id="588" w:author="Fabio Alberto Cruz Sanchez" w:date="2021-11-19T09:24:00Z">
            <w:rPr/>
          </w:rPrChange>
        </w:rPr>
        <w:t xml:space="preserve"> F, </w:t>
      </w:r>
      <w:r w:rsidR="00447E2D" w:rsidRPr="00F121A1">
        <w:rPr>
          <w:i/>
          <w:lang w:val="fr-FR"/>
          <w:rPrChange w:id="589" w:author="Fabio Alberto Cruz Sanchez" w:date="2021-11-19T09:24:00Z">
            <w:rPr>
              <w:i/>
            </w:rPr>
          </w:rPrChange>
        </w:rPr>
        <w:t>et al.</w:t>
      </w:r>
      <w:r w:rsidRPr="00F121A1">
        <w:rPr>
          <w:lang w:val="fr-FR"/>
          <w:rPrChange w:id="590" w:author="Fabio Alberto Cruz Sanchez" w:date="2021-11-19T09:24:00Z">
            <w:rPr/>
          </w:rPrChange>
        </w:rPr>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591" w:name="ref-Petrovic2011"/>
      <w:bookmarkEnd w:id="585"/>
      <w:r w:rsidRPr="00F121A1">
        <w:rPr>
          <w:rPrChange w:id="592" w:author="Fabio Alberto Cruz Sanchez" w:date="2021-11-19T09:24:00Z">
            <w:rPr>
              <w:lang w:val="fr-FR"/>
            </w:rPr>
          </w:rPrChange>
        </w:rPr>
        <w:t xml:space="preserve">28. </w:t>
      </w:r>
      <w:r w:rsidRPr="00F121A1">
        <w:rPr>
          <w:rPrChange w:id="593" w:author="Fabio Alberto Cruz Sanchez" w:date="2021-11-19T09:24:00Z">
            <w:rPr>
              <w:lang w:val="fr-FR"/>
            </w:rPr>
          </w:rPrChange>
        </w:rPr>
        <w:tab/>
      </w:r>
      <w:r w:rsidRPr="009C23D2">
        <w:rPr>
          <w:lang w:val="fr-FR"/>
        </w:rPr>
        <w:t xml:space="preserve">Petrovic V, Vicente Haro Gonzalez J, </w:t>
      </w:r>
      <w:proofErr w:type="spellStart"/>
      <w:r w:rsidRPr="009C23D2">
        <w:rPr>
          <w:lang w:val="fr-FR"/>
        </w:rPr>
        <w:t>Jordá</w:t>
      </w:r>
      <w:proofErr w:type="spellEnd"/>
      <w:r w:rsidRPr="009C23D2">
        <w:rPr>
          <w:lang w:val="fr-FR"/>
        </w:rPr>
        <w:t xml:space="preserve"> </w:t>
      </w:r>
      <w:proofErr w:type="spellStart"/>
      <w:r w:rsidRPr="009C23D2">
        <w:rPr>
          <w:lang w:val="fr-FR"/>
        </w:rPr>
        <w:t>Ferrando</w:t>
      </w:r>
      <w:proofErr w:type="spellEnd"/>
      <w:r w:rsidRPr="009C23D2">
        <w:rPr>
          <w:lang w:val="fr-FR"/>
        </w:rPr>
        <w:t xml:space="preserve"> O, </w:t>
      </w:r>
      <w:r w:rsidR="00447E2D" w:rsidRPr="009C23D2">
        <w:rPr>
          <w:i/>
          <w:lang w:val="fr-FR"/>
        </w:rPr>
        <w:t>et al.</w:t>
      </w:r>
      <w:r w:rsidRPr="009C23D2">
        <w:rPr>
          <w:lang w:val="fr-FR"/>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9C23D2" w:rsidRDefault="00A0411C">
      <w:pPr>
        <w:pStyle w:val="Bibliographie"/>
      </w:pPr>
      <w:bookmarkStart w:id="594" w:name="ref-Wittbrodt2013"/>
      <w:bookmarkEnd w:id="591"/>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r w:rsidRPr="009C23D2">
        <w:rPr>
          <w:i/>
          <w:iCs/>
        </w:rPr>
        <w:t>Mechatronics</w:t>
      </w:r>
      <w:r w:rsidRPr="009C23D2">
        <w:t xml:space="preserve"> 2013; 23: 713–726.</w:t>
      </w:r>
    </w:p>
    <w:p w14:paraId="761239A4" w14:textId="62D62B85" w:rsidR="00BD4A80" w:rsidRPr="00CD6347" w:rsidRDefault="00A0411C">
      <w:pPr>
        <w:pStyle w:val="Bibliographie"/>
      </w:pPr>
      <w:bookmarkStart w:id="595" w:name="ref-Santander2020"/>
      <w:bookmarkEnd w:id="594"/>
      <w:r w:rsidRPr="00F121A1">
        <w:rPr>
          <w:rPrChange w:id="596" w:author="Fabio Alberto Cruz Sanchez" w:date="2021-11-19T09:24:00Z">
            <w:rPr>
              <w:lang w:val="fr-FR"/>
            </w:rPr>
          </w:rPrChange>
        </w:rPr>
        <w:t xml:space="preserve">30. </w:t>
      </w:r>
      <w:r w:rsidRPr="00F121A1">
        <w:rPr>
          <w:rPrChange w:id="597" w:author="Fabio Alberto Cruz Sanchez" w:date="2021-11-19T09:24:00Z">
            <w:rPr>
              <w:lang w:val="fr-FR"/>
            </w:rPr>
          </w:rPrChange>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598" w:name="ref-Suarez2020"/>
      <w:bookmarkEnd w:id="595"/>
      <w:r w:rsidRPr="00CD6347">
        <w:t xml:space="preserve">31. </w:t>
      </w:r>
      <w:r w:rsidRPr="00CD6347">
        <w:tab/>
        <w:t xml:space="preserve">Suárez L, Domínguez M. </w:t>
      </w:r>
      <w:proofErr w:type="gramStart"/>
      <w:r w:rsidRPr="00CD6347">
        <w:t>Sustainability</w:t>
      </w:r>
      <w:proofErr w:type="gramEnd"/>
      <w:r w:rsidRPr="00CD6347">
        <w:t xml:space="preserve">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599" w:name="ref-CruzSanchez2017"/>
      <w:bookmarkEnd w:id="598"/>
      <w:r w:rsidRPr="00F121A1">
        <w:rPr>
          <w:rPrChange w:id="600" w:author="Fabio Alberto Cruz Sanchez" w:date="2021-11-19T09:24:00Z">
            <w:rPr>
              <w:lang w:val="fr-FR"/>
            </w:rPr>
          </w:rPrChange>
        </w:rPr>
        <w:lastRenderedPageBreak/>
        <w:t xml:space="preserve">32. </w:t>
      </w:r>
      <w:r w:rsidRPr="00F121A1">
        <w:rPr>
          <w:rPrChange w:id="601" w:author="Fabio Alberto Cruz Sanchez" w:date="2021-11-19T09:24:00Z">
            <w:rPr>
              <w:lang w:val="fr-FR"/>
            </w:rPr>
          </w:rPrChange>
        </w:rPr>
        <w:tab/>
      </w:r>
      <w:r w:rsidRPr="00CD6347">
        <w:rPr>
          <w:lang w:val="fr-FR"/>
        </w:rPr>
        <w:t xml:space="preserve">Cruz Sanchez FA, Boudaoud H, </w:t>
      </w:r>
      <w:proofErr w:type="spellStart"/>
      <w:r w:rsidRPr="00CD6347">
        <w:rPr>
          <w:lang w:val="fr-FR"/>
        </w:rPr>
        <w:t>Hoppe</w:t>
      </w:r>
      <w:proofErr w:type="spellEnd"/>
      <w:r w:rsidRPr="00CD6347">
        <w:rPr>
          <w:lang w:val="fr-FR"/>
        </w:rPr>
        <w:t xml:space="preserv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602" w:name="ref-Lanzotti2019"/>
      <w:bookmarkEnd w:id="599"/>
      <w:r w:rsidRPr="00CD6347">
        <w:t xml:space="preserve">33. </w:t>
      </w:r>
      <w:r w:rsidRPr="00CD6347">
        <w:tab/>
      </w:r>
      <w:proofErr w:type="spellStart"/>
      <w:r w:rsidRPr="009C23D2">
        <w:rPr>
          <w:lang w:val="fr-FR"/>
        </w:rPr>
        <w:t>Lanzotti</w:t>
      </w:r>
      <w:proofErr w:type="spellEnd"/>
      <w:r w:rsidRPr="009C23D2">
        <w:rPr>
          <w:lang w:val="fr-FR"/>
        </w:rPr>
        <w:t xml:space="preserve"> A, </w:t>
      </w:r>
      <w:proofErr w:type="spellStart"/>
      <w:r w:rsidRPr="009C23D2">
        <w:rPr>
          <w:lang w:val="fr-FR"/>
        </w:rPr>
        <w:t>Martorelli</w:t>
      </w:r>
      <w:proofErr w:type="spellEnd"/>
      <w:r w:rsidRPr="009C23D2">
        <w:rPr>
          <w:lang w:val="fr-FR"/>
        </w:rPr>
        <w:t xml:space="preserve"> M, </w:t>
      </w:r>
      <w:proofErr w:type="spellStart"/>
      <w:r w:rsidRPr="009C23D2">
        <w:rPr>
          <w:lang w:val="fr-FR"/>
        </w:rPr>
        <w:t>Maietta</w:t>
      </w:r>
      <w:proofErr w:type="spellEnd"/>
      <w:r w:rsidRPr="009C23D2">
        <w:rPr>
          <w:lang w:val="fr-FR"/>
        </w:rPr>
        <w:t xml:space="preserve"> S, </w:t>
      </w:r>
      <w:r w:rsidR="00447E2D" w:rsidRPr="009C23D2">
        <w:rPr>
          <w:i/>
          <w:lang w:val="fr-FR"/>
        </w:rPr>
        <w:t>et al.</w:t>
      </w:r>
      <w:r w:rsidRPr="009C23D2">
        <w:rPr>
          <w:lang w:val="fr-FR"/>
        </w:rPr>
        <w:t xml:space="preserve"> </w:t>
      </w:r>
      <w:r w:rsidRPr="00CD6347">
        <w:t xml:space="preserve">A comparison between mechanical properties of </w:t>
      </w:r>
      <w:proofErr w:type="gramStart"/>
      <w:r w:rsidRPr="00CD6347">
        <w:t>specimens</w:t>
      </w:r>
      <w:proofErr w:type="gramEnd"/>
      <w:r w:rsidRPr="00CD6347">
        <w:t xml:space="preserve">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603" w:name="ref-Anderson2017"/>
      <w:bookmarkEnd w:id="602"/>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F121A1" w:rsidRDefault="00A0411C">
      <w:pPr>
        <w:pStyle w:val="Bibliographie"/>
        <w:rPr>
          <w:lang w:val="fr-FR"/>
          <w:rPrChange w:id="604" w:author="Fabio Alberto Cruz Sanchez" w:date="2021-11-19T09:24:00Z">
            <w:rPr/>
          </w:rPrChange>
        </w:rPr>
      </w:pPr>
      <w:bookmarkStart w:id="605" w:name="ref-Kumar2018b"/>
      <w:bookmarkEnd w:id="603"/>
      <w:r w:rsidRPr="00CD6347">
        <w:t xml:space="preserve">35. </w:t>
      </w:r>
      <w:r w:rsidRPr="00CD6347">
        <w:tab/>
        <w:t xml:space="preserve">Kumar R, Singh R, Farina I. On the 3D printing of recycled ABS, PLA and HIPS thermoplastics for structural applications. </w:t>
      </w:r>
      <w:r w:rsidRPr="00F121A1">
        <w:rPr>
          <w:i/>
          <w:iCs/>
          <w:lang w:val="fr-FR"/>
          <w:rPrChange w:id="606" w:author="Fabio Alberto Cruz Sanchez" w:date="2021-11-19T09:24:00Z">
            <w:rPr>
              <w:i/>
              <w:iCs/>
            </w:rPr>
          </w:rPrChange>
        </w:rPr>
        <w:t xml:space="preserve">PSU </w:t>
      </w:r>
      <w:proofErr w:type="spellStart"/>
      <w:r w:rsidRPr="00F121A1">
        <w:rPr>
          <w:i/>
          <w:iCs/>
          <w:lang w:val="fr-FR"/>
          <w:rPrChange w:id="607" w:author="Fabio Alberto Cruz Sanchez" w:date="2021-11-19T09:24:00Z">
            <w:rPr>
              <w:i/>
              <w:iCs/>
            </w:rPr>
          </w:rPrChange>
        </w:rPr>
        <w:t>Res</w:t>
      </w:r>
      <w:proofErr w:type="spellEnd"/>
      <w:r w:rsidRPr="00F121A1">
        <w:rPr>
          <w:i/>
          <w:iCs/>
          <w:lang w:val="fr-FR"/>
          <w:rPrChange w:id="608" w:author="Fabio Alberto Cruz Sanchez" w:date="2021-11-19T09:24:00Z">
            <w:rPr>
              <w:i/>
              <w:iCs/>
            </w:rPr>
          </w:rPrChange>
        </w:rPr>
        <w:t xml:space="preserve"> </w:t>
      </w:r>
      <w:proofErr w:type="spellStart"/>
      <w:r w:rsidRPr="00F121A1">
        <w:rPr>
          <w:i/>
          <w:iCs/>
          <w:lang w:val="fr-FR"/>
          <w:rPrChange w:id="609" w:author="Fabio Alberto Cruz Sanchez" w:date="2021-11-19T09:24:00Z">
            <w:rPr>
              <w:i/>
              <w:iCs/>
            </w:rPr>
          </w:rPrChange>
        </w:rPr>
        <w:t>Rev</w:t>
      </w:r>
      <w:proofErr w:type="spellEnd"/>
      <w:r w:rsidRPr="00F121A1">
        <w:rPr>
          <w:lang w:val="fr-FR"/>
          <w:rPrChange w:id="610" w:author="Fabio Alberto Cruz Sanchez" w:date="2021-11-19T09:24:00Z">
            <w:rPr/>
          </w:rPrChange>
        </w:rPr>
        <w:t xml:space="preserve"> </w:t>
      </w:r>
      <w:proofErr w:type="gramStart"/>
      <w:r w:rsidRPr="00F121A1">
        <w:rPr>
          <w:lang w:val="fr-FR"/>
          <w:rPrChange w:id="611" w:author="Fabio Alberto Cruz Sanchez" w:date="2021-11-19T09:24:00Z">
            <w:rPr/>
          </w:rPrChange>
        </w:rPr>
        <w:t>2018;</w:t>
      </w:r>
      <w:proofErr w:type="gramEnd"/>
      <w:r w:rsidRPr="00F121A1">
        <w:rPr>
          <w:lang w:val="fr-FR"/>
          <w:rPrChange w:id="612" w:author="Fabio Alberto Cruz Sanchez" w:date="2021-11-19T09:24:00Z">
            <w:rPr/>
          </w:rPrChange>
        </w:rPr>
        <w:t xml:space="preserve"> 2: 115–137.</w:t>
      </w:r>
    </w:p>
    <w:p w14:paraId="29848A82" w14:textId="4148B4C6" w:rsidR="00BD4A80" w:rsidRPr="00CD6347" w:rsidRDefault="00A0411C">
      <w:pPr>
        <w:pStyle w:val="Bibliographie"/>
      </w:pPr>
      <w:bookmarkStart w:id="613" w:name="ref-Babagowda2018"/>
      <w:bookmarkEnd w:id="605"/>
      <w:r w:rsidRPr="00F121A1">
        <w:rPr>
          <w:lang w:val="fr-FR"/>
          <w:rPrChange w:id="614" w:author="Fabio Alberto Cruz Sanchez" w:date="2021-11-19T09:24:00Z">
            <w:rPr/>
          </w:rPrChange>
        </w:rPr>
        <w:t xml:space="preserve">36. </w:t>
      </w:r>
      <w:r w:rsidRPr="00F121A1">
        <w:rPr>
          <w:lang w:val="fr-FR"/>
          <w:rPrChange w:id="615" w:author="Fabio Alberto Cruz Sanchez" w:date="2021-11-19T09:24:00Z">
            <w:rPr/>
          </w:rPrChange>
        </w:rPr>
        <w:tab/>
      </w:r>
      <w:r w:rsidR="00F204A7" w:rsidRPr="00F121A1">
        <w:rPr>
          <w:lang w:val="fr-FR"/>
          <w:rPrChange w:id="616" w:author="Fabio Alberto Cruz Sanchez" w:date="2021-11-19T09:24:00Z">
            <w:rPr/>
          </w:rPrChange>
        </w:rPr>
        <w:t>C</w:t>
      </w:r>
      <w:r w:rsidRPr="00F121A1">
        <w:rPr>
          <w:lang w:val="fr-FR"/>
          <w:rPrChange w:id="617" w:author="Fabio Alberto Cruz Sanchez" w:date="2021-11-19T09:24:00Z">
            <w:rPr/>
          </w:rPrChange>
        </w:rPr>
        <w:t xml:space="preserve">, </w:t>
      </w:r>
      <w:proofErr w:type="spellStart"/>
      <w:r w:rsidRPr="00F121A1">
        <w:rPr>
          <w:lang w:val="fr-FR"/>
          <w:rPrChange w:id="618" w:author="Fabio Alberto Cruz Sanchez" w:date="2021-11-19T09:24:00Z">
            <w:rPr/>
          </w:rPrChange>
        </w:rPr>
        <w:t>Kadadevara</w:t>
      </w:r>
      <w:proofErr w:type="spellEnd"/>
      <w:r w:rsidRPr="00F121A1">
        <w:rPr>
          <w:lang w:val="fr-FR"/>
          <w:rPrChange w:id="619" w:author="Fabio Alberto Cruz Sanchez" w:date="2021-11-19T09:24:00Z">
            <w:rPr/>
          </w:rPrChange>
        </w:rPr>
        <w:t xml:space="preserve"> Math RS, </w:t>
      </w:r>
      <w:proofErr w:type="spellStart"/>
      <w:r w:rsidRPr="00F121A1">
        <w:rPr>
          <w:lang w:val="fr-FR"/>
          <w:rPrChange w:id="620" w:author="Fabio Alberto Cruz Sanchez" w:date="2021-11-19T09:24:00Z">
            <w:rPr/>
          </w:rPrChange>
        </w:rPr>
        <w:t>Goutham</w:t>
      </w:r>
      <w:proofErr w:type="spellEnd"/>
      <w:r w:rsidRPr="00F121A1">
        <w:rPr>
          <w:lang w:val="fr-FR"/>
          <w:rPrChange w:id="621" w:author="Fabio Alberto Cruz Sanchez" w:date="2021-11-19T09:24:00Z">
            <w:rPr/>
          </w:rPrChange>
        </w:rPr>
        <w:t xml:space="preserve"> R, </w:t>
      </w:r>
      <w:r w:rsidR="00447E2D" w:rsidRPr="00F121A1">
        <w:rPr>
          <w:i/>
          <w:lang w:val="fr-FR"/>
          <w:rPrChange w:id="622" w:author="Fabio Alberto Cruz Sanchez" w:date="2021-11-19T09:24:00Z">
            <w:rPr>
              <w:i/>
            </w:rPr>
          </w:rPrChange>
        </w:rPr>
        <w:t>et al.</w:t>
      </w:r>
      <w:r w:rsidRPr="00F121A1">
        <w:rPr>
          <w:lang w:val="fr-FR"/>
          <w:rPrChange w:id="623" w:author="Fabio Alberto Cruz Sanchez" w:date="2021-11-19T09:24: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624" w:name="ref-Pinho2020"/>
      <w:bookmarkEnd w:id="613"/>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625" w:name="ref-Zhao2018a"/>
      <w:bookmarkEnd w:id="624"/>
      <w:r w:rsidRPr="00CD6347">
        <w:t xml:space="preserve">38. </w:t>
      </w:r>
      <w:r w:rsidRPr="00CD6347">
        <w:tab/>
      </w:r>
      <w:r w:rsidRPr="00F121A1">
        <w:rPr>
          <w:lang w:val="fr-FR"/>
          <w:rPrChange w:id="626" w:author="Fabio Alberto Cruz Sanchez" w:date="2021-11-19T09:24:00Z">
            <w:rPr/>
          </w:rPrChange>
        </w:rPr>
        <w:t xml:space="preserve">Zhao XG, </w:t>
      </w:r>
      <w:proofErr w:type="spellStart"/>
      <w:r w:rsidRPr="00F121A1">
        <w:rPr>
          <w:lang w:val="fr-FR"/>
          <w:rPrChange w:id="627" w:author="Fabio Alberto Cruz Sanchez" w:date="2021-11-19T09:24:00Z">
            <w:rPr/>
          </w:rPrChange>
        </w:rPr>
        <w:t>Hwang</w:t>
      </w:r>
      <w:proofErr w:type="spellEnd"/>
      <w:r w:rsidRPr="00F121A1">
        <w:rPr>
          <w:lang w:val="fr-FR"/>
          <w:rPrChange w:id="628" w:author="Fabio Alberto Cruz Sanchez" w:date="2021-11-19T09:24:00Z">
            <w:rPr/>
          </w:rPrChange>
        </w:rPr>
        <w:t xml:space="preserve"> K-J, Lee D, </w:t>
      </w:r>
      <w:r w:rsidR="00447E2D" w:rsidRPr="00F121A1">
        <w:rPr>
          <w:i/>
          <w:lang w:val="fr-FR"/>
          <w:rPrChange w:id="629" w:author="Fabio Alberto Cruz Sanchez" w:date="2021-11-19T09:24:00Z">
            <w:rPr>
              <w:i/>
            </w:rPr>
          </w:rPrChange>
        </w:rPr>
        <w:t>et al.</w:t>
      </w:r>
      <w:r w:rsidRPr="00F121A1">
        <w:rPr>
          <w:lang w:val="fr-FR"/>
          <w:rPrChange w:id="630" w:author="Fabio Alberto Cruz Sanchez" w:date="2021-11-19T09:24:00Z">
            <w:rPr/>
          </w:rPrChange>
        </w:rPr>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631" w:name="ref-Rebaioli2017"/>
      <w:bookmarkEnd w:id="625"/>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 xml:space="preserve">Int J </w:t>
      </w:r>
      <w:proofErr w:type="spellStart"/>
      <w:r w:rsidRPr="00CD6347">
        <w:rPr>
          <w:i/>
          <w:iCs/>
          <w:lang w:val="fr-FR"/>
        </w:rPr>
        <w:t>Adv</w:t>
      </w:r>
      <w:proofErr w:type="spellEnd"/>
      <w:r w:rsidRPr="00CD6347">
        <w:rPr>
          <w:i/>
          <w:iCs/>
          <w:lang w:val="fr-FR"/>
        </w:rPr>
        <w:t xml:space="preserve"> </w:t>
      </w:r>
      <w:proofErr w:type="spellStart"/>
      <w:r w:rsidRPr="00CD6347">
        <w:rPr>
          <w:i/>
          <w:iCs/>
          <w:lang w:val="fr-FR"/>
        </w:rPr>
        <w:t>Manuf</w:t>
      </w:r>
      <w:proofErr w:type="spellEnd"/>
      <w:r w:rsidRPr="00CD6347">
        <w:rPr>
          <w:i/>
          <w:iCs/>
          <w:lang w:val="fr-FR"/>
        </w:rPr>
        <w:t xml:space="preserve"> </w:t>
      </w:r>
      <w:proofErr w:type="spellStart"/>
      <w:r w:rsidRPr="00CD6347">
        <w:rPr>
          <w:i/>
          <w:iCs/>
          <w:lang w:val="fr-FR"/>
        </w:rPr>
        <w:t>Technol</w:t>
      </w:r>
      <w:proofErr w:type="spellEnd"/>
      <w:r w:rsidRPr="00CD6347">
        <w:rPr>
          <w:lang w:val="fr-FR"/>
        </w:rPr>
        <w:t xml:space="preserve"> </w:t>
      </w:r>
      <w:proofErr w:type="gramStart"/>
      <w:r w:rsidRPr="00CD6347">
        <w:rPr>
          <w:lang w:val="fr-FR"/>
        </w:rPr>
        <w:t>2017;</w:t>
      </w:r>
      <w:proofErr w:type="gramEnd"/>
      <w:r w:rsidRPr="00CD6347">
        <w:rPr>
          <w:lang w:val="fr-FR"/>
        </w:rPr>
        <w:t xml:space="preserve"> 93: 2571–2598.</w:t>
      </w:r>
    </w:p>
    <w:p w14:paraId="49F0837C" w14:textId="3E588646" w:rsidR="00BD4A80" w:rsidRPr="00CD6347" w:rsidRDefault="00A0411C">
      <w:pPr>
        <w:pStyle w:val="Bibliographie"/>
      </w:pPr>
      <w:bookmarkStart w:id="632" w:name="ref-CruzSanchez2014"/>
      <w:bookmarkEnd w:id="631"/>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w:t>
      </w:r>
      <w:proofErr w:type="gramStart"/>
      <w:r w:rsidRPr="00CD6347">
        <w:t>open source</w:t>
      </w:r>
      <w:proofErr w:type="gramEnd"/>
      <w:r w:rsidRPr="00CD6347">
        <w:t xml:space="preserv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633" w:name="ref-Roberson2013"/>
      <w:bookmarkEnd w:id="632"/>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634" w:name="ref-JaisinghSheoran2019"/>
      <w:bookmarkEnd w:id="633"/>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635" w:name="ref-Chacon2017"/>
      <w:bookmarkEnd w:id="634"/>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636" w:name="ref-Montgomery2001"/>
      <w:bookmarkEnd w:id="635"/>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637" w:name="ref-Singh2019"/>
      <w:bookmarkEnd w:id="636"/>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431E95" w:rsidRDefault="00A0411C">
      <w:pPr>
        <w:pStyle w:val="Bibliographie"/>
      </w:pPr>
      <w:bookmarkStart w:id="638" w:name="ref-Tanveer2019"/>
      <w:bookmarkEnd w:id="637"/>
      <w:r w:rsidRPr="00CD6347">
        <w:lastRenderedPageBreak/>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phie"/>
      </w:pPr>
      <w:bookmarkStart w:id="639" w:name="ref-UNE"/>
      <w:bookmarkEnd w:id="638"/>
      <w:r w:rsidRPr="00431E95">
        <w:t xml:space="preserve">47. </w:t>
      </w:r>
      <w:r w:rsidRPr="00431E95">
        <w:tab/>
      </w:r>
      <w:r w:rsidR="005311C4" w:rsidRPr="00431E95">
        <w:t>Pérez M, Medina-Sánchez G, García-</w:t>
      </w:r>
      <w:proofErr w:type="spellStart"/>
      <w:r w:rsidR="005311C4" w:rsidRPr="00431E95">
        <w:t>Collado</w:t>
      </w:r>
      <w:proofErr w:type="spellEnd"/>
      <w:r w:rsidR="005311C4" w:rsidRPr="00431E95">
        <w:t xml:space="preserve"> A, Gupta M, </w:t>
      </w:r>
      <w:proofErr w:type="spellStart"/>
      <w:r w:rsidR="005311C4" w:rsidRPr="00431E95">
        <w:t>Carou</w:t>
      </w:r>
      <w:proofErr w:type="spellEnd"/>
      <w:r w:rsidR="005311C4" w:rsidRPr="00431E95">
        <w:t xml:space="preserve">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phie"/>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431E95" w:rsidRDefault="00336F5F">
      <w:pPr>
        <w:pStyle w:val="Bibliographie"/>
        <w:rPr>
          <w:color w:val="FF0000"/>
        </w:rPr>
      </w:pPr>
      <w:r>
        <w:rPr>
          <w:lang w:val="fr-FR"/>
        </w:rPr>
        <w:t xml:space="preserve">49. </w:t>
      </w:r>
      <w:r w:rsidR="00A0411C" w:rsidRPr="00CD6347">
        <w:rPr>
          <w:lang w:val="fr-FR"/>
        </w:rPr>
        <w:t xml:space="preserve">UNE. UNE </w:t>
      </w:r>
      <w:proofErr w:type="gramStart"/>
      <w:r w:rsidR="00A0411C" w:rsidRPr="00CD6347">
        <w:rPr>
          <w:lang w:val="fr-FR"/>
        </w:rPr>
        <w:t>116005:</w:t>
      </w:r>
      <w:proofErr w:type="gramEnd"/>
      <w:r w:rsidR="00A0411C" w:rsidRPr="00CD6347">
        <w:rPr>
          <w:lang w:val="fr-FR"/>
        </w:rPr>
        <w:t xml:space="preserve">2012 </w:t>
      </w:r>
      <w:proofErr w:type="spellStart"/>
      <w:r w:rsidR="00A0411C" w:rsidRPr="00CD6347">
        <w:rPr>
          <w:lang w:val="fr-FR"/>
        </w:rPr>
        <w:t>Fabricación</w:t>
      </w:r>
      <w:proofErr w:type="spellEnd"/>
      <w:r w:rsidR="00A0411C" w:rsidRPr="00CD6347">
        <w:rPr>
          <w:lang w:val="fr-FR"/>
        </w:rPr>
        <w:t xml:space="preserve"> </w:t>
      </w:r>
      <w:proofErr w:type="spellStart"/>
      <w:r w:rsidR="00A0411C" w:rsidRPr="00CD6347">
        <w:rPr>
          <w:lang w:val="fr-FR"/>
        </w:rPr>
        <w:t>por</w:t>
      </w:r>
      <w:proofErr w:type="spellEnd"/>
      <w:r w:rsidR="00A0411C" w:rsidRPr="00CD6347">
        <w:rPr>
          <w:lang w:val="fr-FR"/>
        </w:rPr>
        <w:t xml:space="preserve"> </w:t>
      </w:r>
      <w:proofErr w:type="spellStart"/>
      <w:r w:rsidR="00A0411C" w:rsidRPr="00CD6347">
        <w:rPr>
          <w:lang w:val="fr-FR"/>
        </w:rPr>
        <w:t>adición</w:t>
      </w:r>
      <w:proofErr w:type="spellEnd"/>
      <w:r w:rsidR="00A0411C" w:rsidRPr="00CD6347">
        <w:rPr>
          <w:lang w:val="fr-FR"/>
        </w:rPr>
        <w:t xml:space="preserve"> </w:t>
      </w:r>
      <w:r w:rsidR="00A0411C" w:rsidRPr="00D35013">
        <w:rPr>
          <w:color w:val="FF0000"/>
          <w:lang w:val="fr-FR"/>
        </w:rPr>
        <w:t xml:space="preserve">de </w:t>
      </w:r>
      <w:r w:rsidR="00D35013" w:rsidRPr="00D35013">
        <w:rPr>
          <w:color w:val="FF0000"/>
          <w:lang w:val="fr-FR"/>
        </w:rPr>
        <w:t xml:space="preserve">capas en </w:t>
      </w:r>
      <w:proofErr w:type="spellStart"/>
      <w:r w:rsidR="00D35013" w:rsidRPr="00D35013">
        <w:rPr>
          <w:color w:val="FF0000"/>
          <w:lang w:val="fr-FR"/>
        </w:rPr>
        <w:t>materiales</w:t>
      </w:r>
      <w:proofErr w:type="spellEnd"/>
      <w:r w:rsidR="00D35013" w:rsidRPr="00D35013">
        <w:rPr>
          <w:color w:val="FF0000"/>
          <w:lang w:val="fr-FR"/>
        </w:rPr>
        <w:t xml:space="preserve"> </w:t>
      </w:r>
      <w:proofErr w:type="spellStart"/>
      <w:r w:rsidR="00D35013" w:rsidRPr="00D35013">
        <w:rPr>
          <w:color w:val="FF0000"/>
          <w:lang w:val="fr-FR"/>
        </w:rPr>
        <w:t>plásticos</w:t>
      </w:r>
      <w:proofErr w:type="spellEnd"/>
      <w:r w:rsidR="00D35013" w:rsidRPr="00D35013">
        <w:rPr>
          <w:color w:val="FF0000"/>
          <w:lang w:val="fr-FR"/>
        </w:rPr>
        <w:t xml:space="preserve">. </w:t>
      </w:r>
      <w:proofErr w:type="spellStart"/>
      <w:r w:rsidR="00D35013" w:rsidRPr="00431E95">
        <w:rPr>
          <w:color w:val="FF0000"/>
        </w:rPr>
        <w:t>Fabricación</w:t>
      </w:r>
      <w:proofErr w:type="spellEnd"/>
      <w:r w:rsidR="00D35013" w:rsidRPr="00431E95">
        <w:rPr>
          <w:color w:val="FF0000"/>
        </w:rPr>
        <w:t xml:space="preserve"> </w:t>
      </w:r>
      <w:proofErr w:type="spellStart"/>
      <w:r w:rsidR="00D35013" w:rsidRPr="00431E95">
        <w:rPr>
          <w:color w:val="FF0000"/>
        </w:rPr>
        <w:t>aditiva</w:t>
      </w:r>
      <w:proofErr w:type="spellEnd"/>
      <w:r w:rsidR="00D35013" w:rsidRPr="00431E95">
        <w:rPr>
          <w:color w:val="FF0000"/>
        </w:rPr>
        <w:t xml:space="preserve">. </w:t>
      </w:r>
      <w:proofErr w:type="spellStart"/>
      <w:r w:rsidR="00D35013" w:rsidRPr="00431E95">
        <w:rPr>
          <w:color w:val="FF0000"/>
        </w:rPr>
        <w:t>Preparación</w:t>
      </w:r>
      <w:proofErr w:type="spellEnd"/>
      <w:r w:rsidR="00D35013" w:rsidRPr="00431E95">
        <w:rPr>
          <w:color w:val="FF0000"/>
        </w:rPr>
        <w:t xml:space="preserve"> de </w:t>
      </w:r>
      <w:proofErr w:type="spellStart"/>
      <w:r w:rsidR="00D35013" w:rsidRPr="00431E95">
        <w:rPr>
          <w:color w:val="FF0000"/>
        </w:rPr>
        <w:t>probetas</w:t>
      </w:r>
      <w:proofErr w:type="spellEnd"/>
      <w:r w:rsidR="00D35013" w:rsidRPr="00431E95">
        <w:rPr>
          <w:color w:val="FF0000"/>
        </w:rPr>
        <w:t>.</w:t>
      </w:r>
    </w:p>
    <w:p w14:paraId="6455033D" w14:textId="77F90BF3" w:rsidR="00447E2D" w:rsidRPr="00431E95" w:rsidRDefault="00336F5F" w:rsidP="00447E2D">
      <w:pPr>
        <w:pStyle w:val="Bibliographie"/>
        <w:rPr>
          <w:color w:val="FF0000"/>
        </w:rPr>
      </w:pPr>
      <w:bookmarkStart w:id="640" w:name="ref-Wang2020h"/>
      <w:bookmarkEnd w:id="639"/>
      <w:r w:rsidRPr="00431E95">
        <w:rPr>
          <w:color w:val="FF0000"/>
        </w:rPr>
        <w:t>50</w:t>
      </w:r>
      <w:r w:rsidR="00A0411C" w:rsidRPr="00431E95">
        <w:rPr>
          <w:color w:val="FF0000"/>
        </w:rPr>
        <w:t xml:space="preserve">. </w:t>
      </w:r>
      <w:r w:rsidR="00A0411C" w:rsidRPr="00431E95">
        <w:rPr>
          <w:color w:val="FF0000"/>
        </w:rPr>
        <w:tab/>
      </w:r>
      <w:proofErr w:type="spellStart"/>
      <w:r w:rsidR="00447E2D" w:rsidRPr="00431E95">
        <w:rPr>
          <w:color w:val="FF0000"/>
        </w:rPr>
        <w:t>Pazhamannil</w:t>
      </w:r>
      <w:proofErr w:type="spellEnd"/>
      <w:r w:rsidR="00447E2D" w:rsidRPr="00431E95">
        <w:rPr>
          <w:color w:val="FF0000"/>
        </w:rPr>
        <w:t xml:space="preserve"> RV, Govindan P, </w:t>
      </w:r>
      <w:proofErr w:type="spellStart"/>
      <w:r w:rsidR="00447E2D" w:rsidRPr="00431E95">
        <w:rPr>
          <w:color w:val="FF0000"/>
        </w:rPr>
        <w:t>Sooraj</w:t>
      </w:r>
      <w:proofErr w:type="spellEnd"/>
      <w:r w:rsidR="00447E2D" w:rsidRPr="00431E95">
        <w:rPr>
          <w:color w:val="FF0000"/>
        </w:rPr>
        <w:t xml:space="preserve"> P. Prediction of the tensile strength of polylactic acid fused deposition models using artificial neural network technique. Materials Today: Proceedings 2021, 46(19) :9187-9193,</w:t>
      </w:r>
    </w:p>
    <w:p w14:paraId="27AA6ED2" w14:textId="0E5C7E93" w:rsidR="00B44D70" w:rsidRPr="00431E95" w:rsidRDefault="00447E2D" w:rsidP="00B44D70">
      <w:pPr>
        <w:pStyle w:val="Bibliographie"/>
        <w:rPr>
          <w:color w:val="FF0000"/>
        </w:rPr>
      </w:pPr>
      <w:r w:rsidRPr="00431E95">
        <w:rPr>
          <w:color w:val="FF0000"/>
        </w:rPr>
        <w:t xml:space="preserve">51. </w:t>
      </w:r>
      <w:proofErr w:type="spellStart"/>
      <w:r w:rsidR="00B44D70" w:rsidRPr="00431E95">
        <w:rPr>
          <w:color w:val="FF0000"/>
        </w:rPr>
        <w:t>Hikmat</w:t>
      </w:r>
      <w:proofErr w:type="spellEnd"/>
      <w:r w:rsidR="00B44D70" w:rsidRPr="00431E95">
        <w:rPr>
          <w:color w:val="FF0000"/>
        </w:rPr>
        <w:t xml:space="preserve"> M, </w:t>
      </w:r>
      <w:proofErr w:type="spellStart"/>
      <w:r w:rsidR="00B44D70" w:rsidRPr="00431E95">
        <w:rPr>
          <w:color w:val="FF0000"/>
        </w:rPr>
        <w:t>Rostam</w:t>
      </w:r>
      <w:proofErr w:type="spellEnd"/>
      <w:r w:rsidR="00B44D70" w:rsidRPr="00431E95">
        <w:rPr>
          <w:color w:val="FF0000"/>
        </w:rPr>
        <w:t xml:space="preserve"> S, Ahmed YM. Investigation of tensile property-based Taguchi method of PLA parts fabricated by FDM 3D printing technology. Results </w:t>
      </w:r>
      <w:proofErr w:type="spellStart"/>
      <w:r w:rsidR="00B44D70" w:rsidRPr="00431E95">
        <w:rPr>
          <w:color w:val="FF0000"/>
        </w:rPr>
        <w:t>Eng</w:t>
      </w:r>
      <w:proofErr w:type="spellEnd"/>
      <w:r w:rsidR="00B44D70" w:rsidRPr="00431E95">
        <w:rPr>
          <w:color w:val="FF0000"/>
        </w:rPr>
        <w:t xml:space="preserve"> 2021 ; 11 :100264</w:t>
      </w:r>
    </w:p>
    <w:p w14:paraId="1762E59F" w14:textId="0DF08205" w:rsidR="00BD4A80" w:rsidRPr="00CD6347" w:rsidRDefault="00336F5F">
      <w:pPr>
        <w:pStyle w:val="Bibliographie"/>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641" w:name="ref-Garcia-Dominguez2020"/>
      <w:bookmarkEnd w:id="640"/>
      <w:r>
        <w:t>5</w:t>
      </w:r>
      <w:r w:rsidR="00447E2D">
        <w:t>3</w:t>
      </w:r>
      <w:r w:rsidR="00A0411C" w:rsidRPr="00CD6347">
        <w:t xml:space="preserve">. </w:t>
      </w:r>
      <w:r w:rsidR="00A0411C" w:rsidRPr="00CD6347">
        <w:tab/>
      </w:r>
      <w:r w:rsidR="00A0411C" w:rsidRPr="00F121A1">
        <w:rPr>
          <w:lang w:val="fr-FR"/>
          <w:rPrChange w:id="642" w:author="Fabio Alberto Cruz Sanchez" w:date="2021-11-19T09:24:00Z">
            <w:rPr/>
          </w:rPrChange>
        </w:rPr>
        <w:t>García-</w:t>
      </w:r>
      <w:proofErr w:type="spellStart"/>
      <w:r w:rsidR="00A0411C" w:rsidRPr="00F121A1">
        <w:rPr>
          <w:lang w:val="fr-FR"/>
          <w:rPrChange w:id="643" w:author="Fabio Alberto Cruz Sanchez" w:date="2021-11-19T09:24:00Z">
            <w:rPr/>
          </w:rPrChange>
        </w:rPr>
        <w:t>Domínguez</w:t>
      </w:r>
      <w:proofErr w:type="spellEnd"/>
      <w:r w:rsidR="00A0411C" w:rsidRPr="00F121A1">
        <w:rPr>
          <w:lang w:val="fr-FR"/>
          <w:rPrChange w:id="644" w:author="Fabio Alberto Cruz Sanchez" w:date="2021-11-19T09:24:00Z">
            <w:rPr/>
          </w:rPrChange>
        </w:rPr>
        <w:t xml:space="preserve"> A, Claver J, </w:t>
      </w:r>
      <w:proofErr w:type="spellStart"/>
      <w:r w:rsidR="00A0411C" w:rsidRPr="00F121A1">
        <w:rPr>
          <w:lang w:val="fr-FR"/>
          <w:rPrChange w:id="645" w:author="Fabio Alberto Cruz Sanchez" w:date="2021-11-19T09:24:00Z">
            <w:rPr/>
          </w:rPrChange>
        </w:rPr>
        <w:t>Camacho</w:t>
      </w:r>
      <w:proofErr w:type="spellEnd"/>
      <w:r w:rsidR="00A0411C" w:rsidRPr="00F121A1">
        <w:rPr>
          <w:lang w:val="fr-FR"/>
          <w:rPrChange w:id="646" w:author="Fabio Alberto Cruz Sanchez" w:date="2021-11-19T09:24:00Z">
            <w:rPr/>
          </w:rPrChange>
        </w:rPr>
        <w:t xml:space="preserve"> AM, </w:t>
      </w:r>
      <w:r w:rsidR="00447E2D" w:rsidRPr="00F121A1">
        <w:rPr>
          <w:i/>
          <w:lang w:val="fr-FR"/>
          <w:rPrChange w:id="647" w:author="Fabio Alberto Cruz Sanchez" w:date="2021-11-19T09:24:00Z">
            <w:rPr>
              <w:i/>
            </w:rPr>
          </w:rPrChange>
        </w:rPr>
        <w:t>et al.</w:t>
      </w:r>
      <w:r w:rsidR="00A0411C" w:rsidRPr="00F121A1">
        <w:rPr>
          <w:lang w:val="fr-FR"/>
          <w:rPrChange w:id="648" w:author="Fabio Alberto Cruz Sanchez" w:date="2021-11-19T09:24:00Z">
            <w:rPr/>
          </w:rPrChange>
        </w:rPr>
        <w:t xml:space="preserve"> </w:t>
      </w:r>
      <w:r w:rsidR="00A0411C" w:rsidRPr="00CD6347">
        <w:t xml:space="preserve">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649" w:name="ref-Corapi2019"/>
      <w:bookmarkEnd w:id="641"/>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650" w:name="ref-Wagner2020"/>
      <w:bookmarkEnd w:id="649"/>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Pr="00F121A1" w:rsidRDefault="00E16A61">
      <w:pPr>
        <w:pStyle w:val="Bibliographie"/>
        <w:rPr>
          <w:lang w:val="fr-FR"/>
          <w:rPrChange w:id="651" w:author="Fabio Alberto Cruz Sanchez" w:date="2021-11-19T09:24:00Z">
            <w:rPr/>
          </w:rPrChange>
        </w:rPr>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F121A1">
        <w:rPr>
          <w:i/>
          <w:iCs/>
          <w:color w:val="FF0000"/>
          <w:lang w:val="fr-FR"/>
          <w:rPrChange w:id="652" w:author="Fabio Alberto Cruz Sanchez" w:date="2021-11-19T09:24:00Z">
            <w:rPr>
              <w:i/>
              <w:iCs/>
              <w:color w:val="FF0000"/>
            </w:rPr>
          </w:rPrChange>
        </w:rPr>
        <w:t>Resour</w:t>
      </w:r>
      <w:proofErr w:type="spellEnd"/>
      <w:r w:rsidR="00D35013" w:rsidRPr="00F121A1">
        <w:rPr>
          <w:i/>
          <w:iCs/>
          <w:color w:val="FF0000"/>
          <w:lang w:val="fr-FR"/>
          <w:rPrChange w:id="653" w:author="Fabio Alberto Cruz Sanchez" w:date="2021-11-19T09:24:00Z">
            <w:rPr>
              <w:i/>
              <w:iCs/>
              <w:color w:val="FF0000"/>
            </w:rPr>
          </w:rPrChange>
        </w:rPr>
        <w:t xml:space="preserve"> </w:t>
      </w:r>
      <w:proofErr w:type="spellStart"/>
      <w:r w:rsidR="00D35013" w:rsidRPr="00F121A1">
        <w:rPr>
          <w:i/>
          <w:iCs/>
          <w:color w:val="FF0000"/>
          <w:lang w:val="fr-FR"/>
          <w:rPrChange w:id="654" w:author="Fabio Alberto Cruz Sanchez" w:date="2021-11-19T09:24:00Z">
            <w:rPr>
              <w:i/>
              <w:iCs/>
              <w:color w:val="FF0000"/>
            </w:rPr>
          </w:rPrChange>
        </w:rPr>
        <w:t>Conserv</w:t>
      </w:r>
      <w:proofErr w:type="spellEnd"/>
      <w:r w:rsidR="00D35013" w:rsidRPr="00F121A1">
        <w:rPr>
          <w:i/>
          <w:iCs/>
          <w:color w:val="FF0000"/>
          <w:lang w:val="fr-FR"/>
          <w:rPrChange w:id="655" w:author="Fabio Alberto Cruz Sanchez" w:date="2021-11-19T09:24:00Z">
            <w:rPr>
              <w:i/>
              <w:iCs/>
              <w:color w:val="FF0000"/>
            </w:rPr>
          </w:rPrChange>
        </w:rPr>
        <w:t xml:space="preserve"> </w:t>
      </w:r>
      <w:proofErr w:type="spellStart"/>
      <w:r w:rsidR="00D35013" w:rsidRPr="00F121A1">
        <w:rPr>
          <w:i/>
          <w:iCs/>
          <w:color w:val="FF0000"/>
          <w:lang w:val="fr-FR"/>
          <w:rPrChange w:id="656" w:author="Fabio Alberto Cruz Sanchez" w:date="2021-11-19T09:24:00Z">
            <w:rPr>
              <w:i/>
              <w:iCs/>
              <w:color w:val="FF0000"/>
            </w:rPr>
          </w:rPrChange>
        </w:rPr>
        <w:t>Recycl</w:t>
      </w:r>
      <w:proofErr w:type="spellEnd"/>
      <w:r w:rsidR="00D35013" w:rsidRPr="00F121A1">
        <w:rPr>
          <w:color w:val="FF0000"/>
          <w:lang w:val="fr-FR"/>
          <w:rPrChange w:id="657" w:author="Fabio Alberto Cruz Sanchez" w:date="2021-11-19T09:24:00Z">
            <w:rPr>
              <w:color w:val="FF0000"/>
            </w:rPr>
          </w:rPrChange>
        </w:rPr>
        <w:t xml:space="preserve"> </w:t>
      </w:r>
      <w:proofErr w:type="gramStart"/>
      <w:r w:rsidR="00A0411C" w:rsidRPr="00F121A1">
        <w:rPr>
          <w:lang w:val="fr-FR"/>
          <w:rPrChange w:id="658" w:author="Fabio Alberto Cruz Sanchez" w:date="2021-11-19T09:24:00Z">
            <w:rPr/>
          </w:rPrChange>
        </w:rPr>
        <w:t>2020;</w:t>
      </w:r>
      <w:proofErr w:type="gramEnd"/>
      <w:r w:rsidR="00A0411C" w:rsidRPr="00F121A1">
        <w:rPr>
          <w:lang w:val="fr-FR"/>
          <w:rPrChange w:id="659" w:author="Fabio Alberto Cruz Sanchez" w:date="2021-11-19T09:24:00Z">
            <w:rPr/>
          </w:rPrChange>
        </w:rPr>
        <w:t xml:space="preserve"> 158: 104800.</w:t>
      </w:r>
    </w:p>
    <w:p w14:paraId="00C0CFA5" w14:textId="11150BC3" w:rsidR="00AC2D53" w:rsidRPr="009C23D2" w:rsidRDefault="00AC2D53">
      <w:pPr>
        <w:pStyle w:val="Bibliographie"/>
        <w:rPr>
          <w:color w:val="FF0000"/>
        </w:rPr>
      </w:pPr>
      <w:r w:rsidRPr="00F121A1">
        <w:rPr>
          <w:color w:val="FF0000"/>
          <w:lang w:val="fr-FR"/>
          <w:rPrChange w:id="660" w:author="Fabio Alberto Cruz Sanchez" w:date="2021-11-19T09:24:00Z">
            <w:rPr>
              <w:color w:val="FF0000"/>
            </w:rPr>
          </w:rPrChange>
        </w:rPr>
        <w:t xml:space="preserve">57. </w:t>
      </w:r>
      <w:r w:rsidRPr="00F121A1">
        <w:rPr>
          <w:color w:val="FF0000"/>
          <w:lang w:val="fr-FR"/>
          <w:rPrChange w:id="661" w:author="Fabio Alberto Cruz Sanchez" w:date="2021-11-19T09:24:00Z">
            <w:rPr>
              <w:color w:val="FF0000"/>
            </w:rPr>
          </w:rPrChange>
        </w:rPr>
        <w:tab/>
      </w:r>
      <w:proofErr w:type="spellStart"/>
      <w:r w:rsidRPr="00F121A1">
        <w:rPr>
          <w:color w:val="FF0000"/>
          <w:lang w:val="fr-FR"/>
          <w:rPrChange w:id="662" w:author="Fabio Alberto Cruz Sanchez" w:date="2021-11-19T09:24:00Z">
            <w:rPr>
              <w:color w:val="FF0000"/>
            </w:rPr>
          </w:rPrChange>
        </w:rPr>
        <w:t>Rahmati</w:t>
      </w:r>
      <w:proofErr w:type="spellEnd"/>
      <w:r w:rsidRPr="00F121A1">
        <w:rPr>
          <w:color w:val="FF0000"/>
          <w:lang w:val="fr-FR"/>
          <w:rPrChange w:id="663" w:author="Fabio Alberto Cruz Sanchez" w:date="2021-11-19T09:24:00Z">
            <w:rPr>
              <w:color w:val="FF0000"/>
            </w:rPr>
          </w:rPrChange>
        </w:rPr>
        <w:t xml:space="preserve">, A., </w:t>
      </w:r>
      <w:proofErr w:type="spellStart"/>
      <w:r w:rsidRPr="00F121A1">
        <w:rPr>
          <w:color w:val="FF0000"/>
          <w:lang w:val="fr-FR"/>
          <w:rPrChange w:id="664" w:author="Fabio Alberto Cruz Sanchez" w:date="2021-11-19T09:24:00Z">
            <w:rPr>
              <w:color w:val="FF0000"/>
            </w:rPr>
          </w:rPrChange>
        </w:rPr>
        <w:t>Heidari-Rarani</w:t>
      </w:r>
      <w:proofErr w:type="spellEnd"/>
      <w:r w:rsidRPr="00F121A1">
        <w:rPr>
          <w:color w:val="FF0000"/>
          <w:lang w:val="fr-FR"/>
          <w:rPrChange w:id="665" w:author="Fabio Alberto Cruz Sanchez" w:date="2021-11-19T09:24:00Z">
            <w:rPr>
              <w:color w:val="FF0000"/>
            </w:rPr>
          </w:rPrChange>
        </w:rPr>
        <w:t xml:space="preserve">, M., Lessard, L., 2021. </w:t>
      </w:r>
      <w:r w:rsidRPr="009C23D2">
        <w:rPr>
          <w:color w:val="FF0000"/>
        </w:rPr>
        <w:t xml:space="preserve">A novel conservative failure model for the fused deposition modeling of polylactic acid specimens. </w:t>
      </w:r>
      <w:proofErr w:type="spellStart"/>
      <w:r w:rsidRPr="009C23D2">
        <w:rPr>
          <w:color w:val="FF0000"/>
        </w:rPr>
        <w:t>Addit</w:t>
      </w:r>
      <w:proofErr w:type="spellEnd"/>
      <w:r w:rsidRPr="009C23D2">
        <w:rPr>
          <w:color w:val="FF0000"/>
        </w:rPr>
        <w:t>. Manuf. 48, 102460. https://doi.org/10.1016/j.addma.2021.102460</w:t>
      </w:r>
    </w:p>
    <w:p w14:paraId="45F7357E" w14:textId="39D3A1C2" w:rsidR="00BD4A80" w:rsidRPr="00CD6347" w:rsidRDefault="00AC2D53">
      <w:pPr>
        <w:pStyle w:val="Bibliographie"/>
      </w:pPr>
      <w:bookmarkStart w:id="666" w:name="ref-Schwarz2021"/>
      <w:bookmarkEnd w:id="650"/>
      <w:r>
        <w:t>58</w:t>
      </w:r>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770312DA" w:rsidR="00BD4A80" w:rsidRPr="00CD6347" w:rsidRDefault="00DA4E51">
      <w:pPr>
        <w:pStyle w:val="Bibliographie"/>
      </w:pPr>
      <w:bookmarkStart w:id="667" w:name="ref-Nur-A-Tomal2020"/>
      <w:bookmarkEnd w:id="666"/>
      <w:r>
        <w:lastRenderedPageBreak/>
        <w:t>59</w:t>
      </w:r>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4BF73459" w:rsidR="00BD4A80" w:rsidRPr="00CD6347" w:rsidRDefault="00DA4E51">
      <w:pPr>
        <w:pStyle w:val="Bibliographie"/>
        <w:rPr>
          <w:lang w:val="fr-FR"/>
        </w:rPr>
      </w:pPr>
      <w:bookmarkStart w:id="668" w:name="ref-Sauerwein2019"/>
      <w:bookmarkEnd w:id="667"/>
      <w:r>
        <w:rPr>
          <w:lang w:val="fr-FR"/>
        </w:rPr>
        <w:t>60</w:t>
      </w:r>
      <w:r w:rsidR="00A0411C" w:rsidRPr="00CD6347">
        <w:rPr>
          <w:lang w:val="fr-FR"/>
        </w:rPr>
        <w:t xml:space="preserve">. </w:t>
      </w:r>
      <w:r w:rsidR="00A0411C" w:rsidRPr="00CD6347">
        <w:rPr>
          <w:lang w:val="fr-FR"/>
        </w:rPr>
        <w:tab/>
      </w:r>
      <w:proofErr w:type="spellStart"/>
      <w:r w:rsidR="00A0411C" w:rsidRPr="00CD6347">
        <w:rPr>
          <w:lang w:val="fr-FR"/>
        </w:rPr>
        <w:t>Sauerwein</w:t>
      </w:r>
      <w:proofErr w:type="spellEnd"/>
      <w:r w:rsidR="00A0411C" w:rsidRPr="00CD6347">
        <w:rPr>
          <w:lang w:val="fr-FR"/>
        </w:rPr>
        <w:t xml:space="preserve"> M, </w:t>
      </w:r>
      <w:proofErr w:type="spellStart"/>
      <w:r w:rsidR="00A0411C" w:rsidRPr="00CD6347">
        <w:rPr>
          <w:lang w:val="fr-FR"/>
        </w:rPr>
        <w:t>Doubrovski</w:t>
      </w:r>
      <w:proofErr w:type="spellEnd"/>
      <w:r w:rsidR="00A0411C" w:rsidRPr="00CD6347">
        <w:rPr>
          <w:lang w:val="fr-FR"/>
        </w:rPr>
        <w:t xml:space="preserve"> E, </w:t>
      </w:r>
      <w:proofErr w:type="spellStart"/>
      <w:r w:rsidR="00A0411C" w:rsidRPr="00CD6347">
        <w:rPr>
          <w:lang w:val="fr-FR"/>
        </w:rPr>
        <w:t>Balkenende</w:t>
      </w:r>
      <w:proofErr w:type="spellEnd"/>
      <w:r w:rsidR="00A0411C" w:rsidRPr="00CD6347">
        <w:rPr>
          <w:lang w:val="fr-FR"/>
        </w:rPr>
        <w:t xml:space="preserv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 xml:space="preserve">J Clean </w:t>
      </w:r>
      <w:proofErr w:type="spellStart"/>
      <w:r w:rsidR="00A0411C" w:rsidRPr="00CD6347">
        <w:rPr>
          <w:i/>
          <w:iCs/>
          <w:lang w:val="fr-FR"/>
        </w:rPr>
        <w:t>Prod</w:t>
      </w:r>
      <w:proofErr w:type="spellEnd"/>
      <w:r w:rsidR="00A0411C" w:rsidRPr="00CD6347">
        <w:rPr>
          <w:lang w:val="fr-FR"/>
        </w:rPr>
        <w:t xml:space="preserve"> </w:t>
      </w:r>
      <w:proofErr w:type="gramStart"/>
      <w:r w:rsidR="00A0411C" w:rsidRPr="00CD6347">
        <w:rPr>
          <w:lang w:val="fr-FR"/>
        </w:rPr>
        <w:t>2019;</w:t>
      </w:r>
      <w:proofErr w:type="gramEnd"/>
      <w:r w:rsidR="00A0411C" w:rsidRPr="00CD6347">
        <w:rPr>
          <w:lang w:val="fr-FR"/>
        </w:rPr>
        <w:t xml:space="preserve"> 226: 1138–1149.</w:t>
      </w:r>
    </w:p>
    <w:p w14:paraId="7FD390A3" w14:textId="65A01D9C" w:rsidR="00BD4A80" w:rsidRPr="00CD6347" w:rsidRDefault="00DA4E51">
      <w:pPr>
        <w:pStyle w:val="Bibliographie"/>
      </w:pPr>
      <w:bookmarkStart w:id="669" w:name="ref-Jin2017"/>
      <w:bookmarkEnd w:id="668"/>
      <w:r>
        <w:rPr>
          <w:lang w:val="fr-FR"/>
        </w:rPr>
        <w:t>61</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4A9CDD5C" w:rsidR="00BD4A80" w:rsidRPr="00CD6347" w:rsidRDefault="00DA4E51">
      <w:pPr>
        <w:pStyle w:val="Bibliographie"/>
      </w:pPr>
      <w:bookmarkStart w:id="670" w:name="ref-Sauer2009"/>
      <w:bookmarkEnd w:id="669"/>
      <w:r>
        <w:t>62</w:t>
      </w:r>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w:t>
      </w:r>
      <w:proofErr w:type="gramStart"/>
      <w:r w:rsidR="00A0411C" w:rsidRPr="00CD6347">
        <w:t>evaluation</w:t>
      </w:r>
      <w:proofErr w:type="gramEnd"/>
      <w:r w:rsidR="00A0411C" w:rsidRPr="00CD6347">
        <w:t xml:space="preserve"> and emotion. </w:t>
      </w:r>
      <w:r w:rsidR="00A0411C" w:rsidRPr="00CD6347">
        <w:rPr>
          <w:i/>
          <w:iCs/>
        </w:rPr>
        <w:t>Appl Ergon</w:t>
      </w:r>
      <w:r w:rsidR="00A0411C" w:rsidRPr="00CD6347">
        <w:t xml:space="preserve"> 2009; 40: 670–677.</w:t>
      </w:r>
    </w:p>
    <w:p w14:paraId="0685CA12" w14:textId="7EE4FDA4" w:rsidR="00BD4A80" w:rsidRPr="00CD6347" w:rsidRDefault="00DA4E51">
      <w:pPr>
        <w:pStyle w:val="Bibliographie"/>
      </w:pPr>
      <w:bookmarkStart w:id="671" w:name="ref-Sauer2010"/>
      <w:bookmarkEnd w:id="670"/>
      <w:r>
        <w:t>63</w:t>
      </w:r>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31E37A02" w:rsidR="00BD4A80" w:rsidRDefault="00DA4E51">
      <w:pPr>
        <w:pStyle w:val="Bibliographie"/>
      </w:pPr>
      <w:bookmarkStart w:id="672" w:name="ref-Kohtala2015a"/>
      <w:bookmarkEnd w:id="671"/>
      <w:r>
        <w:t>64</w:t>
      </w:r>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522"/>
      <w:bookmarkEnd w:id="524"/>
      <w:bookmarkEnd w:id="672"/>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Fabio Alberto Cruz Sanchez" w:date="2021-11-19T09:29:00Z" w:initials="FACS">
    <w:p w14:paraId="0A26AF20" w14:textId="72B9BB9E" w:rsidR="00F121A1" w:rsidRPr="0002771E" w:rsidRDefault="00F121A1">
      <w:pPr>
        <w:pStyle w:val="Commentaire"/>
        <w:rPr>
          <w:lang w:val="fr-FR"/>
        </w:rPr>
      </w:pPr>
      <w:r>
        <w:rPr>
          <w:rStyle w:val="Marquedecommentaire"/>
        </w:rPr>
        <w:annotationRef/>
      </w:r>
      <w:r w:rsidRPr="0002771E">
        <w:rPr>
          <w:lang w:val="fr-FR"/>
        </w:rPr>
        <w:t xml:space="preserve">Tabla </w:t>
      </w:r>
      <w:proofErr w:type="spellStart"/>
      <w:r w:rsidRPr="0002771E">
        <w:rPr>
          <w:lang w:val="fr-FR"/>
        </w:rPr>
        <w:t>adjuntada</w:t>
      </w:r>
      <w:proofErr w:type="spellEnd"/>
    </w:p>
  </w:comment>
  <w:comment w:id="320" w:author="Fabio Alberto Cruz Sanchez" w:date="2021-11-19T11:07:00Z" w:initials="FACS">
    <w:p w14:paraId="4F271B4A" w14:textId="3E0C8C3B" w:rsidR="0002771E" w:rsidRPr="0002771E" w:rsidRDefault="0002771E">
      <w:pPr>
        <w:pStyle w:val="Commentaire"/>
        <w:rPr>
          <w:lang w:val="fr-FR"/>
        </w:rPr>
      </w:pPr>
      <w:r>
        <w:rPr>
          <w:rStyle w:val="Marquedecommentaire"/>
        </w:rPr>
        <w:annotationRef/>
      </w:r>
      <w:r w:rsidRPr="0002771E">
        <w:rPr>
          <w:lang w:val="fr-FR"/>
        </w:rPr>
        <w:t xml:space="preserve">A </w:t>
      </w:r>
      <w:proofErr w:type="spellStart"/>
      <w:r w:rsidRPr="0002771E">
        <w:rPr>
          <w:lang w:val="fr-FR"/>
        </w:rPr>
        <w:t>revisar</w:t>
      </w:r>
      <w:proofErr w:type="spellEnd"/>
      <w:r w:rsidRPr="0002771E">
        <w:rPr>
          <w:lang w:val="fr-FR"/>
        </w:rPr>
        <w:t xml:space="preserve"> si sigue </w:t>
      </w:r>
      <w:proofErr w:type="spellStart"/>
      <w:r w:rsidRPr="0002771E">
        <w:rPr>
          <w:lang w:val="fr-FR"/>
        </w:rPr>
        <w:t>siendo</w:t>
      </w:r>
      <w:proofErr w:type="spellEnd"/>
      <w:r w:rsidRPr="0002771E">
        <w:rPr>
          <w:lang w:val="fr-FR"/>
        </w:rPr>
        <w:t xml:space="preserve"> </w:t>
      </w:r>
      <w:proofErr w:type="spellStart"/>
      <w:r>
        <w:rPr>
          <w:lang w:val="fr-FR"/>
        </w:rPr>
        <w:t>coherente</w:t>
      </w:r>
      <w:proofErr w:type="spellEnd"/>
    </w:p>
  </w:comment>
  <w:comment w:id="335" w:author="Fabio Alberto Cruz Sanchez" w:date="2021-11-19T09:34:00Z" w:initials="FACS">
    <w:p w14:paraId="0C871BCD" w14:textId="7D82D3D6" w:rsidR="007B0254" w:rsidRDefault="007B0254">
      <w:pPr>
        <w:pStyle w:val="Commentaire"/>
      </w:pPr>
      <w:r>
        <w:rPr>
          <w:rStyle w:val="Marquedecommentaire"/>
        </w:rPr>
        <w:annotationRef/>
      </w:r>
      <w:proofErr w:type="spellStart"/>
      <w:r>
        <w:t>Figura</w:t>
      </w:r>
      <w:proofErr w:type="spellEnd"/>
      <w:r>
        <w:t xml:space="preserve"> </w:t>
      </w:r>
      <w:proofErr w:type="spellStart"/>
      <w:r>
        <w:t>cambiada</w:t>
      </w:r>
      <w:proofErr w:type="spellEnd"/>
    </w:p>
  </w:comment>
  <w:comment w:id="446" w:author="Fabio Alberto Cruz Sanchez" w:date="2021-11-10T11:22:00Z" w:initials="FACS">
    <w:p w14:paraId="3C95989D" w14:textId="77777777" w:rsidR="004308F6" w:rsidRDefault="004308F6" w:rsidP="0057387A">
      <w:pPr>
        <w:pStyle w:val="Commentaire"/>
        <w:ind w:left="720" w:hanging="720"/>
        <w:rPr>
          <w:rStyle w:val="Marquedecommentaire"/>
          <w:lang w:val="fr-FR"/>
        </w:rPr>
      </w:pPr>
      <w:r>
        <w:rPr>
          <w:rStyle w:val="Marquedecommentaire"/>
        </w:rPr>
        <w:annotationRef/>
      </w:r>
      <w:r w:rsidRPr="005E0D33">
        <w:rPr>
          <w:rStyle w:val="Marquedecommentaire"/>
          <w:lang w:val="fr-FR"/>
        </w:rPr>
        <w:t xml:space="preserve">Una </w:t>
      </w:r>
      <w:proofErr w:type="spellStart"/>
      <w:r w:rsidRPr="005E0D33">
        <w:rPr>
          <w:rStyle w:val="Marquedecommentaire"/>
          <w:lang w:val="fr-FR"/>
        </w:rPr>
        <w:t>function</w:t>
      </w:r>
      <w:proofErr w:type="spellEnd"/>
      <w:r w:rsidRPr="005E0D33">
        <w:rPr>
          <w:rStyle w:val="Marquedecommentaire"/>
          <w:lang w:val="fr-FR"/>
        </w:rPr>
        <w:t xml:space="preserve"> </w:t>
      </w:r>
      <w:proofErr w:type="spellStart"/>
      <w:r w:rsidRPr="005E0D33">
        <w:rPr>
          <w:rStyle w:val="Marquedecommentaire"/>
          <w:lang w:val="fr-FR"/>
        </w:rPr>
        <w:t>cuadratica</w:t>
      </w:r>
      <w:proofErr w:type="spellEnd"/>
      <w:r w:rsidRPr="005E0D33">
        <w:rPr>
          <w:rStyle w:val="Marquedecommentaire"/>
          <w:lang w:val="fr-FR"/>
        </w:rPr>
        <w:t xml:space="preserve"> para la section entre</w:t>
      </w:r>
      <w:r>
        <w:rPr>
          <w:rStyle w:val="Marquedecommentaire"/>
          <w:lang w:val="fr-FR"/>
        </w:rPr>
        <w:t xml:space="preserve"> 85%-100% no es </w:t>
      </w:r>
      <w:proofErr w:type="spellStart"/>
      <w:r>
        <w:rPr>
          <w:rStyle w:val="Marquedecommentaire"/>
          <w:lang w:val="fr-FR"/>
        </w:rPr>
        <w:t>posible</w:t>
      </w:r>
      <w:proofErr w:type="spellEnd"/>
      <w:r>
        <w:rPr>
          <w:rStyle w:val="Marquedecommentaire"/>
          <w:lang w:val="fr-FR"/>
        </w:rPr>
        <w:t xml:space="preserve"> Diego porque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reducida</w:t>
      </w:r>
      <w:proofErr w:type="spellEnd"/>
      <w:r>
        <w:rPr>
          <w:rStyle w:val="Marquedecommentaire"/>
          <w:lang w:val="fr-FR"/>
        </w:rPr>
        <w:t xml:space="preserve">. </w:t>
      </w:r>
    </w:p>
    <w:p w14:paraId="210A340B" w14:textId="1C0749B5" w:rsidR="004308F6" w:rsidRPr="005E0D33" w:rsidRDefault="004308F6">
      <w:pPr>
        <w:pStyle w:val="Commentaire"/>
        <w:rPr>
          <w:lang w:val="fr-FR"/>
        </w:rPr>
      </w:pPr>
      <w:proofErr w:type="spellStart"/>
      <w:r>
        <w:rPr>
          <w:rStyle w:val="Marquedecommentaire"/>
          <w:lang w:val="fr-FR"/>
        </w:rPr>
        <w:t>Esta</w:t>
      </w:r>
      <w:proofErr w:type="spellEnd"/>
      <w:r>
        <w:rPr>
          <w:rStyle w:val="Marquedecommentaire"/>
          <w:lang w:val="fr-FR"/>
        </w:rPr>
        <w:t xml:space="preserve"> parte </w:t>
      </w:r>
      <w:proofErr w:type="spellStart"/>
      <w:r>
        <w:rPr>
          <w:rStyle w:val="Marquedecommentaire"/>
          <w:lang w:val="fr-FR"/>
        </w:rPr>
        <w:t>estoy</w:t>
      </w:r>
      <w:proofErr w:type="spellEnd"/>
      <w:r>
        <w:rPr>
          <w:rStyle w:val="Marquedecommentaire"/>
          <w:lang w:val="fr-FR"/>
        </w:rPr>
        <w:t xml:space="preserve"> que le </w:t>
      </w:r>
      <w:proofErr w:type="spellStart"/>
      <w:r>
        <w:rPr>
          <w:rStyle w:val="Marquedecommentaire"/>
          <w:lang w:val="fr-FR"/>
        </w:rPr>
        <w:t>doy</w:t>
      </w:r>
      <w:proofErr w:type="spellEnd"/>
      <w:r>
        <w:rPr>
          <w:rStyle w:val="Marquedecommentaire"/>
          <w:lang w:val="fr-FR"/>
        </w:rPr>
        <w:t xml:space="preserve"> </w:t>
      </w:r>
      <w:proofErr w:type="spellStart"/>
      <w:r>
        <w:rPr>
          <w:rStyle w:val="Marquedecommentaire"/>
          <w:lang w:val="fr-FR"/>
        </w:rPr>
        <w:t>vuelats</w:t>
      </w:r>
      <w:proofErr w:type="spellEnd"/>
      <w:r>
        <w:rPr>
          <w:rStyle w:val="Marquedecommentaire"/>
          <w:lang w:val="fr-FR"/>
        </w:rPr>
        <w:t xml:space="preserve"> si </w:t>
      </w:r>
      <w:proofErr w:type="spellStart"/>
      <w:r>
        <w:rPr>
          <w:rStyle w:val="Marquedecommentaire"/>
          <w:lang w:val="fr-FR"/>
        </w:rPr>
        <w:t>lo</w:t>
      </w:r>
      <w:proofErr w:type="spellEnd"/>
      <w:r>
        <w:rPr>
          <w:rStyle w:val="Marquedecommentaire"/>
          <w:lang w:val="fr-FR"/>
        </w:rPr>
        <w:t xml:space="preserve"> </w:t>
      </w:r>
      <w:proofErr w:type="spellStart"/>
      <w:r>
        <w:rPr>
          <w:rStyle w:val="Marquedecommentaire"/>
          <w:lang w:val="fr-FR"/>
        </w:rPr>
        <w:t>dejamos</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primera </w:t>
      </w:r>
      <w:proofErr w:type="spellStart"/>
      <w:r>
        <w:rPr>
          <w:rStyle w:val="Marquedecommentaire"/>
          <w:lang w:val="fr-FR"/>
        </w:rPr>
        <w:t>vez</w:t>
      </w:r>
      <w:proofErr w:type="spellEnd"/>
      <w:r>
        <w:rPr>
          <w:rStyle w:val="Marquedecommentaire"/>
          <w:lang w:val="fr-FR"/>
        </w:rPr>
        <w:t xml:space="preserve">, o si </w:t>
      </w:r>
      <w:proofErr w:type="spellStart"/>
      <w:r>
        <w:rPr>
          <w:rStyle w:val="Marquedecommentaire"/>
          <w:lang w:val="fr-FR"/>
        </w:rPr>
        <w:t>colocamos</w:t>
      </w:r>
      <w:proofErr w:type="spellEnd"/>
      <w:r>
        <w:rPr>
          <w:rStyle w:val="Marquedecommentaire"/>
          <w:lang w:val="fr-FR"/>
        </w:rPr>
        <w:t xml:space="preserve"> dos </w:t>
      </w:r>
      <w:proofErr w:type="spellStart"/>
      <w:r>
        <w:rPr>
          <w:rStyle w:val="Marquedecommentaire"/>
          <w:lang w:val="fr-FR"/>
        </w:rPr>
        <w:t>funciones</w:t>
      </w:r>
      <w:proofErr w:type="spellEnd"/>
      <w:r>
        <w:rPr>
          <w:rStyle w:val="Marquedecommentaire"/>
          <w:lang w:val="fr-FR"/>
        </w:rPr>
        <w:t xml:space="preserve"> </w:t>
      </w:r>
      <w:proofErr w:type="spellStart"/>
      <w:r>
        <w:rPr>
          <w:rStyle w:val="Marquedecommentaire"/>
          <w:lang w:val="fr-FR"/>
        </w:rPr>
        <w:t>lineales</w:t>
      </w:r>
      <w:proofErr w:type="spellEnd"/>
      <w:r>
        <w:rPr>
          <w:rStyle w:val="Marquedecommentaire"/>
          <w:lang w:val="fr-FR"/>
        </w:rPr>
        <w:t xml:space="preserve">. </w:t>
      </w:r>
      <w:proofErr w:type="spellStart"/>
      <w:r>
        <w:rPr>
          <w:rStyle w:val="Marquedecommentaire"/>
          <w:lang w:val="fr-FR"/>
        </w:rPr>
        <w:t>Pero</w:t>
      </w:r>
      <w:proofErr w:type="spellEnd"/>
      <w:r>
        <w:rPr>
          <w:rStyle w:val="Marquedecommentaire"/>
          <w:lang w:val="fr-FR"/>
        </w:rPr>
        <w:t xml:space="preserve"> </w:t>
      </w:r>
      <w:proofErr w:type="spellStart"/>
      <w:r>
        <w:rPr>
          <w:rStyle w:val="Marquedecommentaire"/>
          <w:lang w:val="fr-FR"/>
        </w:rPr>
        <w:t>igual</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limitada</w:t>
      </w:r>
      <w:proofErr w:type="spellEnd"/>
      <w:r>
        <w:rPr>
          <w:rStyle w:val="Marquedecommentaire"/>
          <w:lang w:val="fr-FR"/>
        </w:rPr>
        <w:t xml:space="preserve">, no se </w:t>
      </w:r>
      <w:proofErr w:type="spellStart"/>
      <w:r>
        <w:rPr>
          <w:rStyle w:val="Marquedecommentaire"/>
          <w:lang w:val="fr-FR"/>
        </w:rPr>
        <w:t>puede</w:t>
      </w:r>
      <w:proofErr w:type="spellEnd"/>
      <w:r>
        <w:rPr>
          <w:rStyle w:val="Marquedecommentaire"/>
          <w:lang w:val="fr-FR"/>
        </w:rPr>
        <w:t xml:space="preserve"> </w:t>
      </w:r>
      <w:proofErr w:type="spellStart"/>
      <w:r>
        <w:rPr>
          <w:rStyle w:val="Marquedecommentaire"/>
          <w:lang w:val="fr-FR"/>
        </w:rPr>
        <w:t>hacer</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approximacion</w:t>
      </w:r>
      <w:proofErr w:type="spellEnd"/>
      <w:r>
        <w:rPr>
          <w:rStyle w:val="Marquedecommentaire"/>
          <w:lang w:val="fr-FR"/>
        </w:rPr>
        <w:t xml:space="preserve"> mas alla de </w:t>
      </w:r>
      <w:proofErr w:type="spellStart"/>
      <w:r>
        <w:rPr>
          <w:rStyle w:val="Marquedecommentaire"/>
          <w:lang w:val="fr-FR"/>
        </w:rPr>
        <w:t>polinomio</w:t>
      </w:r>
      <w:proofErr w:type="spellEnd"/>
      <w:r>
        <w:rPr>
          <w:rStyle w:val="Marquedecommentaire"/>
          <w:lang w:val="fr-FR"/>
        </w:rPr>
        <w:t xml:space="preserve"> de </w:t>
      </w:r>
      <w:proofErr w:type="spellStart"/>
      <w:r>
        <w:rPr>
          <w:rStyle w:val="Marquedecommentaire"/>
          <w:lang w:val="fr-FR"/>
        </w:rPr>
        <w:t>grado</w:t>
      </w:r>
      <w:proofErr w:type="spellEnd"/>
      <w:r>
        <w:rPr>
          <w:rStyle w:val="Marquedecommentaire"/>
          <w:lang w:val="fr-FR"/>
        </w:rPr>
        <w:t xml:space="preserve"> 3, si se </w:t>
      </w:r>
      <w:proofErr w:type="spellStart"/>
      <w:r>
        <w:rPr>
          <w:rStyle w:val="Marquedecommentaire"/>
          <w:lang w:val="fr-FR"/>
        </w:rPr>
        <w:t>secciona</w:t>
      </w:r>
      <w:proofErr w:type="spellEnd"/>
      <w:r>
        <w:rPr>
          <w:rStyle w:val="Marquedecommentaire"/>
          <w:lang w:val="fr-FR"/>
        </w:rPr>
        <w:t xml:space="preserve"> los </w:t>
      </w:r>
      <w:proofErr w:type="spellStart"/>
      <w:r>
        <w:rPr>
          <w:rStyle w:val="Marquedecommentaire"/>
          <w:lang w:val="fr-FR"/>
        </w:rPr>
        <w:t>rangos</w:t>
      </w:r>
      <w:proofErr w:type="spellEnd"/>
      <w:r>
        <w:rPr>
          <w:rStyle w:val="Marquedecommentaire"/>
          <w:lang w:val="fr-FR"/>
        </w:rPr>
        <w:t xml:space="preserve"> de (40, 85) y (85,100)</w:t>
      </w:r>
    </w:p>
  </w:comment>
  <w:comment w:id="447" w:author="Diego" w:date="2021-11-17T17:36:00Z" w:initials="D">
    <w:p w14:paraId="162C1B7E" w14:textId="0FE53CF0" w:rsidR="004308F6" w:rsidRPr="00BB09C1" w:rsidRDefault="004308F6">
      <w:pPr>
        <w:pStyle w:val="Commentaire"/>
        <w:rPr>
          <w:lang w:val="fr-FR"/>
        </w:rPr>
      </w:pPr>
      <w:r>
        <w:rPr>
          <w:rStyle w:val="Marquedecommentaire"/>
        </w:rPr>
        <w:annotationRef/>
      </w:r>
      <w:proofErr w:type="spellStart"/>
      <w:r w:rsidRPr="00BB09C1">
        <w:rPr>
          <w:lang w:val="fr-FR"/>
        </w:rPr>
        <w:t>Tienes</w:t>
      </w:r>
      <w:proofErr w:type="spellEnd"/>
      <w:r w:rsidRPr="00BB09C1">
        <w:rPr>
          <w:lang w:val="fr-FR"/>
        </w:rPr>
        <w:t xml:space="preserve"> </w:t>
      </w:r>
      <w:proofErr w:type="spellStart"/>
      <w:r w:rsidRPr="00BB09C1">
        <w:rPr>
          <w:lang w:val="fr-FR"/>
        </w:rPr>
        <w:t>razón</w:t>
      </w:r>
      <w:proofErr w:type="spellEnd"/>
      <w:r w:rsidRPr="00BB09C1">
        <w:rPr>
          <w:lang w:val="fr-FR"/>
        </w:rPr>
        <w:t>. ¿</w:t>
      </w:r>
      <w:proofErr w:type="spellStart"/>
      <w:r w:rsidRPr="00BB09C1">
        <w:rPr>
          <w:lang w:val="fr-FR"/>
        </w:rPr>
        <w:t>Qué</w:t>
      </w:r>
      <w:proofErr w:type="spellEnd"/>
      <w:r w:rsidRPr="00BB09C1">
        <w:rPr>
          <w:lang w:val="fr-FR"/>
        </w:rPr>
        <w:t xml:space="preserve"> te </w:t>
      </w:r>
      <w:proofErr w:type="spellStart"/>
      <w:r w:rsidRPr="00BB09C1">
        <w:rPr>
          <w:lang w:val="fr-FR"/>
        </w:rPr>
        <w:t>parece</w:t>
      </w:r>
      <w:proofErr w:type="spellEnd"/>
      <w:r w:rsidRPr="00BB09C1">
        <w:rPr>
          <w:lang w:val="fr-FR"/>
        </w:rPr>
        <w:t xml:space="preserve"> </w:t>
      </w:r>
      <w:proofErr w:type="spellStart"/>
      <w:proofErr w:type="gramStart"/>
      <w:r w:rsidRPr="00BB09C1">
        <w:rPr>
          <w:lang w:val="fr-FR"/>
        </w:rPr>
        <w:t>así</w:t>
      </w:r>
      <w:proofErr w:type="spellEnd"/>
      <w:r w:rsidRPr="00BB09C1">
        <w:rPr>
          <w:lang w:val="fr-FR"/>
        </w:rPr>
        <w:t>?</w:t>
      </w:r>
      <w:proofErr w:type="gramEnd"/>
    </w:p>
  </w:comment>
  <w:comment w:id="454" w:author="Fabio Alberto Cruz Sanchez" w:date="2021-11-19T11:18:00Z" w:initials="FACS">
    <w:p w14:paraId="6CC8EBE0" w14:textId="7ED3DA55" w:rsidR="000E076F" w:rsidRPr="000E076F" w:rsidRDefault="000E076F">
      <w:pPr>
        <w:pStyle w:val="Commentaire"/>
        <w:rPr>
          <w:lang w:val="fr-FR"/>
        </w:rPr>
      </w:pPr>
      <w:r>
        <w:rPr>
          <w:rStyle w:val="Marquedecommentaire"/>
        </w:rPr>
        <w:annotationRef/>
      </w:r>
      <w:r w:rsidRPr="000E076F">
        <w:rPr>
          <w:lang w:val="fr-FR"/>
        </w:rPr>
        <w:t xml:space="preserve">A </w:t>
      </w:r>
      <w:proofErr w:type="spellStart"/>
      <w:r w:rsidRPr="000E076F">
        <w:rPr>
          <w:lang w:val="fr-FR"/>
        </w:rPr>
        <w:t>explicar</w:t>
      </w:r>
      <w:proofErr w:type="spellEnd"/>
      <w:r w:rsidRPr="000E076F">
        <w:rPr>
          <w:lang w:val="fr-FR"/>
        </w:rPr>
        <w:t xml:space="preserve"> un poco major, </w:t>
      </w:r>
      <w:proofErr w:type="spellStart"/>
      <w:r w:rsidRPr="000E076F">
        <w:rPr>
          <w:lang w:val="fr-FR"/>
        </w:rPr>
        <w:t>pero</w:t>
      </w:r>
      <w:proofErr w:type="spellEnd"/>
      <w:r w:rsidRPr="000E076F">
        <w:rPr>
          <w:lang w:val="fr-FR"/>
        </w:rPr>
        <w:t xml:space="preserve"> </w:t>
      </w:r>
      <w:proofErr w:type="spellStart"/>
      <w:r>
        <w:rPr>
          <w:lang w:val="fr-FR"/>
        </w:rPr>
        <w:t>por</w:t>
      </w:r>
      <w:proofErr w:type="spellEnd"/>
      <w:r>
        <w:rPr>
          <w:lang w:val="fr-FR"/>
        </w:rPr>
        <w:t xml:space="preserve"> ahi </w:t>
      </w:r>
      <w:proofErr w:type="spellStart"/>
      <w:r>
        <w:rPr>
          <w:lang w:val="fr-FR"/>
        </w:rPr>
        <w:t>puede</w:t>
      </w:r>
      <w:proofErr w:type="spellEnd"/>
      <w:r>
        <w:rPr>
          <w:lang w:val="fr-FR"/>
        </w:rPr>
        <w:t xml:space="preserve"> ver la </w:t>
      </w:r>
      <w:proofErr w:type="spellStart"/>
      <w:r>
        <w:rPr>
          <w:lang w:val="fr-FR"/>
        </w:rPr>
        <w:t>idea</w:t>
      </w:r>
      <w:proofErr w:type="spellEnd"/>
      <w:r>
        <w:rPr>
          <w:lang w:val="fr-FR"/>
        </w:rPr>
        <w:t xml:space="preserve"> para </w:t>
      </w:r>
      <w:proofErr w:type="spellStart"/>
      <w:r>
        <w:rPr>
          <w:lang w:val="fr-FR"/>
        </w:rPr>
        <w:t>explicar</w:t>
      </w:r>
      <w:proofErr w:type="spellEnd"/>
      <w:r>
        <w:rPr>
          <w:lang w:val="fr-FR"/>
        </w:rPr>
        <w:t xml:space="preserve"> el </w:t>
      </w:r>
      <w:proofErr w:type="spellStart"/>
      <w:r>
        <w:rPr>
          <w:lang w:val="fr-FR"/>
        </w:rPr>
        <w:t>comportamiento</w:t>
      </w:r>
      <w:proofErr w:type="spellEnd"/>
      <w:r>
        <w:rPr>
          <w:lang w:val="fr-FR"/>
        </w:rPr>
        <w:t xml:space="preserve"> en la </w:t>
      </w:r>
      <w:proofErr w:type="spellStart"/>
      <w:r>
        <w:rPr>
          <w:lang w:val="fr-FR"/>
        </w:rPr>
        <w:t>grafica</w:t>
      </w:r>
      <w:proofErr w:type="spellEnd"/>
      <w:r>
        <w:rPr>
          <w:lang w:val="fr-FR"/>
        </w:rPr>
        <w:t xml:space="preserve"> </w:t>
      </w:r>
      <w:proofErr w:type="spellStart"/>
      <w:r>
        <w:rPr>
          <w:lang w:val="fr-FR"/>
        </w:rPr>
        <w:t>del</w:t>
      </w:r>
      <w:proofErr w:type="spellEnd"/>
      <w:r>
        <w:rPr>
          <w:lang w:val="fr-FR"/>
        </w:rPr>
        <w:t xml:space="preserve"> </w:t>
      </w:r>
      <w:proofErr w:type="spellStart"/>
      <w:r>
        <w:rPr>
          <w:lang w:val="fr-FR"/>
        </w:rPr>
        <w:t>tensile</w:t>
      </w:r>
      <w:proofErr w:type="spellEnd"/>
      <w:r>
        <w:rPr>
          <w:lang w:val="fr-FR"/>
        </w:rPr>
        <w:t xml:space="preserve"> </w:t>
      </w:r>
      <w:proofErr w:type="spellStart"/>
      <w:r>
        <w:rPr>
          <w:lang w:val="fr-FR"/>
        </w:rPr>
        <w:t>strenght</w:t>
      </w:r>
      <w:proofErr w:type="spellEnd"/>
    </w:p>
  </w:comment>
  <w:comment w:id="479" w:author="Fabio Alberto Cruz Sanchez" w:date="2021-11-19T11:23:00Z" w:initials="FACS">
    <w:p w14:paraId="1E5530F9" w14:textId="30E6B64A" w:rsidR="000E076F" w:rsidRPr="000E076F" w:rsidRDefault="000E076F">
      <w:pPr>
        <w:pStyle w:val="Commentaire"/>
        <w:rPr>
          <w:lang w:val="fr-FR"/>
        </w:rPr>
      </w:pPr>
      <w:r>
        <w:rPr>
          <w:rStyle w:val="Marquedecommentaire"/>
        </w:rPr>
        <w:annotationRef/>
      </w:r>
      <w:r w:rsidRPr="000E076F">
        <w:rPr>
          <w:lang w:val="fr-FR"/>
        </w:rPr>
        <w:t xml:space="preserve">A </w:t>
      </w:r>
      <w:proofErr w:type="spellStart"/>
      <w:r w:rsidRPr="000E076F">
        <w:rPr>
          <w:lang w:val="fr-FR"/>
        </w:rPr>
        <w:t>validar</w:t>
      </w:r>
      <w:proofErr w:type="spellEnd"/>
      <w:r w:rsidRPr="000E076F">
        <w:rPr>
          <w:lang w:val="fr-FR"/>
        </w:rPr>
        <w:t xml:space="preserve"> si sigue </w:t>
      </w:r>
      <w:proofErr w:type="spellStart"/>
      <w:r w:rsidRPr="000E076F">
        <w:rPr>
          <w:lang w:val="fr-FR"/>
        </w:rPr>
        <w:t>siendo</w:t>
      </w:r>
      <w:proofErr w:type="spellEnd"/>
      <w:r w:rsidRPr="000E076F">
        <w:rPr>
          <w:lang w:val="fr-FR"/>
        </w:rPr>
        <w:t xml:space="preserve"> </w:t>
      </w:r>
      <w:proofErr w:type="spellStart"/>
      <w:r w:rsidRPr="000E076F">
        <w:rPr>
          <w:lang w:val="fr-FR"/>
        </w:rPr>
        <w:t>verdadero</w:t>
      </w:r>
      <w:proofErr w:type="spellEnd"/>
    </w:p>
  </w:comment>
  <w:comment w:id="517" w:author="Fabio Alberto Cruz Sanchez" w:date="2021-11-19T11:30:00Z" w:initials="FACS">
    <w:p w14:paraId="355BF7DE" w14:textId="253DB1CB" w:rsidR="00001724" w:rsidRDefault="00001724">
      <w:pPr>
        <w:pStyle w:val="Commentaire"/>
      </w:pPr>
      <w:r>
        <w:rPr>
          <w:rStyle w:val="Marquedecommentaire"/>
        </w:rPr>
        <w:annotationRef/>
      </w:r>
      <w:r>
        <w:t xml:space="preserve">A </w:t>
      </w:r>
      <w:proofErr w:type="spellStart"/>
      <w:r>
        <w:t>completar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6AF20" w15:done="0"/>
  <w15:commentEx w15:paraId="4F271B4A" w15:done="0"/>
  <w15:commentEx w15:paraId="0C871BCD" w15:done="0"/>
  <w15:commentEx w15:paraId="210A340B" w15:done="0"/>
  <w15:commentEx w15:paraId="162C1B7E" w15:paraIdParent="210A340B" w15:done="0"/>
  <w15:commentEx w15:paraId="6CC8EBE0" w15:done="0"/>
  <w15:commentEx w15:paraId="1E5530F9" w15:done="0"/>
  <w15:commentEx w15:paraId="355BF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1ECE1" w16cex:dateUtc="2021-11-19T08:29:00Z"/>
  <w16cex:commentExtensible w16cex:durableId="2542040F" w16cex:dateUtc="2021-11-19T10:07:00Z"/>
  <w16cex:commentExtensible w16cex:durableId="2541EE37" w16cex:dateUtc="2021-11-19T08:34:00Z"/>
  <w16cex:commentExtensible w16cex:durableId="25362A04" w16cex:dateUtc="2021-11-10T10:22:00Z"/>
  <w16cex:commentExtensible w16cex:durableId="2540FF6D" w16cex:dateUtc="2021-11-17T16:36:00Z"/>
  <w16cex:commentExtensible w16cex:durableId="25420683" w16cex:dateUtc="2021-11-19T10:18:00Z"/>
  <w16cex:commentExtensible w16cex:durableId="254207B3" w16cex:dateUtc="2021-11-19T10:23:00Z"/>
  <w16cex:commentExtensible w16cex:durableId="2542095E" w16cex:dateUtc="2021-11-19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6AF20" w16cid:durableId="2541ECE1"/>
  <w16cid:commentId w16cid:paraId="4F271B4A" w16cid:durableId="2542040F"/>
  <w16cid:commentId w16cid:paraId="0C871BCD" w16cid:durableId="2541EE37"/>
  <w16cid:commentId w16cid:paraId="210A340B" w16cid:durableId="25362A04"/>
  <w16cid:commentId w16cid:paraId="162C1B7E" w16cid:durableId="2540FF6D"/>
  <w16cid:commentId w16cid:paraId="6CC8EBE0" w16cid:durableId="25420683"/>
  <w16cid:commentId w16cid:paraId="1E5530F9" w16cid:durableId="254207B3"/>
  <w16cid:commentId w16cid:paraId="355BF7DE" w16cid:durableId="25420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26F80" w14:textId="77777777" w:rsidR="00F3451E" w:rsidRDefault="00F3451E">
      <w:pPr>
        <w:spacing w:after="0"/>
      </w:pPr>
      <w:r>
        <w:separator/>
      </w:r>
    </w:p>
  </w:endnote>
  <w:endnote w:type="continuationSeparator" w:id="0">
    <w:p w14:paraId="2C7CA3B3" w14:textId="77777777" w:rsidR="00F3451E" w:rsidRDefault="00F345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87502" w14:textId="77777777" w:rsidR="00F3451E" w:rsidRDefault="00F3451E">
      <w:r>
        <w:separator/>
      </w:r>
    </w:p>
  </w:footnote>
  <w:footnote w:type="continuationSeparator" w:id="0">
    <w:p w14:paraId="3CC55DAF" w14:textId="77777777" w:rsidR="00F3451E" w:rsidRDefault="00F3451E">
      <w:r>
        <w:continuationSeparator/>
      </w:r>
    </w:p>
  </w:footnote>
  <w:footnote w:id="1">
    <w:p w14:paraId="3097E95E" w14:textId="77777777" w:rsidR="004308F6" w:rsidRDefault="004308F6">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41EC4F4B" w:rsidR="004308F6" w:rsidRPr="00BF2B0B" w:rsidRDefault="004308F6">
      <w:pPr>
        <w:pStyle w:val="Notedebasdepage"/>
        <w:rPr>
          <w:lang w:val="fr-FR"/>
        </w:rPr>
      </w:pPr>
      <w:r>
        <w:rPr>
          <w:rStyle w:val="Appelnotedebasdep"/>
        </w:rPr>
        <w:footnoteRef/>
      </w:r>
      <w:r w:rsidRPr="00BF2B0B">
        <w:rPr>
          <w:lang w:val="fr-FR"/>
        </w:rPr>
        <w:t xml:space="preserve"> </w:t>
      </w:r>
      <w:proofErr w:type="spellStart"/>
      <w:r w:rsidRPr="00BF2B0B">
        <w:rPr>
          <w:lang w:val="fr-FR"/>
        </w:rPr>
        <w:t>Universidade</w:t>
      </w:r>
      <w:proofErr w:type="spellEnd"/>
      <w:r w:rsidRPr="00BF2B0B">
        <w:rPr>
          <w:lang w:val="fr-FR"/>
        </w:rPr>
        <w:t xml:space="preserve"> de Vigo, </w:t>
      </w:r>
      <w:proofErr w:type="spellStart"/>
      <w:r w:rsidRPr="00BF2B0B">
        <w:rPr>
          <w:lang w:val="fr-FR"/>
        </w:rPr>
        <w:t>Departamento</w:t>
      </w:r>
      <w:proofErr w:type="spellEnd"/>
      <w:r w:rsidRPr="00BF2B0B">
        <w:rPr>
          <w:lang w:val="fr-FR"/>
        </w:rPr>
        <w:t xml:space="preserve"> de </w:t>
      </w:r>
      <w:proofErr w:type="spellStart"/>
      <w:r w:rsidRPr="00BF2B0B">
        <w:rPr>
          <w:lang w:val="fr-FR"/>
        </w:rPr>
        <w:t>Deseño</w:t>
      </w:r>
      <w:proofErr w:type="spellEnd"/>
      <w:r w:rsidRPr="00BF2B0B">
        <w:rPr>
          <w:lang w:val="fr-FR"/>
        </w:rPr>
        <w:t xml:space="preserve"> na </w:t>
      </w:r>
      <w:proofErr w:type="spellStart"/>
      <w:r w:rsidRPr="00BF2B0B">
        <w:rPr>
          <w:lang w:val="fr-FR"/>
        </w:rPr>
        <w:t>Enxeñaría</w:t>
      </w:r>
      <w:proofErr w:type="spellEnd"/>
      <w:r w:rsidRPr="00BF2B0B">
        <w:rPr>
          <w:lang w:val="fr-FR"/>
        </w:rPr>
        <w:t xml:space="preserve">, </w:t>
      </w:r>
      <w:proofErr w:type="spellStart"/>
      <w:r w:rsidRPr="00BF2B0B">
        <w:rPr>
          <w:lang w:val="fr-FR"/>
        </w:rPr>
        <w:t>Ourense</w:t>
      </w:r>
      <w:proofErr w:type="spellEnd"/>
      <w:r w:rsidRPr="00BF2B0B">
        <w:rPr>
          <w:lang w:val="fr-FR"/>
        </w:rPr>
        <w:t xml:space="preserve">, Spain, </w:t>
      </w:r>
      <w:hyperlink r:id="rId1" w:history="1">
        <w:r w:rsidRPr="009C23D2">
          <w:rPr>
            <w:rStyle w:val="Lienhypertexte"/>
            <w:lang w:val="fr-FR"/>
          </w:rPr>
          <w:t>diecapor@uvigo.es</w:t>
        </w:r>
      </w:hyperlink>
    </w:p>
  </w:footnote>
  <w:footnote w:id="3">
    <w:p w14:paraId="15C1021D" w14:textId="77777777" w:rsidR="004308F6" w:rsidRPr="00BF2B0B" w:rsidRDefault="004308F6">
      <w:pPr>
        <w:pStyle w:val="Notedebasdepage"/>
        <w:rPr>
          <w:lang w:val="fr-FR"/>
        </w:rPr>
      </w:pPr>
      <w:r>
        <w:rPr>
          <w:rStyle w:val="Appelnotedebasdep"/>
        </w:rPr>
        <w:footnoteRef/>
      </w:r>
      <w:r w:rsidRPr="00BF2B0B">
        <w:rPr>
          <w:lang w:val="fr-FR"/>
        </w:rPr>
        <w:t xml:space="preserve"> Université de Lorraine - ERPI - F-54000, Nancy, France, </w:t>
      </w:r>
      <w:hyperlink r:id="rId2">
        <w:r w:rsidRPr="00BF2B0B">
          <w:rPr>
            <w:rStyle w:val="Lienhypertexte"/>
            <w:lang w:val="fr-FR"/>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1C8B"/>
    <w:rsid w:val="0002771E"/>
    <w:rsid w:val="00041708"/>
    <w:rsid w:val="0005721F"/>
    <w:rsid w:val="0007317F"/>
    <w:rsid w:val="000E076F"/>
    <w:rsid w:val="000E6AE3"/>
    <w:rsid w:val="001024BC"/>
    <w:rsid w:val="001133A0"/>
    <w:rsid w:val="00164DF3"/>
    <w:rsid w:val="00176CAF"/>
    <w:rsid w:val="001B636D"/>
    <w:rsid w:val="001C22F9"/>
    <w:rsid w:val="001C2CEB"/>
    <w:rsid w:val="001D1D29"/>
    <w:rsid w:val="001F1879"/>
    <w:rsid w:val="002204C5"/>
    <w:rsid w:val="00226DB0"/>
    <w:rsid w:val="0026019D"/>
    <w:rsid w:val="00294ED4"/>
    <w:rsid w:val="002A1A4F"/>
    <w:rsid w:val="002A1BFC"/>
    <w:rsid w:val="002C0C60"/>
    <w:rsid w:val="002D23B1"/>
    <w:rsid w:val="002D59BD"/>
    <w:rsid w:val="00314D2B"/>
    <w:rsid w:val="00336B9A"/>
    <w:rsid w:val="00336F5F"/>
    <w:rsid w:val="00336FEE"/>
    <w:rsid w:val="00337AD1"/>
    <w:rsid w:val="0037799B"/>
    <w:rsid w:val="00395B6A"/>
    <w:rsid w:val="004308F6"/>
    <w:rsid w:val="00431E95"/>
    <w:rsid w:val="00437204"/>
    <w:rsid w:val="00447E2D"/>
    <w:rsid w:val="004B6033"/>
    <w:rsid w:val="004E29B3"/>
    <w:rsid w:val="004E7C12"/>
    <w:rsid w:val="004F5C51"/>
    <w:rsid w:val="004F6029"/>
    <w:rsid w:val="00510250"/>
    <w:rsid w:val="005162B9"/>
    <w:rsid w:val="005311C4"/>
    <w:rsid w:val="005539D7"/>
    <w:rsid w:val="00557469"/>
    <w:rsid w:val="00567BA9"/>
    <w:rsid w:val="0057387A"/>
    <w:rsid w:val="00590D07"/>
    <w:rsid w:val="005A3FBD"/>
    <w:rsid w:val="005E0D33"/>
    <w:rsid w:val="005E7055"/>
    <w:rsid w:val="00634880"/>
    <w:rsid w:val="006577C7"/>
    <w:rsid w:val="00661904"/>
    <w:rsid w:val="006F02C5"/>
    <w:rsid w:val="00716EB6"/>
    <w:rsid w:val="007261DF"/>
    <w:rsid w:val="007503BE"/>
    <w:rsid w:val="00763735"/>
    <w:rsid w:val="00777252"/>
    <w:rsid w:val="00783EBB"/>
    <w:rsid w:val="00784D58"/>
    <w:rsid w:val="007B0254"/>
    <w:rsid w:val="007D529A"/>
    <w:rsid w:val="007E1F9A"/>
    <w:rsid w:val="008D6863"/>
    <w:rsid w:val="008F007D"/>
    <w:rsid w:val="008F47C5"/>
    <w:rsid w:val="009172ED"/>
    <w:rsid w:val="0093655B"/>
    <w:rsid w:val="00956147"/>
    <w:rsid w:val="009C23D2"/>
    <w:rsid w:val="00A0411C"/>
    <w:rsid w:val="00A46EA9"/>
    <w:rsid w:val="00A52AB3"/>
    <w:rsid w:val="00AC2D53"/>
    <w:rsid w:val="00B1663D"/>
    <w:rsid w:val="00B316FE"/>
    <w:rsid w:val="00B44125"/>
    <w:rsid w:val="00B44D70"/>
    <w:rsid w:val="00B86B75"/>
    <w:rsid w:val="00BB09C1"/>
    <w:rsid w:val="00BB422F"/>
    <w:rsid w:val="00BC48D5"/>
    <w:rsid w:val="00BD4A80"/>
    <w:rsid w:val="00BF1E6C"/>
    <w:rsid w:val="00BF2B0B"/>
    <w:rsid w:val="00BF78A5"/>
    <w:rsid w:val="00C039C4"/>
    <w:rsid w:val="00C36279"/>
    <w:rsid w:val="00C423F6"/>
    <w:rsid w:val="00C4507C"/>
    <w:rsid w:val="00C5796C"/>
    <w:rsid w:val="00C6287C"/>
    <w:rsid w:val="00C65AEC"/>
    <w:rsid w:val="00C70608"/>
    <w:rsid w:val="00CB0D7C"/>
    <w:rsid w:val="00CD4BEF"/>
    <w:rsid w:val="00CD6347"/>
    <w:rsid w:val="00CE3D65"/>
    <w:rsid w:val="00D35013"/>
    <w:rsid w:val="00D75389"/>
    <w:rsid w:val="00D819B7"/>
    <w:rsid w:val="00DA4E51"/>
    <w:rsid w:val="00DB1860"/>
    <w:rsid w:val="00DC71AA"/>
    <w:rsid w:val="00DE1768"/>
    <w:rsid w:val="00E16A61"/>
    <w:rsid w:val="00E315A3"/>
    <w:rsid w:val="00E50460"/>
    <w:rsid w:val="00E755DD"/>
    <w:rsid w:val="00E84039"/>
    <w:rsid w:val="00E90B58"/>
    <w:rsid w:val="00EB3561"/>
    <w:rsid w:val="00ED184C"/>
    <w:rsid w:val="00ED1DA4"/>
    <w:rsid w:val="00F121A1"/>
    <w:rsid w:val="00F204A7"/>
    <w:rsid w:val="00F3451E"/>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jpg"/><Relationship Id="rId22" Type="http://schemas.openxmlformats.org/officeDocument/2006/relationships/hyperlink" Target="https://doi.org/10.1016/j.jclepro.2020.122188"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47AF5-3DAC-41A3-9AFF-DFF72B68D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20</Pages>
  <Words>7378</Words>
  <Characters>40581</Characters>
  <Application>Microsoft Office Word</Application>
  <DocSecurity>0</DocSecurity>
  <Lines>338</Lines>
  <Paragraphs>95</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5</cp:revision>
  <dcterms:created xsi:type="dcterms:W3CDTF">2021-11-19T08:23:00Z</dcterms:created>
  <dcterms:modified xsi:type="dcterms:W3CDTF">2021-11-19T10:31:00Z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